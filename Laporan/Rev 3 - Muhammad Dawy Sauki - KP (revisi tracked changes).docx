
<file path=[Content_Types].xml><?xml version="1.0" encoding="utf-8"?>
<Types xmlns="http://schemas.openxmlformats.org/package/2006/content-types">
  <Default Extension="jpg"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7FB72" w14:textId="77777777" w:rsidR="00B014F2" w:rsidRPr="00923290" w:rsidRDefault="00B014F2" w:rsidP="00923290">
      <w:pPr>
        <w:jc w:val="center"/>
        <w:rPr>
          <w:b/>
          <w:bCs/>
          <w:lang w:eastAsia="ja-JP"/>
        </w:rPr>
      </w:pPr>
      <w:r>
        <w:rPr>
          <w:b/>
          <w:bCs/>
          <w:lang w:eastAsia="ja-JP"/>
        </w:rPr>
        <w:t>LAPORAN KERJA PRAKTEK</w:t>
      </w:r>
    </w:p>
    <w:p w14:paraId="6245FBC9" w14:textId="77777777" w:rsidR="00B014F2" w:rsidRPr="00923290" w:rsidRDefault="00B014F2" w:rsidP="00923290">
      <w:pPr>
        <w:jc w:val="center"/>
        <w:rPr>
          <w:b/>
          <w:bCs/>
          <w:lang w:eastAsia="ja-JP"/>
        </w:rPr>
      </w:pPr>
    </w:p>
    <w:p w14:paraId="31D930C7" w14:textId="77777777" w:rsidR="00B014F2" w:rsidRPr="00923290" w:rsidRDefault="00B014F2" w:rsidP="00923290">
      <w:pPr>
        <w:jc w:val="center"/>
        <w:rPr>
          <w:b/>
          <w:bCs/>
          <w:sz w:val="20"/>
          <w:szCs w:val="20"/>
          <w:lang w:eastAsia="ja-JP"/>
        </w:rPr>
      </w:pPr>
      <w:commentRangeStart w:id="0"/>
      <w:commentRangeStart w:id="1"/>
      <w:r>
        <w:rPr>
          <w:b/>
          <w:bCs/>
          <w:lang w:eastAsia="ja-JP"/>
        </w:rPr>
        <w:t xml:space="preserve">PENGEMBANGAN SISTEM </w:t>
      </w:r>
      <w:del w:id="1170" w:author="Claude" w:date="2026-10-23T09:00:00Z">
        <w:r>
          <w:rPr>
            <w:b/>
            <w:bCs/>
            <w:lang w:eastAsia="ja-JP"/>
          </w:rPr>
          <w:delText xml:space="preserve">INPUT</w:delText>
        </w:r>
      </w:del>
      <w:ins w:id="1171" w:author="Claude" w:date="2026-10-23T09:00:00Z">
        <w:r>
          <w:rPr>
            <w:b/>
            <w:bCs/>
            <w:lang w:eastAsia="ja-JP"/>
          </w:rPr>
          <w:t xml:space="preserve">PENCATATAN</w:t>
        </w:r>
      </w:ins>
      <w:r>
        <w:rPr>
          <w:b/>
          <w:bCs/>
          <w:lang w:eastAsia="ja-JP"/>
        </w:rPr>
        <w:t xml:space="preserve"> DOWNTIME PROSES DRAWING HARIAN </w:t>
      </w:r>
      <w:del w:id="1172" w:author="Claude" w:date="2026-10-23T09:00:00Z">
        <w:r>
          <w:rPr>
            <w:b/>
            <w:bCs/>
            <w:lang w:eastAsia="ja-JP"/>
          </w:rPr>
          <w:delText xml:space="preserve">BERBASIS WEB DENGAN INTEGRASI</w:delText>
        </w:r>
      </w:del>
      <w:ins w:id="1173" w:author="Claude" w:date="2026-10-23T09:00:00Z">
        <w:r>
          <w:rPr>
            <w:b/>
            <w:bCs/>
            <w:lang w:eastAsia="ja-JP"/>
          </w:rPr>
          <w:t xml:space="preserve">DENGAN MENGGUNAKAN</w:t>
        </w:r>
      </w:ins>
      <w:r>
        <w:rPr>
          <w:b/>
          <w:bCs/>
          <w:lang w:eastAsia="ja-JP"/>
        </w:rPr>
        <w:t xml:space="preserve"> MODEL AI </w:t>
      </w:r>
      <w:del w:id="1174" w:author="Claude" w:date="2026-10-23T09:00:00Z">
        <w:r>
          <w:rPr>
            <w:b/>
            <w:bCs/>
            <w:lang w:eastAsia="ja-JP"/>
          </w:rPr>
          <w:delText xml:space="preserve">LLM QWEN2.5</w:delText>
        </w:r>
      </w:del>
      <w:ins w:id="1175" w:author="Claude" w:date="2026-10-23T09:00:00Z">
        <w:r>
          <w:rPr>
            <w:b/>
            <w:bCs/>
            <w:lang w:eastAsia="ja-JP"/>
          </w:rPr>
          <w:t xml:space="preserve">BERBASIS WEB</w:t>
        </w:r>
      </w:ins>
      <w:r>
        <w:rPr>
          <w:b/>
          <w:bCs/>
          <w:lang w:eastAsia="ja-JP"/>
        </w:rPr>
        <w:t xml:space="preserve"> DI PT INTIRODA MAKMUR</w:t>
      </w:r>
      <w:commentRangeEnd w:id="0"/>
      <w:r>
        <w:rPr>
          <w:rStyle w:val="CommentReference"/>
          <w:b/>
          <w:bCs/>
          <w:sz w:val="20"/>
          <w:szCs w:val="20"/>
          <w:lang w:eastAsia="ja-JP"/>
        </w:rPr>
        <w:commentReference w:id="0"/>
      </w:r>
      <w:commentRangeEnd w:id="1"/>
      <w:r>
        <w:rPr>
          <w:rStyle w:val="CommentReference"/>
          <w:b/>
          <w:bCs/>
          <w:sz w:val="20"/>
          <w:szCs w:val="20"/>
          <w:lang w:eastAsia="ja-JP"/>
        </w:rPr>
        <w:commentReference w:id="1"/>
      </w:r>
    </w:p>
    <w:p w14:paraId="74310533" w14:textId="77777777" w:rsidR="00B014F2" w:rsidRPr="006864C4" w:rsidRDefault="00B014F2" w:rsidP="00923290">
      <w:pPr>
        <w:jc w:val="center"/>
        <w:rPr>
          <w:lang w:eastAsia="ja-JP"/>
        </w:rPr>
      </w:pPr>
    </w:p>
    <w:p w14:paraId="17A17D9A" w14:textId="77777777" w:rsidR="00B014F2" w:rsidRPr="00923290" w:rsidRDefault="00B014F2" w:rsidP="00923290">
      <w:pPr>
        <w:jc w:val="center"/>
        <w:rPr>
          <w:b/>
          <w:bCs/>
          <w:lang w:eastAsia="ja-JP"/>
        </w:rPr>
      </w:pPr>
      <w:r>
        <w:rPr>
          <w:b/>
          <w:bCs/>
          <w:lang w:eastAsia="ja-JP"/>
        </w:rPr>
        <w:t>PT INTIRODA MAKMUR</w:t>
      </w:r>
    </w:p>
    <w:p w14:paraId="295C2B07" w14:textId="3FEF2314" w:rsidR="00B014F2" w:rsidRDefault="00B014F2" w:rsidP="005B68D6">
      <w:pPr>
        <w:tabs>
          <w:tab w:val="center" w:pos="4148"/>
          <w:tab w:val="left" w:pos="6210"/>
        </w:tabs>
        <w:jc w:val="center"/>
        <w:rPr>
          <w:lang w:eastAsia="ja-JP"/>
        </w:rPr>
      </w:pPr>
      <w:r>
        <w:rPr>
          <w:lang w:eastAsia="ja-JP"/>
        </w:rPr>
        <w:t>Periode 5 Juli – 14 Agustus 2026</w:t>
      </w:r>
    </w:p>
    <w:p w14:paraId="64C6E56D" w14:textId="77777777" w:rsidR="00923290" w:rsidRPr="006864C4" w:rsidRDefault="00923290" w:rsidP="00923290">
      <w:pPr>
        <w:tabs>
          <w:tab w:val="center" w:pos="4148"/>
          <w:tab w:val="left" w:pos="6210"/>
        </w:tabs>
        <w:jc w:val="left"/>
        <w:rPr>
          <w:lang w:eastAsia="ja-JP"/>
        </w:rPr>
      </w:pPr>
    </w:p>
    <w:p w14:paraId="4FEB7A38" w14:textId="77777777" w:rsidR="00B014F2" w:rsidRDefault="00B014F2" w:rsidP="00923290">
      <w:pPr>
        <w:jc w:val="center"/>
        <w:rPr>
          <w:lang w:eastAsia="ja-JP"/>
        </w:rPr>
      </w:pPr>
      <w:r>
        <w:rPr>
          <w:lang w:eastAsia="ja-JP"/>
        </w:rPr>
        <w:t>Oleh</w:t>
      </w:r>
    </w:p>
    <w:p w14:paraId="1D8A67BD" w14:textId="77777777" w:rsidR="00923290" w:rsidRPr="006864C4" w:rsidRDefault="00923290" w:rsidP="00923290">
      <w:pPr>
        <w:jc w:val="center"/>
        <w:rPr>
          <w:lang w:eastAsia="ja-JP"/>
        </w:rPr>
      </w:pPr>
    </w:p>
    <w:p w14:paraId="17BC858C" w14:textId="77777777" w:rsidR="00B014F2" w:rsidRPr="00923290" w:rsidRDefault="00B014F2" w:rsidP="00923290">
      <w:pPr>
        <w:jc w:val="center"/>
        <w:rPr>
          <w:b/>
          <w:bCs/>
          <w:lang w:eastAsia="ja-JP"/>
        </w:rPr>
      </w:pPr>
      <w:r>
        <w:rPr>
          <w:b/>
          <w:bCs/>
          <w:lang w:eastAsia="ja-JP"/>
        </w:rPr>
        <w:t>Muhammad Dawi Syauqi</w:t>
      </w:r>
    </w:p>
    <w:p w14:paraId="365BFF1C" w14:textId="77777777" w:rsidR="00B014F2" w:rsidRDefault="00B014F2" w:rsidP="00923290">
      <w:pPr>
        <w:jc w:val="center"/>
        <w:rPr>
          <w:b/>
          <w:bCs/>
          <w:lang w:eastAsia="ja-JP"/>
        </w:rPr>
      </w:pPr>
      <w:r>
        <w:rPr>
          <w:b/>
          <w:bCs/>
          <w:lang w:eastAsia="ja-JP"/>
        </w:rPr>
        <w:t>2311532009</w:t>
      </w:r>
    </w:p>
    <w:p w14:paraId="4B8FBAFC" w14:textId="77777777" w:rsidR="00923290" w:rsidRPr="00923290" w:rsidRDefault="00923290" w:rsidP="00923290">
      <w:pPr>
        <w:jc w:val="center"/>
        <w:rPr>
          <w:b/>
          <w:bCs/>
          <w:i/>
          <w:iCs/>
          <w:lang w:eastAsia="ja-JP"/>
        </w:rPr>
      </w:pPr>
    </w:p>
    <w:p w14:paraId="0256B84E" w14:textId="77777777" w:rsidR="00B014F2" w:rsidRPr="00923290" w:rsidRDefault="00B014F2" w:rsidP="00923290">
      <w:pPr>
        <w:jc w:val="center"/>
        <w:rPr>
          <w:i/>
          <w:iCs/>
          <w:lang w:eastAsia="ja-JP"/>
        </w:rPr>
      </w:pPr>
      <w:r>
        <w:rPr>
          <w:i/>
          <w:iCs/>
          <w:lang w:eastAsia="ja-JP"/>
        </w:rPr>
        <w:t>Dosen Pembimbing</w:t>
      </w:r>
    </w:p>
    <w:p w14:paraId="38591F38" w14:textId="77777777" w:rsidR="00923290" w:rsidRPr="006864C4" w:rsidRDefault="00923290" w:rsidP="00923290">
      <w:pPr>
        <w:jc w:val="center"/>
        <w:rPr>
          <w:lang w:eastAsia="ja-JP"/>
        </w:rPr>
      </w:pPr>
    </w:p>
    <w:p w14:paraId="53E947B9" w14:textId="77777777" w:rsidR="00B014F2" w:rsidRPr="006864C4" w:rsidRDefault="00B014F2" w:rsidP="00923290">
      <w:pPr>
        <w:jc w:val="center"/>
        <w:rPr>
          <w:b/>
          <w:bCs/>
          <w:color w:val="auto"/>
          <w:lang w:eastAsia="ja-JP"/>
        </w:rPr>
      </w:pPr>
      <w:hyperlink r:id="rId12" w:tooltip="Budy Satria, M.Kom" w:history="1">
        <w:r>
          <w:rPr>
            <w:b/>
            <w:bCs/>
            <w:color w:val="auto"/>
            <w:lang w:eastAsia="ja-JP"/>
          </w:rPr>
          <w:t>Budy Satria, M.Kom</w:t>
        </w:r>
      </w:hyperlink>
    </w:p>
    <w:p w14:paraId="377177AD" w14:textId="60D57727" w:rsidR="00B014F2" w:rsidRDefault="00E82887" w:rsidP="00923290">
      <w:pPr>
        <w:jc w:val="center"/>
        <w:rPr>
          <w:b/>
          <w:bCs/>
          <w:lang w:eastAsia="ja-JP"/>
        </w:rPr>
      </w:pPr>
      <w:r>
        <w:rPr>
          <w:b/>
          <w:bCs/>
          <w:lang w:eastAsia="ja-JP"/>
        </w:rPr>
        <w:t>11099204202405101</w:t>
      </w:r>
    </w:p>
    <w:p w14:paraId="2079FA3F" w14:textId="77777777" w:rsidR="00E82887" w:rsidRDefault="00E82887" w:rsidP="00923290">
      <w:pPr>
        <w:jc w:val="center"/>
        <w:rPr>
          <w:b/>
          <w:bCs/>
          <w:lang w:eastAsia="ja-JP"/>
        </w:rPr>
      </w:pPr>
    </w:p>
    <w:p w14:paraId="50DA882D" w14:textId="77777777" w:rsidR="00E82887" w:rsidRPr="00E82887" w:rsidRDefault="00E82887" w:rsidP="00923290">
      <w:pPr>
        <w:jc w:val="center"/>
        <w:rPr>
          <w:b/>
          <w:bCs/>
          <w:lang w:eastAsia="ja-JP"/>
        </w:rPr>
      </w:pPr>
    </w:p>
    <w:p w14:paraId="1708EECF" w14:textId="77777777" w:rsidR="00B014F2" w:rsidRPr="006864C4" w:rsidRDefault="00B014F2" w:rsidP="00923290">
      <w:pPr>
        <w:jc w:val="center"/>
        <w:rPr>
          <w:sz w:val="20"/>
          <w:szCs w:val="20"/>
          <w:lang w:eastAsia="ja-JP"/>
        </w:rPr>
      </w:pPr>
      <w:r>
        <w:rPr>
          <w:noProof/>
          <w:lang w:eastAsia="ja-JP"/>
        </w:rPr>
        <w:drawing>
          <wp:inline distT="0" distB="0" distL="0" distR="0" wp14:anchorId="57DFFCF5" wp14:editId="46F836EB">
            <wp:extent cx="1181100" cy="1434195"/>
            <wp:effectExtent l="0" t="0" r="0" b="0"/>
            <wp:docPr id="1168278006" name="Picture 116827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94494" cy="1450459"/>
                    </a:xfrm>
                    <a:prstGeom prst="rect">
                      <a:avLst/>
                    </a:prstGeom>
                    <a:noFill/>
                  </pic:spPr>
                </pic:pic>
              </a:graphicData>
            </a:graphic>
          </wp:inline>
        </w:drawing>
      </w:r>
    </w:p>
    <w:p w14:paraId="4CBE2F33" w14:textId="77777777" w:rsidR="00B014F2" w:rsidRDefault="00B014F2" w:rsidP="00923290">
      <w:pPr>
        <w:jc w:val="center"/>
        <w:rPr>
          <w:lang w:eastAsia="ja-JP"/>
        </w:rPr>
      </w:pPr>
    </w:p>
    <w:p w14:paraId="277F2EEB" w14:textId="77777777" w:rsidR="00E82887" w:rsidRPr="006864C4" w:rsidRDefault="00E82887" w:rsidP="00923290">
      <w:pPr>
        <w:jc w:val="center"/>
        <w:rPr>
          <w:lang w:eastAsia="ja-JP"/>
        </w:rPr>
      </w:pPr>
    </w:p>
    <w:p w14:paraId="3725939D" w14:textId="77777777" w:rsidR="00B014F2" w:rsidRPr="00923290" w:rsidRDefault="00B014F2" w:rsidP="00923290">
      <w:pPr>
        <w:jc w:val="center"/>
        <w:rPr>
          <w:b/>
          <w:bCs/>
          <w:lang w:eastAsia="ja-JP"/>
        </w:rPr>
      </w:pPr>
      <w:r>
        <w:rPr>
          <w:b/>
          <w:bCs/>
          <w:lang w:eastAsia="ja-JP"/>
        </w:rPr>
        <w:t>DEPARTEMEN INFORMATIKA</w:t>
      </w:r>
    </w:p>
    <w:p w14:paraId="379CD0F1" w14:textId="77777777" w:rsidR="00B014F2" w:rsidRPr="00923290" w:rsidRDefault="00B014F2" w:rsidP="00923290">
      <w:pPr>
        <w:jc w:val="center"/>
        <w:rPr>
          <w:b/>
          <w:bCs/>
          <w:lang w:eastAsia="ja-JP"/>
        </w:rPr>
      </w:pPr>
      <w:r>
        <w:rPr>
          <w:b/>
          <w:bCs/>
          <w:lang w:eastAsia="ja-JP"/>
        </w:rPr>
        <w:t>FAKULTAS TEKNOLOGI INFORMASI</w:t>
      </w:r>
    </w:p>
    <w:p w14:paraId="16087E67" w14:textId="77777777" w:rsidR="00B014F2" w:rsidRPr="00923290" w:rsidRDefault="00B014F2" w:rsidP="00923290">
      <w:pPr>
        <w:jc w:val="center"/>
        <w:rPr>
          <w:b/>
          <w:bCs/>
          <w:lang w:eastAsia="ja-JP"/>
        </w:rPr>
      </w:pPr>
      <w:r>
        <w:rPr>
          <w:b/>
          <w:bCs/>
          <w:lang w:eastAsia="ja-JP"/>
        </w:rPr>
        <w:t>UNIVERSITAS ANDALAS</w:t>
      </w:r>
    </w:p>
    <w:p w14:paraId="42837C73" w14:textId="77777777" w:rsidR="004A3A22" w:rsidRDefault="00B014F2" w:rsidP="00923290">
      <w:pPr>
        <w:jc w:val="center"/>
        <w:rPr>
          <w:b/>
          <w:bCs/>
          <w:lang w:eastAsia="ja-JP"/>
        </w:rPr>
        <w:sectPr w:rsidR="004A3A22" w:rsidSect="005B68D6">
          <w:footerReference w:type="default" r:id="rId14"/>
          <w:pgSz w:w="11906" w:h="16838"/>
          <w:pgMar w:top="1440" w:right="1440" w:bottom="1440" w:left="1440" w:header="708" w:footer="708" w:gutter="0"/>
          <w:pgNumType w:fmt="lowerRoman" w:start="1"/>
          <w:cols w:space="720"/>
          <w:docGrid w:linePitch="360"/>
        </w:sectPr>
      </w:pPr>
      <w:r>
        <w:rPr>
          <w:b/>
          <w:bCs/>
          <w:lang w:eastAsia="ja-JP"/>
        </w:rPr>
        <w:t>2026</w:t>
      </w:r>
    </w:p>
    <w:p w14:paraId="43F9BB66" w14:textId="77777777" w:rsidR="004A3A22" w:rsidRPr="004A3A22" w:rsidRDefault="004A3A22" w:rsidP="004A3A22">
      <w:pPr>
        <w:pageBreakBefore/>
        <w:ind w:firstLine="0"/>
        <w:jc w:val="center"/>
        <w:rPr>
          <w:color w:val="auto"/>
          <w:lang w:eastAsia="ja-JP"/>
        </w:rPr>
      </w:pPr>
      <w:r>
        <w:rPr>
          <w:b/>
          <w:bCs/>
          <w:color w:val="auto"/>
          <w:sz w:val="28"/>
          <w:szCs w:val="28"/>
          <w:lang w:eastAsia="ja-JP"/>
        </w:rPr>
        <w:lastRenderedPageBreak/>
        <w:t>SURAT PERNYATAAN</w:t>
      </w:r>
    </w:p>
    <w:p w14:paraId="5E97187C" w14:textId="77777777" w:rsidR="004A3A22" w:rsidRPr="004A3A22" w:rsidRDefault="004A3A22" w:rsidP="004A3A22">
      <w:pPr>
        <w:spacing w:after="360"/>
        <w:ind w:firstLine="0"/>
        <w:jc w:val="center"/>
        <w:rPr>
          <w:color w:val="auto"/>
          <w:lang w:eastAsia="ja-JP"/>
        </w:rPr>
      </w:pPr>
      <w:r>
        <w:rPr>
          <w:b/>
          <w:bCs/>
          <w:color w:val="auto"/>
          <w:sz w:val="28"/>
          <w:szCs w:val="28"/>
          <w:lang w:eastAsia="ja-JP"/>
        </w:rPr>
        <w:t>LAPORAN KERJA PRAKTEK</w:t>
      </w:r>
    </w:p>
    <w:p w14:paraId="6593447B" w14:textId="77777777" w:rsidR="004A3A22" w:rsidRPr="004A3A22" w:rsidRDefault="004A3A22" w:rsidP="004A3A22">
      <w:pPr>
        <w:ind w:firstLine="0"/>
        <w:rPr>
          <w:color w:val="auto"/>
          <w:lang w:eastAsia="ja-JP"/>
        </w:rPr>
      </w:pPr>
      <w:r>
        <w:rPr>
          <w:color w:val="auto"/>
          <w:lang w:eastAsia="ja-JP"/>
        </w:rPr>
        <w:t>Yang bertanda tangan di bawah ini:</w:t>
      </w:r>
    </w:p>
    <w:p w14:paraId="5DB7110D" w14:textId="50B08EF8" w:rsidR="004A3A22" w:rsidRPr="004A3A22" w:rsidRDefault="004A3A22" w:rsidP="004A3A22">
      <w:pPr>
        <w:tabs>
          <w:tab w:val="left" w:pos="1134"/>
        </w:tabs>
        <w:ind w:firstLine="0"/>
        <w:rPr>
          <w:color w:val="auto"/>
          <w:lang w:eastAsia="ja-JP"/>
        </w:rPr>
      </w:pPr>
      <w:r>
        <w:rPr>
          <w:color w:val="auto"/>
          <w:lang w:eastAsia="ja-JP"/>
        </w:rPr>
        <w:t>Nama</w:t>
        <w:tab/>
        <w:t xml:space="preserve">: Muhammad Dawi Syauqi</w:t>
      </w:r>
    </w:p>
    <w:p w14:paraId="53160EEA" w14:textId="2F83F7AF" w:rsidR="004A3A22" w:rsidRPr="004A3A22" w:rsidRDefault="004A3A22" w:rsidP="004A3A22">
      <w:pPr>
        <w:tabs>
          <w:tab w:val="left" w:pos="1134"/>
        </w:tabs>
        <w:ind w:firstLine="0"/>
        <w:rPr>
          <w:color w:val="auto"/>
          <w:lang w:eastAsia="ja-JP"/>
        </w:rPr>
      </w:pPr>
      <w:r>
        <w:rPr>
          <w:color w:val="auto"/>
          <w:lang w:eastAsia="ja-JP"/>
        </w:rPr>
        <w:t>NIM</w:t>
        <w:tab/>
        <w:t>: 2311532009</w:t>
      </w:r>
    </w:p>
    <w:p w14:paraId="10471621" w14:textId="77777777" w:rsidR="004A3A22" w:rsidRPr="004A3A22" w:rsidRDefault="004A3A22" w:rsidP="004A3A22">
      <w:pPr>
        <w:ind w:firstLine="0"/>
        <w:rPr>
          <w:color w:val="auto"/>
          <w:lang w:eastAsia="ja-JP"/>
        </w:rPr>
      </w:pPr>
      <w:r>
        <w:rPr>
          <w:color w:val="auto"/>
          <w:lang w:eastAsia="ja-JP"/>
        </w:rPr>
        <w:t>Menyatakan dengan sesungguhnya bahwa:</w:t>
      </w:r>
    </w:p>
    <w:p w14:paraId="1228B1C7" w14:textId="77777777" w:rsidR="004A3A22" w:rsidRPr="004A3A22" w:rsidRDefault="004A3A22">
      <w:pPr>
        <w:numPr>
          <w:ilvl w:val="0"/>
          <w:numId w:val="47"/>
        </w:numPr>
        <w:rPr>
          <w:color w:val="auto"/>
          <w:lang w:eastAsia="ja-JP"/>
        </w:rPr>
      </w:pPr>
      <w:r>
        <w:rPr>
          <w:color w:val="auto"/>
          <w:lang w:eastAsia="ja-JP"/>
        </w:rPr>
        <w:t>Laporan Kerja Praktek ini saya buat dengan sebenarnya dan berdasarkan sumber yang benar.</w:t>
      </w:r>
    </w:p>
    <w:p w14:paraId="3E38E534" w14:textId="77777777" w:rsidR="004A3A22" w:rsidRPr="004A3A22" w:rsidRDefault="004A3A22">
      <w:pPr>
        <w:numPr>
          <w:ilvl w:val="0"/>
          <w:numId w:val="47"/>
        </w:numPr>
        <w:rPr>
          <w:color w:val="auto"/>
          <w:lang w:eastAsia="ja-JP"/>
        </w:rPr>
      </w:pPr>
      <w:r>
        <w:rPr>
          <w:color w:val="auto"/>
          <w:lang w:eastAsia="ja-JP"/>
        </w:rPr>
        <w:t>Objek tempat saya melaksanakan Kerja Praktek berbentuk Perusahaan/Instansi dan dinyatakan masih aktif beroperasional hingga saat ini.</w:t>
      </w:r>
    </w:p>
    <w:p w14:paraId="27BDC16D" w14:textId="77777777" w:rsidR="004A3A22" w:rsidRPr="004A3A22" w:rsidRDefault="004A3A22">
      <w:pPr>
        <w:numPr>
          <w:ilvl w:val="0"/>
          <w:numId w:val="47"/>
        </w:numPr>
        <w:rPr>
          <w:color w:val="auto"/>
          <w:lang w:eastAsia="ja-JP"/>
        </w:rPr>
      </w:pPr>
      <w:r>
        <w:rPr>
          <w:color w:val="auto"/>
          <w:lang w:eastAsia="ja-JP"/>
        </w:rPr>
        <w:t>Data perusahaan dalam Laporan Kerja Praktek ini benar adanya dan bersifat valid.</w:t>
      </w:r>
    </w:p>
    <w:p w14:paraId="35B23BA7" w14:textId="77777777" w:rsidR="004A3A22" w:rsidRPr="004A3A22" w:rsidRDefault="004A3A22">
      <w:pPr>
        <w:numPr>
          <w:ilvl w:val="0"/>
          <w:numId w:val="47"/>
        </w:numPr>
        <w:rPr>
          <w:color w:val="auto"/>
          <w:lang w:eastAsia="ja-JP"/>
        </w:rPr>
      </w:pPr>
      <w:r>
        <w:rPr>
          <w:color w:val="auto"/>
          <w:lang w:eastAsia="ja-JP"/>
        </w:rPr>
        <w:t>Laporan ini bukan merupakan hasil plagiat/menjiplak karya ilmiah orang lain.</w:t>
      </w:r>
    </w:p>
    <w:p w14:paraId="11A75355" w14:textId="77777777" w:rsidR="004A3A22" w:rsidRPr="004A3A22" w:rsidRDefault="004A3A22">
      <w:pPr>
        <w:numPr>
          <w:ilvl w:val="0"/>
          <w:numId w:val="47"/>
        </w:numPr>
        <w:rPr>
          <w:color w:val="auto"/>
          <w:lang w:eastAsia="ja-JP"/>
        </w:rPr>
      </w:pPr>
      <w:r>
        <w:rPr>
          <w:color w:val="auto"/>
          <w:lang w:eastAsia="ja-JP"/>
        </w:rPr>
        <w:t>Laporan ini merupakan hasil kerja saya sendiri (bukan buatan/dibuatkan orang lain).</w:t>
      </w:r>
    </w:p>
    <w:p w14:paraId="5B34994D" w14:textId="77777777" w:rsidR="004A3A22" w:rsidRPr="004A3A22" w:rsidRDefault="004A3A22">
      <w:pPr>
        <w:numPr>
          <w:ilvl w:val="0"/>
          <w:numId w:val="47"/>
        </w:numPr>
        <w:rPr>
          <w:color w:val="auto"/>
          <w:lang w:eastAsia="ja-JP"/>
        </w:rPr>
      </w:pPr>
      <w:r>
        <w:rPr>
          <w:color w:val="auto"/>
          <w:lang w:eastAsia="ja-JP"/>
        </w:rPr>
        <w:t>Buku referensi yang saya gunakan untuk Laporan Kerja Praktek ini merupakan buku yang terbit dalam 5 (lima) tahun terakhir ini.</w:t>
      </w:r>
    </w:p>
    <w:p w14:paraId="0BEA0C5F" w14:textId="77777777" w:rsidR="004A3A22" w:rsidRPr="004A3A22" w:rsidRDefault="004A3A22" w:rsidP="004A3A22">
      <w:pPr>
        <w:ind w:firstLine="0"/>
        <w:rPr>
          <w:color w:val="auto"/>
          <w:lang w:eastAsia="ja-JP"/>
        </w:rPr>
      </w:pPr>
      <w:r>
        <w:rPr>
          <w:color w:val="auto"/>
          <w:lang w:eastAsia="ja-JP"/>
        </w:rPr>
        <w:t>Demikian pernyataan ini saya buat dalam keadaan sadar dan tanpa paksaan dari pihak mana pun dan apabila di kemudian hari ternyata saya kedapatan telah melanggar salah satu dari pernyataan saya ini, saya bersedia untuk menerima sanksi skorsing, DO (Drop Out), hingga penghapusan gelar akademik yang saya peroleh dari Perguruan Tinggi ini.</w:t>
      </w:r>
    </w:p>
    <w:p w14:paraId="2CE9537B" w14:textId="6DB21A7A" w:rsidR="004A3A22" w:rsidRPr="004A3A22" w:rsidRDefault="004A3A22" w:rsidP="004A3A22">
      <w:pPr>
        <w:spacing w:before="240"/>
        <w:ind w:firstLine="0"/>
        <w:jc w:val="right"/>
        <w:rPr>
          <w:color w:val="auto"/>
          <w:lang w:eastAsia="ja-JP"/>
        </w:rPr>
      </w:pPr>
      <w:r>
        <w:rPr>
          <w:color w:val="auto"/>
          <w:lang w:eastAsia="ja-JP"/>
        </w:rPr>
        <w:t xml:space="preserve">Padang, 14 Agustus 2026</w:t>
      </w:r>
    </w:p>
    <w:p w14:paraId="0E346DA7" w14:textId="77777777" w:rsidR="004A3A22" w:rsidRPr="004A3A22" w:rsidRDefault="004A3A22" w:rsidP="004A3A22">
      <w:pPr>
        <w:ind w:firstLine="0"/>
        <w:jc w:val="right"/>
        <w:rPr>
          <w:color w:val="auto"/>
          <w:lang w:eastAsia="ja-JP"/>
        </w:rPr>
      </w:pPr>
      <w:r>
        <w:rPr>
          <w:color w:val="auto"/>
          <w:lang w:eastAsia="ja-JP"/>
        </w:rPr>
        <w:t>Yang menyatakan,</w:t>
      </w:r>
    </w:p>
    <w:p w14:paraId="0C5F5C97" w14:textId="77777777" w:rsidR="004A3A22" w:rsidRPr="004A3A22" w:rsidRDefault="004A3A22" w:rsidP="004A3A22">
      <w:pPr>
        <w:ind w:firstLine="0"/>
        <w:jc w:val="right"/>
        <w:rPr>
          <w:color w:val="auto"/>
          <w:lang w:eastAsia="ja-JP"/>
        </w:rPr>
      </w:pPr>
    </w:p>
    <w:p w14:paraId="416FB3D2" w14:textId="77777777" w:rsidR="004A3A22" w:rsidRPr="004A3A22" w:rsidRDefault="004A3A22" w:rsidP="004A3A22">
      <w:pPr>
        <w:ind w:firstLine="0"/>
        <w:jc w:val="right"/>
        <w:rPr>
          <w:color w:val="auto"/>
          <w:lang w:eastAsia="ja-JP"/>
        </w:rPr>
      </w:pPr>
    </w:p>
    <w:p w14:paraId="75524425" w14:textId="77777777" w:rsidR="004A3A22" w:rsidRPr="004A3A22" w:rsidRDefault="004A3A22" w:rsidP="004A3A22">
      <w:pPr>
        <w:ind w:firstLine="0"/>
        <w:jc w:val="right"/>
        <w:rPr>
          <w:color w:val="auto"/>
          <w:lang w:eastAsia="ja-JP"/>
        </w:rPr>
      </w:pPr>
    </w:p>
    <w:p w14:paraId="700D3CDE" w14:textId="3EDB102A" w:rsidR="004A3A22" w:rsidRPr="004A3A22" w:rsidRDefault="004A3A22" w:rsidP="004A3A22">
      <w:pPr>
        <w:ind w:firstLine="0"/>
        <w:jc w:val="right"/>
        <w:rPr>
          <w:color w:val="auto"/>
          <w:lang w:eastAsia="ja-JP"/>
        </w:rPr>
      </w:pPr>
      <w:r>
        <w:rPr>
          <w:color w:val="auto"/>
          <w:lang w:eastAsia="ja-JP"/>
        </w:rPr>
        <w:t>Muhammad Dawi Syauqi</w:t>
      </w:r>
    </w:p>
    <w:p w14:paraId="05C4C2B1" w14:textId="77777777" w:rsidR="004A3A22" w:rsidRDefault="004A3A22" w:rsidP="004A3A22">
      <w:pPr>
        <w:ind w:firstLine="0"/>
        <w:jc w:val="right"/>
        <w:rPr>
          <w:color w:val="auto"/>
          <w:lang w:eastAsia="ja-JP"/>
        </w:rPr>
        <w:sectPr w:rsidR="004A3A22" w:rsidSect="004A3A22">
          <w:pgSz w:w="11906" w:h="16838"/>
          <w:pgMar w:top="1701" w:right="1701" w:bottom="1701" w:left="2268" w:header="709" w:footer="709" w:gutter="0"/>
          <w:pgNumType w:fmt="lowerRoman" w:start="1"/>
          <w:cols w:space="720"/>
          <w:docGrid w:linePitch="360"/>
        </w:sectPr>
      </w:pPr>
      <w:r>
        <w:rPr>
          <w:color w:val="auto"/>
          <w:lang w:eastAsia="ja-JP"/>
        </w:rPr>
        <w:t>2311532009</w:t>
      </w:r>
    </w:p>
    <w:p w14:paraId="5D86AD18" w14:textId="77777777" w:rsidR="004A3A22" w:rsidRDefault="004A3A22" w:rsidP="004A3A22">
      <w:pPr>
        <w:pageBreakBefore/>
        <w:jc w:val="center"/>
      </w:pPr>
      <w:r>
        <w:rPr>
          <w:b/>
          <w:bCs/>
          <w:sz w:val="28"/>
          <w:szCs w:val="28"/>
        </w:rPr>
        <w:lastRenderedPageBreak/>
        <w:t>LEMBAR PENGESAHAN</w:t>
      </w:r>
    </w:p>
    <w:p w14:paraId="12AB47F7" w14:textId="77777777" w:rsidR="004A3A22" w:rsidRDefault="004A3A22" w:rsidP="004A3A22">
      <w:pPr>
        <w:jc w:val="center"/>
      </w:pPr>
      <w:r>
        <w:rPr>
          <w:b/>
          <w:bCs/>
          <w:sz w:val="28"/>
          <w:szCs w:val="28"/>
        </w:rPr>
        <w:t>LAPORAN KERJA PRAKTEK</w:t>
      </w:r>
    </w:p>
    <w:p w14:paraId="429018E0" w14:textId="243734F5" w:rsidR="004A3A22" w:rsidRPr="00923290" w:rsidRDefault="004A3A22" w:rsidP="004A3A22">
      <w:pPr>
        <w:jc w:val="center"/>
        <w:rPr>
          <w:b/>
          <w:bCs/>
          <w:sz w:val="20"/>
          <w:szCs w:val="20"/>
          <w:lang w:eastAsia="ja-JP"/>
        </w:rPr>
      </w:pPr>
      <w:commentRangeStart w:id="2"/>
      <w:commentRangeStart w:id="3"/>
      <w:r>
        <w:rPr>
          <w:b/>
          <w:bCs/>
          <w:lang w:eastAsia="ja-JP"/>
        </w:rPr>
        <w:t xml:space="preserve">PENGEMBANGAN SISTEM </w:t>
      </w:r>
      <w:del w:id="1176" w:author="Claude" w:date="2026-10-23T09:00:00Z">
        <w:r>
          <w:rPr>
            <w:b/>
            <w:bCs/>
            <w:lang w:eastAsia="ja-JP"/>
          </w:rPr>
          <w:delText xml:space="preserve">INPUT</w:delText>
        </w:r>
      </w:del>
      <w:ins w:id="1177" w:author="Claude" w:date="2026-10-23T09:00:00Z">
        <w:r>
          <w:rPr>
            <w:b/>
            <w:bCs/>
            <w:lang w:eastAsia="ja-JP"/>
          </w:rPr>
          <w:t xml:space="preserve">PENCATATAN</w:t>
        </w:r>
      </w:ins>
      <w:r>
        <w:rPr>
          <w:b/>
          <w:bCs/>
          <w:lang w:eastAsia="ja-JP"/>
        </w:rPr>
        <w:t xml:space="preserve"> DOWNTIME PROSES DRAWING HARIAN </w:t>
      </w:r>
      <w:del w:id="1178" w:author="Claude" w:date="2026-10-23T09:00:00Z">
        <w:r>
          <w:rPr>
            <w:b/>
            <w:bCs/>
            <w:lang w:eastAsia="ja-JP"/>
          </w:rPr>
          <w:delText xml:space="preserve">BERBASIS WEB DENGAN INTEGRASI</w:delText>
        </w:r>
      </w:del>
      <w:ins w:id="1179" w:author="Claude" w:date="2026-10-23T09:00:00Z">
        <w:r>
          <w:rPr>
            <w:b/>
            <w:bCs/>
            <w:lang w:eastAsia="ja-JP"/>
          </w:rPr>
          <w:t xml:space="preserve">DENGAN MENGGUNAKAN</w:t>
        </w:r>
      </w:ins>
      <w:r>
        <w:rPr>
          <w:b/>
          <w:bCs/>
          <w:lang w:eastAsia="ja-JP"/>
        </w:rPr>
        <w:t xml:space="preserve"> MODEL AI </w:t>
      </w:r>
      <w:del w:id="1180" w:author="Claude" w:date="2026-10-23T09:00:00Z">
        <w:r>
          <w:rPr>
            <w:b/>
            <w:bCs/>
            <w:lang w:eastAsia="ja-JP"/>
          </w:rPr>
          <w:delText xml:space="preserve">LLM QWEN2.5</w:delText>
        </w:r>
      </w:del>
      <w:ins w:id="1181" w:author="Claude" w:date="2026-10-23T09:00:00Z">
        <w:r>
          <w:rPr>
            <w:b/>
            <w:bCs/>
            <w:lang w:eastAsia="ja-JP"/>
          </w:rPr>
          <w:t xml:space="preserve">BERBASIS WEB</w:t>
        </w:r>
      </w:ins>
      <w:r>
        <w:rPr>
          <w:b/>
          <w:bCs/>
          <w:lang w:eastAsia="ja-JP"/>
        </w:rPr>
        <w:t xml:space="preserve"> DI PT INTIRODA MAKMUR</w:t>
      </w:r>
      <w:commentRangeEnd w:id="2"/>
      <w:r>
        <w:rPr>
          <w:rStyle w:val="CommentReference"/>
          <w:b/>
          <w:bCs/>
          <w:sz w:val="20"/>
          <w:szCs w:val="20"/>
          <w:lang w:eastAsia="ja-JP"/>
        </w:rPr>
        <w:commentReference w:id="2"/>
      </w:r>
      <w:commentRangeEnd w:id="3"/>
      <w:r>
        <w:rPr>
          <w:rStyle w:val="CommentReference"/>
          <w:b/>
          <w:bCs/>
          <w:sz w:val="20"/>
          <w:szCs w:val="20"/>
          <w:lang w:eastAsia="ja-JP"/>
        </w:rPr>
        <w:commentReference w:id="3"/>
      </w:r>
    </w:p>
    <w:p w14:paraId="4FF484D4" w14:textId="2D172D08" w:rsidR="004A3A22" w:rsidRDefault="004A3A22" w:rsidP="004A3A22">
      <w:pPr>
        <w:spacing w:before="240" w:after="360" w:line="300" w:lineRule="auto"/>
        <w:jc w:val="center"/>
      </w:pPr>
    </w:p>
    <w:p w14:paraId="72989866" w14:textId="1F680B0D" w:rsidR="004A3A22" w:rsidRDefault="004A3A22" w:rsidP="004A3A22">
      <w:pPr>
        <w:jc w:val="center"/>
      </w:pPr>
      <w:r>
        <w:rPr>
          <w:b/>
          <w:bCs/>
        </w:rPr>
        <w:t>PT INTIRODA MAKMUR</w:t>
      </w:r>
    </w:p>
    <w:p w14:paraId="631B63A9" w14:textId="2B2B7E61" w:rsidR="004A3A22" w:rsidRDefault="004A3A22" w:rsidP="004A3A22">
      <w:pPr>
        <w:spacing w:after="240"/>
        <w:jc w:val="center"/>
      </w:pPr>
      <w:r>
        <w:t xml:space="preserve">Periode 5 Juli – 14 Agustus 2026</w:t>
      </w:r>
    </w:p>
    <w:p w14:paraId="2CCB25BC" w14:textId="77777777" w:rsidR="004A3A22" w:rsidRDefault="004A3A22" w:rsidP="004A3A22">
      <w:pPr>
        <w:spacing w:after="120"/>
        <w:jc w:val="center"/>
      </w:pPr>
      <w:r>
        <w:rPr>
          <w:i/>
          <w:iCs/>
        </w:rPr>
        <w:t>Oleh</w:t>
      </w:r>
    </w:p>
    <w:p w14:paraId="087360E3" w14:textId="3C217914" w:rsidR="004A3A22" w:rsidRDefault="000516D0" w:rsidP="004A3A22">
      <w:pPr>
        <w:spacing w:line="276" w:lineRule="auto"/>
        <w:jc w:val="center"/>
      </w:pPr>
      <w:r>
        <w:rPr>
          <w:b/>
          <w:bCs/>
        </w:rPr>
        <w:t>Muhammad Dawi Syauqi</w:t>
      </w:r>
    </w:p>
    <w:p w14:paraId="4D5891CC" w14:textId="613BDD7B" w:rsidR="004A3A22" w:rsidRDefault="004A3A22" w:rsidP="004A3A22">
      <w:pPr>
        <w:spacing w:after="360" w:line="276" w:lineRule="auto"/>
        <w:jc w:val="center"/>
      </w:pPr>
      <w:r>
        <w:rPr>
          <w:b/>
          <w:bCs/>
        </w:rPr>
        <w:t>2311532009</w:t>
      </w:r>
    </w:p>
    <w:p w14:paraId="59DE14D3" w14:textId="77777777" w:rsidR="004A3A22" w:rsidRDefault="004A3A22" w:rsidP="004A3A22">
      <w:pPr>
        <w:spacing w:after="120"/>
        <w:jc w:val="center"/>
      </w:pPr>
      <w:r>
        <w:t>Mengetahui,</w:t>
      </w:r>
    </w:p>
    <w:tbl>
      <w:tblPr>
        <w:tblW w:w="793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69"/>
        <w:gridCol w:w="3968"/>
      </w:tblGrid>
      <w:tr w:rsidR="004A3A22" w14:paraId="34168CC8" w14:textId="77777777" w:rsidTr="00E0506A">
        <w:tc>
          <w:tcPr>
            <w:tcW w:w="3969" w:type="dxa"/>
            <w:tcBorders>
              <w:top w:val="none" w:sz="0" w:space="0" w:color="FFFFFF"/>
              <w:left w:val="none" w:sz="0" w:space="0" w:color="FFFFFF"/>
              <w:bottom w:val="none" w:sz="0" w:space="0" w:color="FFFFFF"/>
              <w:right w:val="none" w:sz="0" w:space="0" w:color="FFFFFF"/>
            </w:tcBorders>
          </w:tcPr>
          <w:p w14:paraId="37D1DB10" w14:textId="77777777" w:rsidR="004A3A22" w:rsidRDefault="004A3A22" w:rsidP="00E0506A">
            <w:pPr>
              <w:spacing w:line="276" w:lineRule="auto"/>
              <w:jc w:val="center"/>
            </w:pPr>
            <w:r>
              <w:t>Dosen Penguji</w:t>
            </w:r>
          </w:p>
          <w:p w14:paraId="08CDCAAF" w14:textId="77777777" w:rsidR="004A3A22" w:rsidRDefault="004A3A22" w:rsidP="00E0506A">
            <w:pPr>
              <w:spacing w:line="276" w:lineRule="auto"/>
              <w:jc w:val="center"/>
            </w:pPr>
          </w:p>
          <w:p w14:paraId="59E55531" w14:textId="77777777" w:rsidR="004A3A22" w:rsidRDefault="004A3A22" w:rsidP="00E0506A">
            <w:pPr>
              <w:spacing w:line="276" w:lineRule="auto"/>
              <w:jc w:val="center"/>
            </w:pPr>
          </w:p>
          <w:p w14:paraId="4E022CCA" w14:textId="77777777" w:rsidR="004A3A22" w:rsidRDefault="004A3A22" w:rsidP="00E0506A">
            <w:pPr>
              <w:spacing w:line="276" w:lineRule="auto"/>
              <w:jc w:val="center"/>
            </w:pPr>
          </w:p>
          <w:p w14:paraId="447D221E" w14:textId="77777777" w:rsidR="004A3A22" w:rsidRDefault="004A3A22" w:rsidP="00E0506A">
            <w:pPr>
              <w:spacing w:line="276" w:lineRule="auto"/>
              <w:jc w:val="center"/>
            </w:pPr>
          </w:p>
          <w:p w14:paraId="0F929F7C" w14:textId="1518C5B6" w:rsidR="004A3A22" w:rsidRPr="00F96C96" w:rsidRDefault="000516D0" w:rsidP="00E0506A">
            <w:pPr>
              <w:jc w:val="center"/>
              <w:rPr>
                <w:u w:val="single"/>
              </w:rPr>
            </w:pPr>
            <w:r>
              <w:rPr>
                <w:b/>
                <w:bCs/>
                <w:u w:val="single"/>
              </w:rPr>
              <w:t>Anggi Hadi Wijaya, S.Pd, M.Kom</w:t>
            </w:r>
          </w:p>
          <w:p w14:paraId="06FD0F93" w14:textId="5D674E35" w:rsidR="004A3A22" w:rsidRDefault="004A3A22" w:rsidP="00E0506A">
            <w:pPr>
              <w:jc w:val="center"/>
            </w:pPr>
            <w:r>
              <w:t xml:space="preserve">NIP. 199309242024061003</w:t>
            </w:r>
          </w:p>
        </w:tc>
        <w:tc>
          <w:tcPr>
            <w:tcW w:w="3969" w:type="dxa"/>
            <w:tcBorders>
              <w:top w:val="none" w:sz="0" w:space="0" w:color="FFFFFF"/>
              <w:left w:val="none" w:sz="0" w:space="0" w:color="FFFFFF"/>
              <w:bottom w:val="none" w:sz="0" w:space="0" w:color="FFFFFF"/>
              <w:right w:val="none" w:sz="0" w:space="0" w:color="FFFFFF"/>
            </w:tcBorders>
          </w:tcPr>
          <w:p w14:paraId="354B1E5E" w14:textId="77777777" w:rsidR="004A3A22" w:rsidRDefault="004A3A22" w:rsidP="00E0506A">
            <w:pPr>
              <w:spacing w:line="276" w:lineRule="auto"/>
              <w:jc w:val="center"/>
            </w:pPr>
            <w:r>
              <w:t>Dosen Pembimbing</w:t>
            </w:r>
          </w:p>
          <w:p w14:paraId="1DD8DD2F" w14:textId="77777777" w:rsidR="004A3A22" w:rsidRDefault="004A3A22" w:rsidP="00E0506A">
            <w:pPr>
              <w:spacing w:line="276" w:lineRule="auto"/>
              <w:jc w:val="center"/>
            </w:pPr>
          </w:p>
          <w:p w14:paraId="23AA102B" w14:textId="77777777" w:rsidR="004A3A22" w:rsidRDefault="004A3A22" w:rsidP="00E0506A">
            <w:pPr>
              <w:spacing w:line="276" w:lineRule="auto"/>
              <w:jc w:val="center"/>
            </w:pPr>
          </w:p>
          <w:p w14:paraId="4E3B0F05" w14:textId="77777777" w:rsidR="004A3A22" w:rsidRDefault="004A3A22" w:rsidP="00E0506A">
            <w:pPr>
              <w:spacing w:line="276" w:lineRule="auto"/>
              <w:jc w:val="center"/>
            </w:pPr>
          </w:p>
          <w:p w14:paraId="4ABC2502" w14:textId="77777777" w:rsidR="004A3A22" w:rsidRDefault="004A3A22" w:rsidP="00E0506A">
            <w:pPr>
              <w:spacing w:line="276" w:lineRule="auto"/>
              <w:jc w:val="center"/>
            </w:pPr>
          </w:p>
          <w:p w14:paraId="2EE490AC" w14:textId="77777777" w:rsidR="004A3A22" w:rsidRPr="00A50E80" w:rsidRDefault="004A3A22" w:rsidP="00E0506A">
            <w:pPr>
              <w:jc w:val="center"/>
              <w:rPr>
                <w:u w:val="single"/>
              </w:rPr>
            </w:pPr>
            <w:r>
              <w:rPr>
                <w:b/>
                <w:bCs/>
                <w:u w:val="single"/>
              </w:rPr>
              <w:t>Budy Satria, M.Kom</w:t>
            </w:r>
          </w:p>
          <w:p w14:paraId="118EF340" w14:textId="77777777" w:rsidR="004A3A22" w:rsidRDefault="004A3A22" w:rsidP="00E0506A">
            <w:pPr>
              <w:jc w:val="center"/>
            </w:pPr>
            <w:r>
              <w:t>NIKU. 110199204202405101</w:t>
            </w:r>
          </w:p>
        </w:tc>
      </w:tr>
    </w:tbl>
    <w:p w14:paraId="6023A6C7" w14:textId="77777777" w:rsidR="004A3A22" w:rsidRDefault="004A3A22" w:rsidP="004A3A22"/>
    <w:tbl>
      <w:tblPr>
        <w:tblW w:w="793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937"/>
      </w:tblGrid>
      <w:tr w:rsidR="004A3A22" w14:paraId="4FD1EEA0" w14:textId="77777777" w:rsidTr="00E0506A">
        <w:tc>
          <w:tcPr>
            <w:tcW w:w="7937" w:type="dxa"/>
            <w:tcBorders>
              <w:top w:val="none" w:sz="0" w:space="0" w:color="FFFFFF"/>
              <w:left w:val="none" w:sz="0" w:space="0" w:color="FFFFFF"/>
              <w:bottom w:val="none" w:sz="0" w:space="0" w:color="FFFFFF"/>
              <w:right w:val="none" w:sz="0" w:space="0" w:color="FFFFFF"/>
            </w:tcBorders>
          </w:tcPr>
          <w:p w14:paraId="52C1FD21" w14:textId="77777777" w:rsidR="004A3A22" w:rsidRDefault="004A3A22" w:rsidP="00E0506A">
            <w:pPr>
              <w:spacing w:line="276" w:lineRule="auto"/>
              <w:jc w:val="center"/>
            </w:pPr>
          </w:p>
          <w:p w14:paraId="7718B6D9" w14:textId="77777777" w:rsidR="004A3A22" w:rsidRDefault="004A3A22" w:rsidP="00E0506A">
            <w:pPr>
              <w:spacing w:line="276" w:lineRule="auto"/>
              <w:jc w:val="center"/>
            </w:pPr>
            <w:r>
              <w:t>Ketua Departemen Informatika</w:t>
            </w:r>
          </w:p>
          <w:p w14:paraId="0A2B9733" w14:textId="77777777" w:rsidR="004A3A22" w:rsidRDefault="004A3A22" w:rsidP="00E0506A">
            <w:pPr>
              <w:spacing w:line="276" w:lineRule="auto"/>
              <w:jc w:val="center"/>
            </w:pPr>
          </w:p>
          <w:p w14:paraId="45543673" w14:textId="77777777" w:rsidR="004A3A22" w:rsidRDefault="004A3A22" w:rsidP="00E0506A">
            <w:pPr>
              <w:spacing w:line="276" w:lineRule="auto"/>
              <w:jc w:val="center"/>
            </w:pPr>
          </w:p>
          <w:p w14:paraId="4AB9B916" w14:textId="77777777" w:rsidR="004A3A22" w:rsidRDefault="004A3A22" w:rsidP="00E0506A">
            <w:pPr>
              <w:spacing w:line="276" w:lineRule="auto"/>
              <w:jc w:val="center"/>
            </w:pPr>
          </w:p>
          <w:p w14:paraId="51FE5CA1" w14:textId="77777777" w:rsidR="004A3A22" w:rsidRDefault="004A3A22" w:rsidP="00E0506A">
            <w:pPr>
              <w:spacing w:line="276" w:lineRule="auto"/>
              <w:jc w:val="center"/>
            </w:pPr>
          </w:p>
          <w:p w14:paraId="26346BF3" w14:textId="77777777" w:rsidR="004A3A22" w:rsidRPr="00A50E80" w:rsidRDefault="004A3A22" w:rsidP="00E0506A">
            <w:pPr>
              <w:jc w:val="center"/>
              <w:rPr>
                <w:u w:val="single"/>
              </w:rPr>
            </w:pPr>
            <w:r>
              <w:rPr>
                <w:b/>
                <w:bCs/>
                <w:u w:val="single"/>
              </w:rPr>
              <w:t>Dr. Ir. Wahyudi, S.T, M.T</w:t>
            </w:r>
          </w:p>
          <w:p w14:paraId="441E0C7D" w14:textId="77777777" w:rsidR="004A3A22" w:rsidRDefault="004A3A22" w:rsidP="00E0506A">
            <w:pPr>
              <w:jc w:val="center"/>
            </w:pPr>
            <w:r>
              <w:t>NIP. 198105052014041001</w:t>
            </w:r>
          </w:p>
        </w:tc>
      </w:tr>
    </w:tbl>
    <w:p w14:paraId="50ACB1D1" w14:textId="77777777" w:rsidR="000516D0" w:rsidRDefault="000516D0" w:rsidP="004A3A22">
      <w:pPr>
        <w:ind w:firstLine="0"/>
        <w:rPr>
          <w:color w:val="auto"/>
          <w:lang w:eastAsia="ja-JP"/>
        </w:rPr>
        <w:sectPr w:rsidR="000516D0" w:rsidSect="004A3A22">
          <w:pgSz w:w="11906" w:h="16838"/>
          <w:pgMar w:top="1701" w:right="1701" w:bottom="1701" w:left="2268" w:header="709" w:footer="709" w:gutter="0"/>
          <w:pgNumType w:fmt="lowerRoman" w:start="1"/>
          <w:cols w:space="720"/>
          <w:docGrid w:linePitch="360"/>
        </w:sectPr>
      </w:pPr>
    </w:p>
    <w:p w14:paraId="7B6D7356" w14:textId="77777777" w:rsidR="000516D0" w:rsidRDefault="000516D0" w:rsidP="000516D0">
      <w:pPr>
        <w:pageBreakBefore/>
        <w:jc w:val="center"/>
      </w:pPr>
      <w:r>
        <w:rPr>
          <w:b/>
          <w:bCs/>
          <w:sz w:val="28"/>
          <w:szCs w:val="28"/>
        </w:rPr>
        <w:lastRenderedPageBreak/>
        <w:t>LEMBAR PENGESAHAN</w:t>
      </w:r>
    </w:p>
    <w:p w14:paraId="30EEB503" w14:textId="77777777" w:rsidR="000516D0" w:rsidRDefault="000516D0" w:rsidP="000516D0">
      <w:pPr>
        <w:jc w:val="center"/>
      </w:pPr>
      <w:r>
        <w:rPr>
          <w:b/>
          <w:bCs/>
          <w:sz w:val="28"/>
          <w:szCs w:val="28"/>
        </w:rPr>
        <w:t>LAPORAN KERJA PRAKTEK</w:t>
      </w:r>
    </w:p>
    <w:p w14:paraId="50A2F6DA" w14:textId="77777777" w:rsidR="000516D0" w:rsidRPr="00923290" w:rsidRDefault="000516D0" w:rsidP="000516D0">
      <w:pPr>
        <w:jc w:val="center"/>
        <w:rPr>
          <w:b/>
          <w:bCs/>
          <w:sz w:val="20"/>
          <w:szCs w:val="20"/>
          <w:lang w:eastAsia="ja-JP"/>
        </w:rPr>
      </w:pPr>
      <w:commentRangeStart w:id="4"/>
      <w:commentRangeStart w:id="5"/>
      <w:r>
        <w:rPr>
          <w:b/>
          <w:bCs/>
          <w:lang w:eastAsia="ja-JP"/>
        </w:rPr>
        <w:t xml:space="preserve">PENGEMBANGAN SISTEM </w:t>
      </w:r>
      <w:del w:id="1182" w:author="Claude" w:date="2026-10-23T09:00:00Z">
        <w:r>
          <w:rPr>
            <w:b/>
            <w:bCs/>
            <w:lang w:eastAsia="ja-JP"/>
          </w:rPr>
          <w:delText xml:space="preserve">INPUT</w:delText>
        </w:r>
      </w:del>
      <w:ins w:id="1183" w:author="Claude" w:date="2026-10-23T09:00:00Z">
        <w:r>
          <w:rPr>
            <w:b/>
            <w:bCs/>
            <w:lang w:eastAsia="ja-JP"/>
          </w:rPr>
          <w:t xml:space="preserve">PENCATATAN</w:t>
        </w:r>
      </w:ins>
      <w:r>
        <w:rPr>
          <w:b/>
          <w:bCs/>
          <w:lang w:eastAsia="ja-JP"/>
        </w:rPr>
        <w:t xml:space="preserve"> DOWNTIME PROSES DRAWING HARIAN </w:t>
      </w:r>
      <w:del w:id="1184" w:author="Claude" w:date="2026-10-23T09:00:00Z">
        <w:r>
          <w:rPr>
            <w:b/>
            <w:bCs/>
            <w:lang w:eastAsia="ja-JP"/>
          </w:rPr>
          <w:delText xml:space="preserve">BERBASIS WEB DENGAN INTEGRASI</w:delText>
        </w:r>
      </w:del>
      <w:ins w:id="1185" w:author="Claude" w:date="2026-10-23T09:00:00Z">
        <w:r>
          <w:rPr>
            <w:b/>
            <w:bCs/>
            <w:lang w:eastAsia="ja-JP"/>
          </w:rPr>
          <w:t xml:space="preserve">DENGAN MENGGUNAKAN</w:t>
        </w:r>
      </w:ins>
      <w:r>
        <w:rPr>
          <w:b/>
          <w:bCs/>
          <w:lang w:eastAsia="ja-JP"/>
        </w:rPr>
        <w:t xml:space="preserve"> MODEL AI </w:t>
      </w:r>
      <w:del w:id="1186" w:author="Claude" w:date="2026-10-23T09:00:00Z">
        <w:r>
          <w:rPr>
            <w:b/>
            <w:bCs/>
            <w:lang w:eastAsia="ja-JP"/>
          </w:rPr>
          <w:delText xml:space="preserve">LLM QWEN2.5</w:delText>
        </w:r>
      </w:del>
      <w:ins w:id="1187" w:author="Claude" w:date="2026-10-23T09:00:00Z">
        <w:r>
          <w:rPr>
            <w:b/>
            <w:bCs/>
            <w:lang w:eastAsia="ja-JP"/>
          </w:rPr>
          <w:t xml:space="preserve">BERBASIS WEB</w:t>
        </w:r>
      </w:ins>
      <w:r>
        <w:rPr>
          <w:b/>
          <w:bCs/>
          <w:lang w:eastAsia="ja-JP"/>
        </w:rPr>
        <w:t xml:space="preserve"> DI PT INTIRODA MAKMUR</w:t>
      </w:r>
      <w:commentRangeEnd w:id="4"/>
      <w:r>
        <w:rPr>
          <w:rStyle w:val="CommentReference"/>
          <w:b/>
          <w:bCs/>
          <w:sz w:val="20"/>
          <w:szCs w:val="20"/>
          <w:lang w:eastAsia="ja-JP"/>
        </w:rPr>
        <w:commentReference w:id="4"/>
      </w:r>
      <w:commentRangeEnd w:id="5"/>
      <w:r>
        <w:rPr>
          <w:rStyle w:val="CommentReference"/>
          <w:b/>
          <w:bCs/>
          <w:sz w:val="20"/>
          <w:szCs w:val="20"/>
          <w:lang w:eastAsia="ja-JP"/>
        </w:rPr>
        <w:commentReference w:id="5"/>
      </w:r>
    </w:p>
    <w:p w14:paraId="16E4DCF8" w14:textId="77777777" w:rsidR="000516D0" w:rsidRDefault="000516D0" w:rsidP="000516D0">
      <w:pPr>
        <w:spacing w:before="240" w:after="360" w:line="300" w:lineRule="auto"/>
        <w:jc w:val="center"/>
      </w:pPr>
    </w:p>
    <w:p w14:paraId="64FDCC6A" w14:textId="77777777" w:rsidR="000516D0" w:rsidRDefault="000516D0" w:rsidP="000516D0">
      <w:pPr>
        <w:jc w:val="center"/>
      </w:pPr>
      <w:r>
        <w:rPr>
          <w:b/>
          <w:bCs/>
        </w:rPr>
        <w:t>PT INTIRODA MAKMUR</w:t>
      </w:r>
    </w:p>
    <w:p w14:paraId="7797F2CB" w14:textId="77777777" w:rsidR="000516D0" w:rsidRDefault="000516D0" w:rsidP="000516D0">
      <w:pPr>
        <w:spacing w:after="240"/>
        <w:jc w:val="center"/>
      </w:pPr>
      <w:r>
        <w:t>Periode 5 Juli – 14 Agustus 2026</w:t>
      </w:r>
    </w:p>
    <w:p w14:paraId="1B4A525B" w14:textId="77777777" w:rsidR="000516D0" w:rsidRDefault="000516D0" w:rsidP="000516D0">
      <w:pPr>
        <w:spacing w:after="120"/>
        <w:jc w:val="center"/>
      </w:pPr>
      <w:r>
        <w:rPr>
          <w:i/>
          <w:iCs/>
        </w:rPr>
        <w:t>Oleh</w:t>
      </w:r>
    </w:p>
    <w:p w14:paraId="0D46233C" w14:textId="77777777" w:rsidR="000516D0" w:rsidRDefault="000516D0" w:rsidP="000516D0">
      <w:pPr>
        <w:spacing w:line="276" w:lineRule="auto"/>
        <w:jc w:val="center"/>
      </w:pPr>
      <w:r>
        <w:rPr>
          <w:b/>
          <w:bCs/>
        </w:rPr>
        <w:t>Muhammad Dawi Syauqi</w:t>
      </w:r>
    </w:p>
    <w:p w14:paraId="56C274C9" w14:textId="77777777" w:rsidR="000516D0" w:rsidRDefault="000516D0" w:rsidP="000516D0">
      <w:pPr>
        <w:spacing w:after="360" w:line="276" w:lineRule="auto"/>
        <w:jc w:val="center"/>
      </w:pPr>
      <w:r>
        <w:rPr>
          <w:b/>
          <w:bCs/>
        </w:rPr>
        <w:t>2311532009</w:t>
      </w:r>
    </w:p>
    <w:p w14:paraId="7D072180" w14:textId="77777777" w:rsidR="000516D0" w:rsidRDefault="000516D0" w:rsidP="000516D0">
      <w:pPr>
        <w:spacing w:after="120"/>
        <w:jc w:val="center"/>
      </w:pPr>
      <w:r>
        <w:t>Mengetahui,</w:t>
      </w:r>
    </w:p>
    <w:tbl>
      <w:tblPr>
        <w:tblW w:w="793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69"/>
        <w:gridCol w:w="3968"/>
      </w:tblGrid>
      <w:tr w:rsidR="000516D0" w14:paraId="6D6978E5" w14:textId="77777777" w:rsidTr="00E0506A">
        <w:tc>
          <w:tcPr>
            <w:tcW w:w="3969" w:type="dxa"/>
            <w:tcBorders>
              <w:top w:val="none" w:sz="0" w:space="0" w:color="FFFFFF"/>
              <w:left w:val="none" w:sz="0" w:space="0" w:color="FFFFFF"/>
              <w:bottom w:val="none" w:sz="0" w:space="0" w:color="FFFFFF"/>
              <w:right w:val="none" w:sz="0" w:space="0" w:color="FFFFFF"/>
            </w:tcBorders>
          </w:tcPr>
          <w:p w14:paraId="4AF3A9F4" w14:textId="1D62463D" w:rsidR="000516D0" w:rsidRDefault="000516D0" w:rsidP="00E0506A">
            <w:pPr>
              <w:spacing w:line="276" w:lineRule="auto"/>
              <w:jc w:val="center"/>
            </w:pPr>
            <w:r>
              <w:t>Mengetahui</w:t>
            </w:r>
          </w:p>
          <w:p w14:paraId="159D2D94" w14:textId="2FEB1EBF" w:rsidR="000516D0" w:rsidRDefault="000516D0" w:rsidP="00E0506A">
            <w:pPr>
              <w:spacing w:line="276" w:lineRule="auto"/>
              <w:jc w:val="center"/>
            </w:pPr>
            <w:r>
              <w:t>Pembimbing Lapangan</w:t>
            </w:r>
          </w:p>
          <w:p w14:paraId="49EA46D4" w14:textId="77777777" w:rsidR="000516D0" w:rsidRDefault="000516D0" w:rsidP="00E0506A">
            <w:pPr>
              <w:spacing w:line="276" w:lineRule="auto"/>
              <w:jc w:val="center"/>
            </w:pPr>
          </w:p>
          <w:p w14:paraId="3BAC1878" w14:textId="77777777" w:rsidR="000516D0" w:rsidRDefault="000516D0" w:rsidP="00E0506A">
            <w:pPr>
              <w:spacing w:line="276" w:lineRule="auto"/>
              <w:jc w:val="center"/>
            </w:pPr>
          </w:p>
          <w:p w14:paraId="54338B2F" w14:textId="77777777" w:rsidR="000516D0" w:rsidRDefault="000516D0" w:rsidP="00E0506A">
            <w:pPr>
              <w:spacing w:line="276" w:lineRule="auto"/>
              <w:jc w:val="center"/>
            </w:pPr>
          </w:p>
          <w:p w14:paraId="586F70E0" w14:textId="77777777" w:rsidR="000516D0" w:rsidRDefault="000516D0" w:rsidP="00E0506A">
            <w:pPr>
              <w:spacing w:line="276" w:lineRule="auto"/>
              <w:jc w:val="center"/>
            </w:pPr>
          </w:p>
          <w:p w14:paraId="253950B0" w14:textId="21E8B5FF" w:rsidR="000516D0" w:rsidRPr="000516D0" w:rsidRDefault="000516D0" w:rsidP="000516D0">
            <w:pPr>
              <w:jc w:val="center"/>
              <w:rPr>
                <w:u w:val="single"/>
              </w:rPr>
            </w:pPr>
            <w:r>
              <w:rPr>
                <w:b/>
                <w:bCs/>
                <w:u w:val="single"/>
              </w:rPr>
              <w:t>Afsyah, S.Kom</w:t>
            </w:r>
          </w:p>
        </w:tc>
        <w:tc>
          <w:tcPr>
            <w:tcW w:w="3969" w:type="dxa"/>
            <w:tcBorders>
              <w:top w:val="none" w:sz="0" w:space="0" w:color="FFFFFF"/>
              <w:left w:val="none" w:sz="0" w:space="0" w:color="FFFFFF"/>
              <w:bottom w:val="none" w:sz="0" w:space="0" w:color="FFFFFF"/>
              <w:right w:val="none" w:sz="0" w:space="0" w:color="FFFFFF"/>
            </w:tcBorders>
          </w:tcPr>
          <w:p w14:paraId="22D93240" w14:textId="7C250FA1" w:rsidR="000516D0" w:rsidRDefault="000516D0" w:rsidP="00E0506A">
            <w:pPr>
              <w:spacing w:line="276" w:lineRule="auto"/>
              <w:jc w:val="center"/>
            </w:pPr>
            <w:r>
              <w:t>Disahkan oleh</w:t>
            </w:r>
          </w:p>
          <w:p w14:paraId="7E22DAFA" w14:textId="2C28ED05" w:rsidR="000516D0" w:rsidRDefault="000516D0" w:rsidP="00E0506A">
            <w:pPr>
              <w:spacing w:line="276" w:lineRule="auto"/>
              <w:jc w:val="center"/>
            </w:pPr>
            <w:r>
              <w:t>Direktur Keuangan</w:t>
            </w:r>
          </w:p>
          <w:p w14:paraId="01699194" w14:textId="77777777" w:rsidR="000516D0" w:rsidRDefault="000516D0" w:rsidP="00E0506A">
            <w:pPr>
              <w:spacing w:line="276" w:lineRule="auto"/>
              <w:jc w:val="center"/>
            </w:pPr>
          </w:p>
          <w:p w14:paraId="4A028374" w14:textId="77777777" w:rsidR="000516D0" w:rsidRDefault="000516D0" w:rsidP="00E0506A">
            <w:pPr>
              <w:spacing w:line="276" w:lineRule="auto"/>
              <w:jc w:val="center"/>
            </w:pPr>
          </w:p>
          <w:p w14:paraId="5D79C4D1" w14:textId="77777777" w:rsidR="000516D0" w:rsidRDefault="000516D0" w:rsidP="00E0506A">
            <w:pPr>
              <w:spacing w:line="276" w:lineRule="auto"/>
              <w:jc w:val="center"/>
            </w:pPr>
          </w:p>
          <w:p w14:paraId="23807CC4" w14:textId="77777777" w:rsidR="000516D0" w:rsidRDefault="000516D0" w:rsidP="00E0506A">
            <w:pPr>
              <w:spacing w:line="276" w:lineRule="auto"/>
              <w:jc w:val="center"/>
            </w:pPr>
          </w:p>
          <w:p w14:paraId="78018573" w14:textId="72851056" w:rsidR="000516D0" w:rsidRDefault="000516D0" w:rsidP="00E0506A">
            <w:pPr>
              <w:jc w:val="center"/>
            </w:pPr>
            <w:r>
              <w:rPr>
                <w:b/>
                <w:bCs/>
                <w:u w:val="single"/>
              </w:rPr>
              <w:t>Aguslina</w:t>
            </w:r>
          </w:p>
        </w:tc>
      </w:tr>
    </w:tbl>
    <w:p w14:paraId="024FED98" w14:textId="77777777" w:rsidR="000516D0" w:rsidRDefault="000516D0" w:rsidP="000516D0"/>
    <w:p w14:paraId="19B5CC5D" w14:textId="6E6DCFAB" w:rsidR="004A3A22" w:rsidRDefault="004A3A22" w:rsidP="004A3A22">
      <w:pPr>
        <w:ind w:firstLine="0"/>
        <w:rPr>
          <w:color w:val="auto"/>
          <w:lang w:eastAsia="ja-JP"/>
        </w:rPr>
      </w:pPr>
    </w:p>
    <w:p w14:paraId="5642CC2F" w14:textId="77777777" w:rsidR="004A3A22" w:rsidRPr="004A3A22" w:rsidRDefault="004A3A22" w:rsidP="004A3A22">
      <w:pPr>
        <w:ind w:firstLine="0"/>
        <w:rPr>
          <w:color w:val="auto"/>
          <w:lang w:eastAsia="ja-JP"/>
        </w:rPr>
      </w:pPr>
    </w:p>
    <w:p w14:paraId="5EE5E884" w14:textId="77777777" w:rsidR="004A3A22" w:rsidRPr="00923290" w:rsidRDefault="004A3A22" w:rsidP="004A3A22">
      <w:pPr>
        <w:ind w:firstLine="0"/>
        <w:rPr>
          <w:b/>
          <w:bCs/>
          <w:lang w:eastAsia="ja-JP"/>
        </w:rPr>
        <w:sectPr w:rsidR="004A3A22" w:rsidRPr="00923290" w:rsidSect="004A3A22">
          <w:pgSz w:w="11906" w:h="16838"/>
          <w:pgMar w:top="1701" w:right="1701" w:bottom="1701" w:left="2268" w:header="709" w:footer="709" w:gutter="0"/>
          <w:pgNumType w:fmt="lowerRoman" w:start="1"/>
          <w:cols w:space="720"/>
          <w:docGrid w:linePitch="360"/>
        </w:sectPr>
      </w:pPr>
    </w:p>
    <w:p w14:paraId="35160B83" w14:textId="77777777" w:rsidR="00B014F2" w:rsidRPr="006864C4" w:rsidRDefault="00B014F2" w:rsidP="00834373">
      <w:pPr>
        <w:pStyle w:val="Heading1"/>
        <w:numPr>
          <w:ilvl w:val="0"/>
          <w:numId w:val="0"/>
        </w:numPr>
        <w:ind w:left="288"/>
      </w:pPr>
      <w:bookmarkStart w:id="6" w:name="_Toc242101838"/>
      <w:r>
        <w:lastRenderedPageBreak/>
        <w:t>ABSTRAK</w:t>
      </w:r>
      <w:bookmarkEnd w:id="6"/>
      <w:r>
        <w:br/>
      </w:r>
    </w:p>
    <w:p w14:paraId="31BB6297" w14:textId="0D04F494" w:rsidR="00E51801" w:rsidRDefault="00094DDE" w:rsidP="00A04F93">
      <w:r>
        <w:t xml:space="preserve">PT Intiroda Makmur merupakan perusahaan manufaktur </w:t>
      </w:r>
      <w:del w:id="1202" w:author="Claude" w:date="2026-10-23T09:00:00Z">
        <w:r>
          <w:delText xml:space="preserve">yang bergerak di bidang produksi kawat baja dan produk turunannya, yang sebelum pelaksanaan Kerja Praktek ini masih mengandalkan mekanisme pencatatan downtime dan aktivitas</w:delText>
        </w:r>
      </w:del>
      <w:ins w:id="1203" w:author="Claude" w:date="2026-10-23T09:00:00Z">
        <w:r>
          <w:t xml:space="preserve">kawat baja yang sebelumnya mencatat downtime proses</w:t>
        </w:r>
      </w:ins>
      <w:r>
        <w:t xml:space="preserve"> produksi harian secara manual berlapis, yaitu </w:t>
      </w:r>
      <w:del w:id="1204" w:author="Claude" w:date="2026-10-23T09:00:00Z">
        <w:r>
          <w:delText xml:space="preserve">pencatatan </w:delText>
        </w:r>
      </w:del>
      <w:r>
        <w:t xml:space="preserve">di atas kertas </w:t>
      </w:r>
      <w:del w:id="1205" w:author="Claude" w:date="2026-10-23T09:00:00Z">
        <w:r>
          <w:delText xml:space="preserve">yang kemudian</w:delText>
        </w:r>
      </w:del>
      <w:ins w:id="1206" w:author="Claude" w:date="2026-10-23T09:00:00Z">
        <w:r>
          <w:t xml:space="preserve">lalu</w:t>
        </w:r>
      </w:ins>
      <w:r>
        <w:t xml:space="preserve"> disalin ulang ke aplikasi desktop berbasis Visual Basic 6 (VB6) </w:t>
      </w:r>
      <w:del w:id="1207" w:author="Claude" w:date="2026-10-23T09:00:00Z">
        <w:r>
          <w:delText xml:space="preserve">yang terpusat pada komputer di kantor produksi, sehingga menimbulkan keterbatasan titik akses input serta risiko kesalahan pencatatan akibat proses penyalinan ulang</w:delText>
        </w:r>
      </w:del>
      <w:ins w:id="1208" w:author="Claude" w:date="2026-10-23T09:00:00Z">
        <w:r>
          <w:t xml:space="preserve">pada satu komputer, sementara data yang tersimpan belum diolah menjadi informasi</w:t>
        </w:r>
      </w:ins>
      <w:r>
        <w:t xml:space="preserve">. Kerja Praktek ini bertujuan mengembangkan sistem pencatatan downtime </w:t>
      </w:r>
      <w:del w:id="1209" w:author="Claude" w:date="2026-10-23T09:00:00Z">
        <w:r>
          <w:delText xml:space="preserve">proses produksi harian berbasis web responsif melalui jaringan intranet,</w:delText>
        </w:r>
      </w:del>
      <w:ins w:id="1210" w:author="Claude" w:date="2026-10-23T09:00:00Z">
        <w:r>
          <w:t xml:space="preserve">berbasis web pada jaringan intranet yang</w:t>
        </w:r>
      </w:ins>
      <w:r>
        <w:t xml:space="preserve"> terintegrasi dengan basis data existing </w:t>
      </w:r>
      <w:del w:id="1211" w:author="Claude" w:date="2026-10-23T09:00:00Z">
        <w:r>
          <w:delText xml:space="preserve">perusahaan </w:delText>
        </w:r>
      </w:del>
      <w:r>
        <w:t xml:space="preserve">tanpa mengubah struktur tabel</w:t>
      </w:r>
      <w:del w:id="1212" w:author="Claude" w:date="2026-10-23T09:00:00Z">
        <w:r>
          <w:delText xml:space="preserve"> yang sudah digunakan, dilengkapi fitur ekstraksi otomatis data dari foto kertas</w:delText>
        </w:r>
      </w:del>
      <w:ins w:id="1213" w:author="Claude" w:date="2026-10-23T09:00:00Z">
        <w:r>
          <w:t xml:space="preserve">, dilengkapi pembacaan otomatis foto formulir</w:t>
        </w:r>
      </w:ins>
      <w:r>
        <w:t xml:space="preserve"> menggunakan model kecerdasan buatan </w:t>
      </w:r>
      <w:del w:id="1214" w:author="Claude" w:date="2026-10-23T09:00:00Z">
        <w:r>
          <w:delText xml:space="preserve">berbasis pengenalan gambar (Qwen2.5-VL) yang dijalankan secara lokal melalui platform Ollama, serta mekanisme pencocokan kode mesin dan nama operator dari hasil tulisan tangan menggunakan penalaran kecerdasan buatan dan pencocokan string tidak tepat (fuzzy string matching)</w:delText>
        </w:r>
      </w:del>
      <w:ins w:id="1215" w:author="Claude" w:date="2026-10-23T09:00:00Z">
        <w:r>
          <w:t xml:space="preserve">lokal serta modul sistem informasi</w:t>
        </w:r>
      </w:ins>
      <w:r>
        <w:t xml:space="preserve">. Sistem dikembangkan </w:t>
      </w:r>
      <w:del w:id="1216" w:author="Claude" w:date="2026-10-23T09:00:00Z">
        <w:r>
          <w:delText xml:space="preserve">menggunakan</w:delText>
        </w:r>
      </w:del>
      <w:ins w:id="1217" w:author="Claude" w:date="2026-10-23T09:00:00Z">
        <w:r>
          <w:t xml:space="preserve">dengan</w:t>
        </w:r>
      </w:ins>
      <w:r>
        <w:t xml:space="preserve"> framework Laravel </w:t>
      </w:r>
      <w:del w:id="1218" w:author="Claude" w:date="2026-10-23T09:00:00Z">
        <w:r>
          <w:delText xml:space="preserve">dengan pendekatan iteratif, mengingat sejumlah asumsi teknis awal baru dapat diverifikasi setelah berhadapan langsung dengan kondisi nyata di lapangan, seperti perubahan skema pengambilan foto dan metode pelurusan gambar tabel dari deteksi garis otomatis menjadi penandaan titik acuan manual. Hasil Kerja Praktek menunjukkan bahwa sistem berhasil dibangun dan diujicobakan langsung bersama petugas produksi di kantor, dengan fitur ekstraksi otomatis disediakan sebagai opsi tambahan yang setara dengan pengisian manual, meskipun tingkat otomatisasi penuh belum sepenuhnya tercapai karena proses pemotongan area dan penandaan</w:delText>
        </w:r>
      </w:del>
      <w:ins w:id="1219" w:author="Claude" w:date="2026-10-23T09:00:00Z">
        <w:r>
          <w:t xml:space="preserve">melalui pendekatan iteratif-inkremental dalam enam iterasi. Iterasi awal memakai </w:t>
        </w:r>
        <w:r>
          <w:rPr>
            <w:i/>
            <w:iCs/>
          </w:rPr>
          <w:t xml:space="preserve">vision-language model</w:t>
        </w:r>
        <w:r>
          <w:t xml:space="preserve"> Qwen2.5-VL melalui Ollama dengan pemotretan dua tahap dan penandaan tiga</w:t>
        </w:r>
      </w:ins>
      <w:r>
        <w:t xml:space="preserve"> titik sudut secara manual</w:t>
      </w:r>
      <w:del w:id="1220" w:author="Claude" w:date="2026-10-23T09:00:00Z">
        <w:r>
          <w:delText xml:space="preserve"> pada bagian tabel waktu tidak produktif masih diperlukan untuk menjaga akurasi pembacaan</w:delText>
        </w:r>
      </w:del>
      <w:ins w:id="1221" w:author="Claude" w:date="2026-10-23T09:00:00Z">
        <w:r>
          <w:t xml:space="preserve">. Evaluasi enam pendekatan terhadap kunci jawaban kemudian menunjukkan bahwa model pengenal tulisan tangan TrOCR yang memilih kode sah, dipadukan dengan pemetaan foto utuh ke peta formulir menggunakan SIFT, membaca 90,0% kotak terisi dengan benar dan 98,2% setelah kotak ragu dikonfirmasi petugas, dibandingkan 54,2–85,7% pada pendekatan berbasis Qwen2.5-VL. Pendekatan ini diterapkan sebagai layanan latar belakang pada PC server ber-GPU, sehingga petugas cukup memotret satu lembar formulir, menerima pemberitahuan setelah sekitar 12,5 detik, lalu meninjau kotak yang ditandai ragu sebelum menyimpan. Sistem juga menyediakan analitik downtime, pemeriksaan data otomatis, laporan siap cetak, dan menu admin. Pengujian unit, pengujian fungsional, dan pengujian pada PC server menunjukkan sistem berjalan sesuai kebutuhan, meskipun akurasi pembacaan baru diuji pada dua lembar formulir sehingga peninjauan petugas tetap diperlukan</w:t>
        </w:r>
      </w:ins>
      <w:r>
        <w:t xml:space="preserve">.</w:t>
      </w:r>
    </w:p>
    <w:p w14:paraId="15E36EA1" w14:textId="347726AF" w:rsidR="00B014F2" w:rsidRPr="006864C4" w:rsidRDefault="00B014F2" w:rsidP="00A04F93">
      <w:pPr>
        <w:sectPr w:rsidR="00B014F2" w:rsidRPr="006864C4" w:rsidSect="00B014F2">
          <w:pgSz w:w="11906" w:h="16838"/>
          <w:pgMar w:top="1701" w:right="1701" w:bottom="1701" w:left="2268" w:header="708" w:footer="708" w:gutter="0"/>
          <w:pgNumType w:fmt="lowerRoman"/>
          <w:cols w:space="720"/>
          <w:docGrid w:linePitch="360"/>
        </w:sectPr>
      </w:pPr>
      <w:r>
        <w:rPr>
          <w:b/>
          <w:bCs/>
        </w:rPr>
        <w:t xml:space="preserve">Kata kunci: </w:t>
      </w:r>
      <w:r>
        <w:t xml:space="preserve">downtime produksi, sistem informasi berbasis web, kecerdasan buatan, </w:t>
      </w:r>
      <w:del w:id="1222" w:author="Claude" w:date="2026-10-23T09:00:00Z">
        <w:r>
          <w:delText xml:space="preserve">vision language model</w:delText>
        </w:r>
      </w:del>
      <w:ins w:id="1223" w:author="Claude" w:date="2026-10-23T09:00:00Z">
        <w:r>
          <w:t xml:space="preserve">pengenalan tulisan tangan, TrOCR</w:t>
        </w:r>
      </w:ins>
      <w:r>
        <w:t xml:space="preserve">, Qwen2.5-VL, </w:t>
      </w:r>
      <w:del w:id="1224" w:author="Claude" w:date="2026-10-23T09:00:00Z">
        <w:r>
          <w:delText xml:space="preserve">ekstraksi data kertas, </w:delText>
        </w:r>
      </w:del>
      <w:r>
        <w:t xml:space="preserve">Laravel.</w:t>
      </w:r>
    </w:p>
    <w:p w14:paraId="5117D594" w14:textId="244DF55F" w:rsidR="00B014F2" w:rsidRPr="006864C4" w:rsidRDefault="00B014F2" w:rsidP="00834373">
      <w:pPr>
        <w:pStyle w:val="Heading1"/>
        <w:numPr>
          <w:ilvl w:val="0"/>
          <w:numId w:val="0"/>
        </w:numPr>
        <w:ind w:left="288"/>
      </w:pPr>
      <w:bookmarkStart w:id="7" w:name="_Toc242101839"/>
      <w:r>
        <w:lastRenderedPageBreak/>
        <w:t xml:space="preserve">KATA PENGANTAR</w:t>
      </w:r>
      <w:bookmarkEnd w:id="7"/>
      <w:r>
        <w:br/>
      </w:r>
    </w:p>
    <w:p w14:paraId="1A6971DC" w14:textId="3160BADE" w:rsidR="00B014F2" w:rsidRPr="00094DDE" w:rsidRDefault="00B014F2" w:rsidP="00094DDE">
      <w:r>
        <w:t xml:space="preserve">Puji dan syukur penulis panjatkan ke hadirat Tuhan Yang Maha Esa atas segala rahmat dan karunia-Nya, sehingga penulis dapat menyelesaikan Kerja Praktek beserta laporannya yang berjudul "</w:t>
      </w:r>
      <w:r>
        <w:rPr>
          <w:lang w:eastAsia="ja-JP"/>
        </w:rPr>
        <w:t xml:space="preserve"> </w:t>
      </w:r>
      <w:commentRangeStart w:id="8"/>
      <w:commentRangeStart w:id="9"/>
      <w:r>
        <w:rPr>
          <w:lang w:eastAsia="ja-JP"/>
        </w:rPr>
        <w:t xml:space="preserve">PENGEMBANGAN SISTEM </w:t>
      </w:r>
      <w:del w:id="1188" w:author="Claude" w:date="2026-10-23T09:00:00Z">
        <w:r>
          <w:rPr>
            <w:lang w:eastAsia="ja-JP"/>
          </w:rPr>
          <w:delText xml:space="preserve">INPUT</w:delText>
        </w:r>
      </w:del>
      <w:ins w:id="1189" w:author="Claude" w:date="2026-10-23T09:00:00Z">
        <w:r>
          <w:t xml:space="preserve">PENCATATAN</w:t>
        </w:r>
      </w:ins>
      <w:r>
        <w:rPr>
          <w:lang w:eastAsia="ja-JP"/>
        </w:rPr>
        <w:t xml:space="preserve"> DOWNTIME PROSES DRAWING HARIAN </w:t>
      </w:r>
      <w:del w:id="1190" w:author="Claude" w:date="2026-10-23T09:00:00Z">
        <w:r>
          <w:rPr>
            <w:lang w:eastAsia="ja-JP"/>
          </w:rPr>
          <w:delText xml:space="preserve">BERBASIS WEB DENGAN INTEGRASI</w:delText>
        </w:r>
      </w:del>
      <w:ins w:id="1191" w:author="Claude" w:date="2026-10-23T09:00:00Z">
        <w:r>
          <w:t xml:space="preserve">DENGAN MENGGUNAKAN</w:t>
        </w:r>
      </w:ins>
      <w:r>
        <w:rPr>
          <w:lang w:eastAsia="ja-JP"/>
        </w:rPr>
        <w:t xml:space="preserve"> MODEL AI </w:t>
      </w:r>
      <w:del w:id="1192" w:author="Claude" w:date="2026-10-23T09:00:00Z">
        <w:r>
          <w:rPr>
            <w:lang w:eastAsia="ja-JP"/>
          </w:rPr>
          <w:delText xml:space="preserve">LLM QWEN2.5</w:delText>
        </w:r>
      </w:del>
      <w:ins w:id="1193" w:author="Claude" w:date="2026-10-23T09:00:00Z">
        <w:r>
          <w:t xml:space="preserve">BERBASIS WEB</w:t>
        </w:r>
      </w:ins>
      <w:r>
        <w:rPr>
          <w:lang w:eastAsia="ja-JP"/>
        </w:rPr>
        <w:t xml:space="preserve"> DI PT INTIRODA MAKMUR</w:t>
      </w:r>
      <w:commentRangeEnd w:id="8"/>
      <w:r>
        <w:rPr>
          <w:rStyle w:val="CommentReference"/>
          <w:sz w:val="24"/>
          <w:szCs w:val="24"/>
        </w:rPr>
        <w:commentReference w:id="8"/>
      </w:r>
      <w:commentRangeEnd w:id="9"/>
      <w:r>
        <w:rPr>
          <w:rStyle w:val="CommentReference"/>
          <w:sz w:val="24"/>
          <w:szCs w:val="24"/>
        </w:rPr>
        <w:commentReference w:id="9"/>
      </w:r>
      <w:r>
        <w:t xml:space="preserve">" dengan baik dan tepat waktu. Laporan ini disusun sebagai salah satu syarat untuk memenuhi mata kuliah Kerja Praktek pada Program Studi Informatika, Fakultas Teknologi Informasi, Universitas Andalas.</w:t>
      </w:r>
    </w:p>
    <w:p w14:paraId="5A41D40B" w14:textId="77777777" w:rsidR="00B014F2" w:rsidRPr="006864C4" w:rsidRDefault="00B014F2" w:rsidP="00A04F93">
      <w:r>
        <w:t xml:space="preserve">Kerja Praktek ini dilaksanakan di PT Intiroda Makmur, Kota Tangerang, Provinsi Banten, selama satu bulan satu minggu, terhitung sejak tanggal 5 Juli hingga 14 Agustus 2026. Selama pelaksanaannya, penulis berkesempatan untuk mengembangkan sistem </w:t>
      </w:r>
      <w:del w:id="1225" w:author="Claude" w:date="2026-10-23T09:00:00Z">
        <w:r>
          <w:delText xml:space="preserve">input performa mesin</w:delText>
        </w:r>
      </w:del>
      <w:ins w:id="1226" w:author="Claude" w:date="2026-10-23T09:00:00Z">
        <w:r>
          <w:t xml:space="preserve">pencatatan downtime</w:t>
        </w:r>
      </w:ins>
      <w:r>
        <w:t xml:space="preserve"> berbasis web </w:t>
      </w:r>
      <w:del w:id="1227" w:author="Claude" w:date="2026-10-23T09:00:00Z">
        <w:r>
          <w:delText xml:space="preserve">serta fitur ekstraksi data otomatis dari foto kertas</w:delText>
        </w:r>
      </w:del>
      <w:ins w:id="1228" w:author="Claude" w:date="2026-10-23T09:00:00Z">
        <w:r>
          <w:t xml:space="preserve">beserta fitur pembacaan otomatis foto formulir</w:t>
        </w:r>
      </w:ins>
      <w:r>
        <w:t xml:space="preserve"> menggunakan kecerdasan buatan</w:t>
      </w:r>
      <w:ins w:id="1229" w:author="Claude" w:date="2026-10-23T09:00:00Z">
        <w:r>
          <w:t xml:space="preserve"> dan modul sistem informasi downtime, yang kemudian dilanjutkan hingga sistem terpasang pada server perusahaan</w:t>
        </w:r>
      </w:ins>
      <w:r>
        <w:t xml:space="preserve">, sehingga penulis memperoleh banyak pengalaman dan wawasan baru, baik dari sisi teknis pengembangan perangkat lunak maupun dari sisi budaya kerja di lingkungan industri manufaktur.</w:t>
      </w:r>
    </w:p>
    <w:p w14:paraId="2A70A302" w14:textId="77777777" w:rsidR="00B014F2" w:rsidRPr="006864C4" w:rsidRDefault="00B014F2" w:rsidP="00A04F93">
      <w:r>
        <w:t>Penulis menyadari bahwa penyelesaian Kerja Praktek dan laporan ini tidak terlepas dari bimbingan, bantuan, dan dukungan berbagai pihak. Oleh karena itu, pada kesempatan ini penulis ingin menyampaikan ucapan terima kasih yang setulus-tulusnya kepada:</w:t>
      </w:r>
    </w:p>
    <w:p w14:paraId="3E2A449D" w14:textId="6D94C582" w:rsidR="00B014F2" w:rsidRPr="006864C4" w:rsidRDefault="00B014F2">
      <w:pPr>
        <w:pStyle w:val="ListParagraph"/>
        <w:numPr>
          <w:ilvl w:val="0"/>
          <w:numId w:val="5"/>
        </w:numPr>
      </w:pPr>
      <w:r>
        <w:t xml:space="preserve">Bapak Budy Satria, M.Kom, selaku Dosen Pembimbing Kerja Praktek yang telah meluangkan waktu untuk memberikan arahan, bimbingan, dan masukan yang sangat berharga selama pelaksanaan Kerja Praktek hingga penyusunan laporan ini;</w:t>
      </w:r>
    </w:p>
    <w:p w14:paraId="76972069" w14:textId="77777777" w:rsidR="00B014F2" w:rsidRPr="006864C4" w:rsidRDefault="00B014F2">
      <w:pPr>
        <w:pStyle w:val="ListParagraph"/>
        <w:numPr>
          <w:ilvl w:val="0"/>
          <w:numId w:val="5"/>
        </w:numPr>
      </w:pPr>
      <w:r>
        <w:t>Bapak/Ibu Afsyah, S.Kom, selaku Pembimbing Lapangan di PT Intiroda Makmur, beserta seluruh staf dan karyawan yang telah menerima, membimbing, dan berbagi ilmu kepada penulis selama masa Kerja Praktek;</w:t>
      </w:r>
    </w:p>
    <w:p w14:paraId="1EC35322" w14:textId="77777777" w:rsidR="00B014F2" w:rsidRPr="006864C4" w:rsidRDefault="00B014F2">
      <w:pPr>
        <w:pStyle w:val="ListParagraph"/>
        <w:numPr>
          <w:ilvl w:val="0"/>
          <w:numId w:val="5"/>
        </w:numPr>
      </w:pPr>
      <w:r>
        <w:t>Bapak Dr. Ir. Wahyudi S.T, M.T, selaku Ketua Program Studi/Departemen Informatika yang telah memfasilitasi pelaksanaan Kerja Praktek ini;</w:t>
      </w:r>
    </w:p>
    <w:p w14:paraId="465903E9" w14:textId="77777777" w:rsidR="00B014F2" w:rsidRPr="006864C4" w:rsidRDefault="00B014F2">
      <w:pPr>
        <w:pStyle w:val="ListParagraph"/>
        <w:numPr>
          <w:ilvl w:val="0"/>
          <w:numId w:val="5"/>
        </w:numPr>
      </w:pPr>
      <w:r>
        <w:lastRenderedPageBreak/>
        <w:t>Orang tua dan keluarga penulis, atas doa, dukungan moral, maupun material yang tidak pernah putus diberikan selama ini;</w:t>
      </w:r>
    </w:p>
    <w:p w14:paraId="5FF7E333" w14:textId="77777777" w:rsidR="00B014F2" w:rsidRPr="006864C4" w:rsidRDefault="00B014F2">
      <w:pPr>
        <w:pStyle w:val="ListParagraph"/>
        <w:numPr>
          <w:ilvl w:val="0"/>
          <w:numId w:val="5"/>
        </w:numPr>
      </w:pPr>
      <w:r>
        <w:t>Rekan-rekan mahasiswa serta seluruh pihak yang tidak dapat penulis sebutkan satu per satu, yang telah memberikan bantuan, semangat, dan motivasi selama pelaksanaan Kerja Praktek maupun penyusunan laporan ini.</w:t>
      </w:r>
    </w:p>
    <w:p w14:paraId="43D40866" w14:textId="77777777" w:rsidR="00B014F2" w:rsidRPr="006864C4" w:rsidRDefault="00B014F2" w:rsidP="00A04F93">
      <w:r>
        <w:t>Penulis menyadari bahwa laporan ini masih jauh dari kesempurnaan, baik dari segi penyusunan, isi, maupun teknis penulisannya. Oleh karena itu, penulis dengan senang hati menerima segala kritik dan saran yang membangun dari pembaca demi perbaikan di masa mendatang. Akhir kata, penulis berharap laporan ini dapat memberikan manfaat dan menjadi bahan referensi yang berguna, baik bagi penulis sendiri, instansi terkait, maupun pembaca pada umumnya.</w:t>
      </w:r>
    </w:p>
    <w:p w14:paraId="385307F9" w14:textId="77777777" w:rsidR="00B014F2" w:rsidRPr="006864C4" w:rsidRDefault="00B014F2" w:rsidP="00A04F93"/>
    <w:p w14:paraId="6465A9E8" w14:textId="77777777" w:rsidR="00B014F2" w:rsidRPr="006864C4" w:rsidRDefault="00B014F2" w:rsidP="00834373">
      <w:pPr>
        <w:jc w:val="right"/>
      </w:pPr>
      <w:r>
        <w:t>Kota Tangerang, 14 Agustus 2026</w:t>
      </w:r>
    </w:p>
    <w:p w14:paraId="2B3409F1" w14:textId="77777777" w:rsidR="00B014F2" w:rsidRPr="006864C4" w:rsidRDefault="00B014F2" w:rsidP="00834373">
      <w:pPr>
        <w:jc w:val="right"/>
      </w:pPr>
    </w:p>
    <w:p w14:paraId="066E222B" w14:textId="77777777" w:rsidR="00B014F2" w:rsidRPr="006864C4" w:rsidRDefault="00B014F2" w:rsidP="00834373">
      <w:pPr>
        <w:jc w:val="right"/>
      </w:pPr>
    </w:p>
    <w:p w14:paraId="4A218744" w14:textId="77777777" w:rsidR="00B014F2" w:rsidRDefault="00B014F2" w:rsidP="00834373">
      <w:pPr>
        <w:jc w:val="right"/>
      </w:pPr>
      <w:r>
        <w:t>Muhammad Dawi Syauqi</w:t>
      </w:r>
    </w:p>
    <w:p w14:paraId="6079248D" w14:textId="71B1CEAF" w:rsidR="00B647D0" w:rsidRDefault="0041302A" w:rsidP="00B647D0">
      <w:pPr>
        <w:jc w:val="right"/>
        <w:sectPr w:rsidR="00B647D0">
          <w:footerReference w:type="default" r:id="rId15"/>
          <w:pgSz w:w="11906" w:h="16838"/>
          <w:pgMar w:top="1701" w:right="1701" w:bottom="1701" w:left="2268" w:header="708" w:footer="708" w:gutter="0"/>
          <w:pgNumType w:fmt="lowerRoman"/>
          <w:cols w:space="720"/>
          <w:docGrid w:linePitch="360"/>
        </w:sectPr>
      </w:pPr>
      <w:r>
        <w:t>NIM. 2311532009</w:t>
      </w:r>
    </w:p>
    <w:p w14:paraId="0D82955E" w14:textId="77777777" w:rsidR="00E651F9" w:rsidRDefault="00E651F9" w:rsidP="00B647D0">
      <w:pPr>
        <w:ind w:firstLine="0"/>
      </w:pPr>
    </w:p>
    <w:bookmarkStart w:id="10" w:name="_Toc242101840" w:displacedByCustomXml="next"/>
    <w:sdt>
      <w:sdtPr>
        <w:rPr>
          <w:b w:val="0"/>
          <w:bCs w:val="0"/>
        </w:rPr>
        <w:id w:val="781377801"/>
        <w:docPartObj>
          <w:docPartGallery w:val="Table of Contents"/>
          <w:docPartUnique/>
        </w:docPartObj>
      </w:sdtPr>
      <w:sdtEndPr>
        <w:rPr>
          <w:noProof/>
        </w:rPr>
      </w:sdtEndPr>
      <w:sdtContent>
        <w:p w14:paraId="271FDCF0" w14:textId="557021AD" w:rsidR="00094DDE" w:rsidRPr="00094DDE" w:rsidRDefault="00094DDE" w:rsidP="00094DDE">
          <w:pPr>
            <w:pStyle w:val="Heading1"/>
            <w:numPr>
              <w:ilvl w:val="0"/>
              <w:numId w:val="0"/>
            </w:numPr>
            <w:ind w:left="288"/>
          </w:pPr>
          <w:r>
            <w:t xml:space="preserve">DAFTAR </w:t>
          </w:r>
          <w:del w:id="1200" w:author="Claude" w:date="2026-10-23T09:00:00Z">
            <w:r>
              <w:delText xml:space="preserve">PUSTAKA</w:delText>
            </w:r>
          </w:del>
          <w:ins w:id="1201" w:author="Claude" w:date="2026-10-23T09:00:00Z">
            <w:r>
              <w:t xml:space="preserve">ISI</w:t>
            </w:r>
          </w:ins>
          <w:bookmarkEnd w:id="10"/>
          <w:r>
            <w:br/>
          </w:r>
        </w:p>
        <w:p w14:paraId="6594B1A0" w14:textId="652AB518" w:rsidR="00B647D0" w:rsidRDefault="00094DDE">
          <w:pPr>
            <w:pStyle w:val="TOC1"/>
            <w:tabs>
              <w:tab w:val="right" w:leader="dot" w:pos="7927"/>
            </w:tabs>
            <w:rPr>
              <w:rFonts w:asciiTheme="minorHAnsi" w:eastAsiaTheme="minorEastAsia" w:hAnsiTheme="minorHAnsi" w:cstheme="minorBidi"/>
              <w:noProof/>
              <w:color w:val="auto"/>
              <w:kern w:val="2"/>
              <w14:ligatures w14:val="standardContextual"/>
            </w:rPr>
          </w:pPr>
          <w:r>
            <w:fldChar w:fldCharType="begin"/>
            <w:instrText xml:space="preserve"> TOC \o "1-3" \h \z \u </w:instrText>
            <w:fldChar w:fldCharType="separate"/>
          </w:r>
          <w:hyperlink w:anchor="_Toc242101838" w:history="1">
            <w:r>
              <w:rPr>
                <w:rStyle w:val="Hyperlink"/>
                <w:noProof/>
              </w:rPr>
              <w:t>ABSTRAK</w:t>
            </w:r>
            <w:r>
              <w:rPr>
                <w:noProof/>
                <w:webHidden/>
              </w:rPr>
              <w:tab/>
              <w:fldChar w:fldCharType="begin"/>
              <w:instrText xml:space="preserve"> PAGEREF _Toc242101838 \h </w:instrText>
              <w:fldChar w:fldCharType="separate"/>
              <w:t>ii</w:t>
              <w:fldChar w:fldCharType="end"/>
            </w:r>
          </w:hyperlink>
        </w:p>
        <w:p w14:paraId="146F46BB" w14:textId="6405518A" w:rsidR="00B647D0" w:rsidRDefault="00B647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2101839" w:history="1">
            <w:r>
              <w:rPr>
                <w:rStyle w:val="Hyperlink"/>
                <w:noProof/>
              </w:rPr>
              <w:t>KATA PENGANTAR</w:t>
            </w:r>
            <w:r>
              <w:rPr>
                <w:noProof/>
                <w:webHidden/>
              </w:rPr>
              <w:tab/>
              <w:fldChar w:fldCharType="begin"/>
              <w:instrText xml:space="preserve"> PAGEREF _Toc242101839 \h </w:instrText>
              <w:fldChar w:fldCharType="separate"/>
              <w:t>iii</w:t>
              <w:fldChar w:fldCharType="end"/>
            </w:r>
          </w:hyperlink>
        </w:p>
        <w:p w14:paraId="0BF9343A" w14:textId="57240671" w:rsidR="00B647D0" w:rsidRDefault="00B647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2101840" w:history="1">
            <w:r>
              <w:rPr>
                <w:rStyle w:val="Hyperlink"/>
                <w:noProof/>
              </w:rPr>
              <w:t>DAFTAR PUSTAKA</w:t>
            </w:r>
            <w:r>
              <w:rPr>
                <w:noProof/>
                <w:webHidden/>
              </w:rPr>
              <w:tab/>
              <w:fldChar w:fldCharType="begin"/>
              <w:instrText xml:space="preserve"> PAGEREF _Toc242101840 \h </w:instrText>
              <w:fldChar w:fldCharType="separate"/>
              <w:t>v</w:t>
              <w:fldChar w:fldCharType="end"/>
            </w:r>
          </w:hyperlink>
        </w:p>
        <w:p w14:paraId="725542B3" w14:textId="62414E24" w:rsidR="00B647D0" w:rsidRDefault="00B647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2101841" w:history="1">
            <w:r>
              <w:rPr>
                <w:rStyle w:val="Hyperlink"/>
                <w:noProof/>
                <w:lang w:eastAsia="ja-JP"/>
              </w:rPr>
              <w:t>DAFTAR GAMBAR</w:t>
            </w:r>
            <w:r>
              <w:rPr>
                <w:noProof/>
                <w:webHidden/>
              </w:rPr>
              <w:tab/>
              <w:fldChar w:fldCharType="begin"/>
              <w:instrText xml:space="preserve"> PAGEREF _Toc242101841 \h </w:instrText>
              <w:fldChar w:fldCharType="separate"/>
              <w:t>viii</w:t>
              <w:fldChar w:fldCharType="end"/>
            </w:r>
          </w:hyperlink>
        </w:p>
        <w:p w14:paraId="4BECBE9E" w14:textId="34B2A39A" w:rsidR="00B647D0" w:rsidRDefault="00B647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2101842" w:history="1">
            <w:r>
              <w:rPr>
                <w:rStyle w:val="Hyperlink"/>
                <w:noProof/>
                <w:lang w:eastAsia="ja-JP"/>
              </w:rPr>
              <w:t>DAFTAR TABEL</w:t>
            </w:r>
            <w:r>
              <w:rPr>
                <w:noProof/>
                <w:webHidden/>
              </w:rPr>
              <w:tab/>
              <w:fldChar w:fldCharType="begin"/>
              <w:instrText xml:space="preserve"> PAGEREF _Toc242101842 \h </w:instrText>
              <w:fldChar w:fldCharType="separate"/>
              <w:t>x</w:t>
              <w:fldChar w:fldCharType="end"/>
            </w:r>
          </w:hyperlink>
        </w:p>
        <w:p w14:paraId="54599B53" w14:textId="2CD97ADD" w:rsidR="00B647D0" w:rsidRDefault="00B647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2101843" w:history="1">
            <w:r>
              <w:rPr>
                <w:rStyle w:val="Hyperlink"/>
                <w:noProof/>
                <w:lang w:eastAsia="ja-JP"/>
              </w:rPr>
              <w:t>DAFTAR PERSAMAAN</w:t>
            </w:r>
            <w:r>
              <w:rPr>
                <w:noProof/>
                <w:webHidden/>
              </w:rPr>
              <w:tab/>
              <w:fldChar w:fldCharType="begin"/>
              <w:instrText xml:space="preserve"> PAGEREF _Toc242101843 \h </w:instrText>
              <w:fldChar w:fldCharType="separate"/>
              <w:t>xi</w:t>
              <w:fldChar w:fldCharType="end"/>
            </w:r>
          </w:hyperlink>
        </w:p>
        <w:p w14:paraId="0CA89686" w14:textId="1864CAF0" w:rsidR="00B647D0" w:rsidRDefault="00B647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2101844" w:history="1">
            <w:r>
              <w:rPr>
                <w:rStyle w:val="Hyperlink"/>
                <w:noProof/>
                <w:lang w:eastAsia="ja-JP"/>
              </w:rPr>
              <w:t>DAFTAR LAMPIRAN</w:t>
            </w:r>
            <w:r>
              <w:rPr>
                <w:noProof/>
                <w:webHidden/>
              </w:rPr>
              <w:tab/>
              <w:fldChar w:fldCharType="begin"/>
              <w:instrText xml:space="preserve"> PAGEREF _Toc242101844 \h </w:instrText>
              <w:fldChar w:fldCharType="separate"/>
              <w:t>xii</w:t>
              <w:fldChar w:fldCharType="end"/>
            </w:r>
          </w:hyperlink>
        </w:p>
        <w:p w14:paraId="3AA33E37" w14:textId="7F1A7BF9" w:rsidR="00B647D0" w:rsidRDefault="00B647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2101845" w:history="1">
            <w:r>
              <w:rPr>
                <w:rStyle w:val="Hyperlink"/>
                <w:noProof/>
              </w:rPr>
              <w:t>BAB I PENDAHULUAN</w:t>
            </w:r>
            <w:r>
              <w:rPr>
                <w:noProof/>
                <w:webHidden/>
              </w:rPr>
              <w:tab/>
              <w:fldChar w:fldCharType="begin"/>
              <w:instrText xml:space="preserve"> PAGEREF _Toc242101845 \h </w:instrText>
              <w:fldChar w:fldCharType="separate"/>
              <w:t>1</w:t>
              <w:fldChar w:fldCharType="end"/>
            </w:r>
          </w:hyperlink>
        </w:p>
        <w:p w14:paraId="23968BEA" w14:textId="11514EDF"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46" w:history="1">
            <w:r>
              <w:rPr>
                <w:rStyle w:val="Hyperlink"/>
                <w:noProof/>
              </w:rPr>
              <w:t>1.1 Latar Belakang</w:t>
            </w:r>
            <w:r>
              <w:rPr>
                <w:noProof/>
                <w:webHidden/>
              </w:rPr>
              <w:tab/>
              <w:fldChar w:fldCharType="begin"/>
              <w:instrText xml:space="preserve"> PAGEREF _Toc242101846 \h </w:instrText>
              <w:fldChar w:fldCharType="separate"/>
              <w:t>1</w:t>
              <w:fldChar w:fldCharType="end"/>
            </w:r>
          </w:hyperlink>
        </w:p>
        <w:p w14:paraId="618251DE" w14:textId="23596140"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47" w:history="1">
            <w:r>
              <w:rPr>
                <w:rStyle w:val="Hyperlink"/>
                <w:noProof/>
              </w:rPr>
              <w:t>1.2 Rumusan Masalah</w:t>
            </w:r>
            <w:r>
              <w:rPr>
                <w:noProof/>
                <w:webHidden/>
              </w:rPr>
              <w:tab/>
              <w:fldChar w:fldCharType="begin"/>
              <w:instrText xml:space="preserve"> PAGEREF _Toc242101847 \h </w:instrText>
              <w:fldChar w:fldCharType="separate"/>
              <w:t>3</w:t>
              <w:fldChar w:fldCharType="end"/>
            </w:r>
          </w:hyperlink>
        </w:p>
        <w:p w14:paraId="5F8BA4E3" w14:textId="606EE091"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48" w:history="1">
            <w:r>
              <w:rPr>
                <w:rStyle w:val="Hyperlink"/>
                <w:noProof/>
              </w:rPr>
              <w:t>1.3 Tujuan</w:t>
            </w:r>
            <w:r>
              <w:rPr>
                <w:noProof/>
                <w:webHidden/>
              </w:rPr>
              <w:tab/>
              <w:fldChar w:fldCharType="begin"/>
              <w:instrText xml:space="preserve"> PAGEREF _Toc242101848 \h </w:instrText>
              <w:fldChar w:fldCharType="separate"/>
              <w:t>3</w:t>
              <w:fldChar w:fldCharType="end"/>
            </w:r>
          </w:hyperlink>
        </w:p>
        <w:p w14:paraId="0B41803E" w14:textId="4B163DA0"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49" w:history="1">
            <w:r>
              <w:rPr>
                <w:rStyle w:val="Hyperlink"/>
                <w:noProof/>
              </w:rPr>
              <w:t>1.4 Manfaat Kerja Praktek</w:t>
            </w:r>
            <w:r>
              <w:rPr>
                <w:noProof/>
                <w:webHidden/>
              </w:rPr>
              <w:tab/>
              <w:fldChar w:fldCharType="begin"/>
              <w:instrText xml:space="preserve"> PAGEREF _Toc242101849 \h </w:instrText>
              <w:fldChar w:fldCharType="separate"/>
              <w:t>3</w:t>
              <w:fldChar w:fldCharType="end"/>
            </w:r>
          </w:hyperlink>
        </w:p>
        <w:p w14:paraId="6AE193F3" w14:textId="5152222D"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50" w:history="1">
            <w:r>
              <w:rPr>
                <w:rStyle w:val="Hyperlink"/>
                <w:noProof/>
              </w:rPr>
              <w:t>1.5 Batasan Masalah</w:t>
            </w:r>
            <w:r>
              <w:rPr>
                <w:noProof/>
                <w:webHidden/>
              </w:rPr>
              <w:tab/>
              <w:fldChar w:fldCharType="begin"/>
              <w:instrText xml:space="preserve"> PAGEREF _Toc242101850 \h </w:instrText>
              <w:fldChar w:fldCharType="separate"/>
              <w:t>4</w:t>
              <w:fldChar w:fldCharType="end"/>
            </w:r>
          </w:hyperlink>
        </w:p>
        <w:p w14:paraId="6AF5D1C7" w14:textId="37FC4335" w:rsidR="00B647D0" w:rsidRDefault="00B647D0" w:rsidP="00B647D0">
          <w:pPr>
            <w:pStyle w:val="TOC1"/>
            <w:tabs>
              <w:tab w:val="left" w:pos="1680"/>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101851" w:history="1">
            <w:r>
              <w:rPr>
                <w:rStyle w:val="Hyperlink"/>
                <w:noProof/>
              </w:rPr>
              <w:t>BAB II</w:t>
            </w:r>
            <w:r>
              <w:rPr>
                <w:rFonts w:asciiTheme="minorHAnsi" w:eastAsiaTheme="minorEastAsia" w:hAnsiTheme="minorHAnsi" w:cstheme="minorBidi"/>
                <w:noProof/>
                <w:color w:val="auto"/>
                <w:kern w:val="2"/>
                <w14:ligatures w14:val="standardContextual"/>
              </w:rPr>
              <w:tab/>
            </w:r>
            <w:r>
              <w:rPr>
                <w:rStyle w:val="Hyperlink"/>
                <w:noProof/>
              </w:rPr>
              <w:t>PROFIL PERUSAHAAN DAN PELAKSANAAN KEGIATAN KERJA PRAKTEK</w:t>
            </w:r>
            <w:r>
              <w:rPr>
                <w:noProof/>
                <w:webHidden/>
              </w:rPr>
              <w:tab/>
              <w:fldChar w:fldCharType="begin"/>
              <w:instrText xml:space="preserve"> PAGEREF _Toc242101851 \h </w:instrText>
              <w:fldChar w:fldCharType="separate"/>
              <w:t>6</w:t>
              <w:fldChar w:fldCharType="end"/>
            </w:r>
          </w:hyperlink>
        </w:p>
        <w:p w14:paraId="737DACE9" w14:textId="3855F83C"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52" w:history="1">
            <w:r>
              <w:rPr>
                <w:rStyle w:val="Hyperlink"/>
                <w:noProof/>
              </w:rPr>
              <w:t>2.1 Profil Perusahaan</w:t>
            </w:r>
            <w:r>
              <w:rPr>
                <w:noProof/>
                <w:webHidden/>
              </w:rPr>
              <w:tab/>
              <w:fldChar w:fldCharType="begin"/>
              <w:instrText xml:space="preserve"> PAGEREF _Toc242101852 \h </w:instrText>
              <w:fldChar w:fldCharType="separate"/>
              <w:t>6</w:t>
              <w:fldChar w:fldCharType="end"/>
            </w:r>
          </w:hyperlink>
        </w:p>
        <w:p w14:paraId="375F5CF5" w14:textId="6AF51920"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53" w:history="1">
            <w:r>
              <w:rPr>
                <w:rStyle w:val="Hyperlink"/>
                <w:noProof/>
              </w:rPr>
              <w:t>2.2 Visi dan Misi</w:t>
            </w:r>
            <w:r>
              <w:rPr>
                <w:noProof/>
                <w:webHidden/>
              </w:rPr>
              <w:tab/>
              <w:fldChar w:fldCharType="begin"/>
              <w:instrText xml:space="preserve"> PAGEREF _Toc242101853 \h </w:instrText>
              <w:fldChar w:fldCharType="separate"/>
              <w:t>8</w:t>
              <w:fldChar w:fldCharType="end"/>
            </w:r>
          </w:hyperlink>
        </w:p>
        <w:p w14:paraId="607DF5A6" w14:textId="29B0B681"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54" w:history="1">
            <w:r>
              <w:rPr>
                <w:rStyle w:val="Hyperlink"/>
                <w:noProof/>
              </w:rPr>
              <w:t>2.2.1 Visi</w:t>
            </w:r>
            <w:r>
              <w:rPr>
                <w:noProof/>
                <w:webHidden/>
              </w:rPr>
              <w:tab/>
              <w:fldChar w:fldCharType="begin"/>
              <w:instrText xml:space="preserve"> PAGEREF _Toc242101854 \h </w:instrText>
              <w:fldChar w:fldCharType="separate"/>
              <w:t>8</w:t>
              <w:fldChar w:fldCharType="end"/>
            </w:r>
          </w:hyperlink>
        </w:p>
        <w:p w14:paraId="5B45C88E" w14:textId="38874A0A"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55" w:history="1">
            <w:r>
              <w:rPr>
                <w:rStyle w:val="Hyperlink"/>
                <w:noProof/>
              </w:rPr>
              <w:t>2.2.2 Misi</w:t>
            </w:r>
            <w:r>
              <w:rPr>
                <w:noProof/>
                <w:webHidden/>
              </w:rPr>
              <w:tab/>
              <w:fldChar w:fldCharType="begin"/>
              <w:instrText xml:space="preserve"> PAGEREF _Toc242101855 \h </w:instrText>
              <w:fldChar w:fldCharType="separate"/>
              <w:t>8</w:t>
              <w:fldChar w:fldCharType="end"/>
            </w:r>
          </w:hyperlink>
        </w:p>
        <w:p w14:paraId="1F2BD4F7" w14:textId="074D0654"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56" w:history="1">
            <w:r>
              <w:rPr>
                <w:rStyle w:val="Hyperlink"/>
                <w:noProof/>
              </w:rPr>
              <w:t>2.3 Struktur Organisasi</w:t>
            </w:r>
            <w:r>
              <w:rPr>
                <w:noProof/>
                <w:webHidden/>
              </w:rPr>
              <w:tab/>
              <w:fldChar w:fldCharType="begin"/>
              <w:instrText xml:space="preserve"> PAGEREF _Toc242101856 \h </w:instrText>
              <w:fldChar w:fldCharType="separate"/>
              <w:t>9</w:t>
              <w:fldChar w:fldCharType="end"/>
            </w:r>
          </w:hyperlink>
        </w:p>
        <w:p w14:paraId="6F95D85A" w14:textId="45097500"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57" w:history="1">
            <w:r>
              <w:rPr>
                <w:rStyle w:val="Hyperlink"/>
                <w:noProof/>
              </w:rPr>
              <w:t>2.4 Jadwal dan Kegiatan Kerja Praktek</w:t>
            </w:r>
            <w:r>
              <w:rPr>
                <w:noProof/>
                <w:webHidden/>
              </w:rPr>
              <w:tab/>
              <w:fldChar w:fldCharType="begin"/>
              <w:instrText xml:space="preserve"> PAGEREF _Toc242101857 \h </w:instrText>
              <w:fldChar w:fldCharType="separate"/>
              <w:t>10</w:t>
              <w:fldChar w:fldCharType="end"/>
            </w:r>
          </w:hyperlink>
        </w:p>
        <w:p w14:paraId="6299DF9E" w14:textId="51ADBDD9" w:rsidR="00B647D0" w:rsidRDefault="00B647D0">
          <w:pPr>
            <w:pStyle w:val="TOC1"/>
            <w:tabs>
              <w:tab w:val="left" w:pos="1440"/>
              <w:tab w:val="right" w:leader="dot" w:pos="7927"/>
            </w:tabs>
            <w:rPr>
              <w:rFonts w:asciiTheme="minorHAnsi" w:eastAsiaTheme="minorEastAsia" w:hAnsiTheme="minorHAnsi" w:cstheme="minorBidi"/>
              <w:noProof/>
              <w:color w:val="auto"/>
              <w:kern w:val="2"/>
              <w14:ligatures w14:val="standardContextual"/>
            </w:rPr>
          </w:pPr>
          <w:hyperlink w:anchor="_Toc242101858" w:history="1">
            <w:r>
              <w:rPr>
                <w:rStyle w:val="Hyperlink"/>
                <w:noProof/>
              </w:rPr>
              <w:t>BAB III</w:t>
            </w:r>
            <w:r>
              <w:rPr>
                <w:rFonts w:asciiTheme="minorHAnsi" w:eastAsiaTheme="minorEastAsia" w:hAnsiTheme="minorHAnsi" w:cstheme="minorBidi"/>
                <w:noProof/>
                <w:color w:val="auto"/>
                <w:kern w:val="2"/>
                <w14:ligatures w14:val="standardContextual"/>
              </w:rPr>
              <w:tab/>
            </w:r>
            <w:r>
              <w:rPr>
                <w:rStyle w:val="Hyperlink"/>
                <w:noProof/>
              </w:rPr>
              <w:t>TINJAUAN PUSTAKA DAN METODOLOGI</w:t>
            </w:r>
            <w:r>
              <w:rPr>
                <w:noProof/>
                <w:webHidden/>
              </w:rPr>
              <w:tab/>
              <w:fldChar w:fldCharType="begin"/>
              <w:instrText xml:space="preserve"> PAGEREF _Toc242101858 \h </w:instrText>
              <w:fldChar w:fldCharType="separate"/>
              <w:t>12</w:t>
              <w:fldChar w:fldCharType="end"/>
            </w:r>
          </w:hyperlink>
        </w:p>
        <w:p w14:paraId="44249208" w14:textId="1DD8F68F"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59" w:history="1">
            <w:r>
              <w:rPr>
                <w:rStyle w:val="Hyperlink"/>
                <w:noProof/>
              </w:rPr>
              <w:t>3.1 Tinjauan Pustaka</w:t>
            </w:r>
            <w:r>
              <w:rPr>
                <w:noProof/>
                <w:webHidden/>
              </w:rPr>
              <w:tab/>
              <w:fldChar w:fldCharType="begin"/>
              <w:instrText xml:space="preserve"> PAGEREF _Toc242101859 \h </w:instrText>
              <w:fldChar w:fldCharType="separate"/>
              <w:t>12</w:t>
              <w:fldChar w:fldCharType="end"/>
            </w:r>
          </w:hyperlink>
        </w:p>
        <w:p w14:paraId="4A030A62" w14:textId="2EF5C38C"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60" w:history="1">
            <w:r>
              <w:rPr>
                <w:rStyle w:val="Hyperlink"/>
                <w:noProof/>
              </w:rPr>
              <w:t>3.1.1 Model Pengembangan Perangkat Lunak</w:t>
            </w:r>
            <w:r>
              <w:rPr>
                <w:noProof/>
                <w:webHidden/>
              </w:rPr>
              <w:tab/>
              <w:fldChar w:fldCharType="begin"/>
              <w:instrText xml:space="preserve"> PAGEREF _Toc242101860 \h </w:instrText>
              <w:fldChar w:fldCharType="separate"/>
              <w:t>12</w:t>
              <w:fldChar w:fldCharType="end"/>
            </w:r>
          </w:hyperlink>
        </w:p>
        <w:p w14:paraId="71B22465" w14:textId="45672B46"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61" w:history="1">
            <w:r>
              <w:rPr>
                <w:rStyle w:val="Hyperlink"/>
                <w:noProof/>
              </w:rPr>
              <w:t>3.1.2 Framework Laravel dan Arsitektur MVC</w:t>
            </w:r>
            <w:r>
              <w:rPr>
                <w:noProof/>
                <w:webHidden/>
              </w:rPr>
              <w:tab/>
              <w:fldChar w:fldCharType="begin"/>
              <w:instrText xml:space="preserve"> PAGEREF _Toc242101861 \h </w:instrText>
              <w:fldChar w:fldCharType="separate"/>
              <w:t>13</w:t>
              <w:fldChar w:fldCharType="end"/>
            </w:r>
          </w:hyperlink>
        </w:p>
        <w:p w14:paraId="5A2B2BE1" w14:textId="266C900D"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62" w:history="1">
            <w:r>
              <w:rPr>
                <w:rStyle w:val="Hyperlink"/>
                <w:noProof/>
              </w:rPr>
              <w:t>3.1.3 Bootstrap sebagai Framework CSS</w:t>
            </w:r>
            <w:r>
              <w:rPr>
                <w:noProof/>
                <w:webHidden/>
              </w:rPr>
              <w:tab/>
              <w:fldChar w:fldCharType="begin"/>
              <w:instrText xml:space="preserve"> PAGEREF _Toc242101862 \h </w:instrText>
              <w:fldChar w:fldCharType="separate"/>
              <w:t>15</w:t>
              <w:fldChar w:fldCharType="end"/>
            </w:r>
          </w:hyperlink>
        </w:p>
        <w:p w14:paraId="453F33E0" w14:textId="61BF6459"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63" w:history="1">
            <w:r>
              <w:rPr>
                <w:rStyle w:val="Hyperlink"/>
                <w:noProof/>
              </w:rPr>
              <w:t>3.1.4 Basis Data Relasional dan Microsoft SQL Server</w:t>
            </w:r>
            <w:r>
              <w:rPr>
                <w:noProof/>
                <w:webHidden/>
              </w:rPr>
              <w:tab/>
              <w:fldChar w:fldCharType="begin"/>
              <w:instrText xml:space="preserve"> PAGEREF _Toc242101863 \h </w:instrText>
              <w:fldChar w:fldCharType="separate"/>
              <w:t>16</w:t>
              <w:fldChar w:fldCharType="end"/>
            </w:r>
          </w:hyperlink>
        </w:p>
        <w:p w14:paraId="24B5E9C0" w14:textId="0034CDA0"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64" w:history="1">
            <w:r>
              <w:rPr>
                <w:rStyle w:val="Hyperlink"/>
                <w:noProof/>
              </w:rPr>
              <w:t>3.1.5 Kecerdasan Buatan dan Large Language Model (LLM)</w:t>
            </w:r>
            <w:r>
              <w:rPr>
                <w:noProof/>
                <w:webHidden/>
              </w:rPr>
              <w:tab/>
              <w:fldChar w:fldCharType="begin"/>
              <w:instrText xml:space="preserve"> PAGEREF _Toc242101864 \h </w:instrText>
              <w:fldChar w:fldCharType="separate"/>
              <w:t>18</w:t>
              <w:fldChar w:fldCharType="end"/>
            </w:r>
          </w:hyperlink>
        </w:p>
        <w:p w14:paraId="71D52843" w14:textId="7F0A099A"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65" w:history="1">
            <w:r>
              <w:rPr>
                <w:rStyle w:val="Hyperlink"/>
                <w:noProof/>
              </w:rPr>
              <w:t>3.1.6 Ollama sebagai Platform LLM Lokal</w:t>
            </w:r>
            <w:r>
              <w:rPr>
                <w:noProof/>
                <w:webHidden/>
              </w:rPr>
              <w:tab/>
              <w:fldChar w:fldCharType="begin"/>
              <w:instrText xml:space="preserve"> PAGEREF _Toc242101865 \h </w:instrText>
              <w:fldChar w:fldCharType="separate"/>
              <w:t>19</w:t>
              <w:fldChar w:fldCharType="end"/>
            </w:r>
          </w:hyperlink>
        </w:p>
        <w:p w14:paraId="1976976A" w14:textId="2E83675E"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66" w:history="1">
            <w:r>
              <w:rPr>
                <w:rStyle w:val="Hyperlink"/>
                <w:noProof/>
              </w:rPr>
              <w:t>3.1.7 Model Qwen2.5-VL</w:t>
            </w:r>
            <w:r>
              <w:rPr>
                <w:noProof/>
                <w:webHidden/>
              </w:rPr>
              <w:tab/>
              <w:fldChar w:fldCharType="begin"/>
              <w:instrText xml:space="preserve"> PAGEREF _Toc242101866 \h </w:instrText>
              <w:fldChar w:fldCharType="separate"/>
              <w:t>20</w:t>
              <w:fldChar w:fldCharType="end"/>
            </w:r>
          </w:hyperlink>
        </w:p>
        <w:p w14:paraId="759B87C2" w14:textId="502601B3"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67" w:history="1">
            <w:r>
              <w:rPr>
                <w:rStyle w:val="Hyperlink"/>
                <w:noProof/>
              </w:rPr>
              <w:t>3.1.8 Pencocokan String Tidak Tepat (Fuzzy String Matching)</w:t>
            </w:r>
            <w:r>
              <w:rPr>
                <w:noProof/>
                <w:webHidden/>
              </w:rPr>
              <w:tab/>
              <w:fldChar w:fldCharType="begin"/>
              <w:instrText xml:space="preserve"> PAGEREF _Toc242101867 \h </w:instrText>
              <w:fldChar w:fldCharType="separate"/>
              <w:t>21</w:t>
              <w:fldChar w:fldCharType="end"/>
            </w:r>
          </w:hyperlink>
        </w:p>
        <w:p w14:paraId="6AB41DE7" w14:textId="194E7FD5"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68" w:history="1">
            <w:r>
              <w:rPr>
                <w:rStyle w:val="Hyperlink"/>
                <w:noProof/>
              </w:rPr>
              <w:t>3.1.9 Pengolahan Citra Digital</w:t>
            </w:r>
            <w:r>
              <w:rPr>
                <w:noProof/>
                <w:webHidden/>
              </w:rPr>
              <w:tab/>
              <w:fldChar w:fldCharType="begin"/>
              <w:instrText xml:space="preserve"> PAGEREF _Toc242101868 \h </w:instrText>
              <w:fldChar w:fldCharType="separate"/>
              <w:t>23</w:t>
              <w:fldChar w:fldCharType="end"/>
            </w:r>
          </w:hyperlink>
        </w:p>
        <w:p w14:paraId="1AEC0DA6" w14:textId="2F7AA65E"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69" w:history="1">
            <w:r>
              <w:rPr>
                <w:rStyle w:val="Hyperlink"/>
                <w:noProof/>
              </w:rPr>
              <w:t>3.1.10 Rekayasa Prompt (Prompt Engineering)</w:t>
            </w:r>
            <w:r>
              <w:rPr>
                <w:noProof/>
                <w:webHidden/>
              </w:rPr>
              <w:tab/>
              <w:fldChar w:fldCharType="begin"/>
              <w:instrText xml:space="preserve"> PAGEREF _Toc242101869 \h </w:instrText>
              <w:fldChar w:fldCharType="separate"/>
              <w:t>27</w:t>
              <w:fldChar w:fldCharType="end"/>
            </w:r>
          </w:hyperlink>
        </w:p>
        <w:p w14:paraId="6CD44DE7" w14:textId="1E7B852D"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70" w:history="1">
            <w:r>
              <w:rPr>
                <w:rStyle w:val="Hyperlink"/>
                <w:noProof/>
              </w:rPr>
              <w:t>3.1.11 Validasi Keluaran Model Menggunakan Pydantic</w:t>
            </w:r>
            <w:r>
              <w:rPr>
                <w:noProof/>
                <w:webHidden/>
              </w:rPr>
              <w:tab/>
              <w:fldChar w:fldCharType="begin"/>
              <w:instrText xml:space="preserve"> PAGEREF _Toc242101870 \h </w:instrText>
              <w:fldChar w:fldCharType="separate"/>
              <w:t>27</w:t>
              <w:fldChar w:fldCharType="end"/>
            </w:r>
          </w:hyperlink>
        </w:p>
        <w:p w14:paraId="27BD8464" w14:textId="2F852672"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71" w:history="1">
            <w:r>
              <w:rPr>
                <w:rStyle w:val="Hyperlink"/>
                <w:noProof/>
              </w:rPr>
              <w:t>3.2 Metodologi</w:t>
            </w:r>
            <w:r>
              <w:rPr>
                <w:noProof/>
                <w:webHidden/>
              </w:rPr>
              <w:tab/>
              <w:fldChar w:fldCharType="begin"/>
              <w:instrText xml:space="preserve"> PAGEREF _Toc242101871 \h </w:instrText>
              <w:fldChar w:fldCharType="separate"/>
              <w:t>28</w:t>
              <w:fldChar w:fldCharType="end"/>
            </w:r>
          </w:hyperlink>
        </w:p>
        <w:p w14:paraId="2C8CB257" w14:textId="5BB047CE"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72" w:history="1">
            <w:r>
              <w:rPr>
                <w:rStyle w:val="Hyperlink"/>
                <w:noProof/>
              </w:rPr>
              <w:t>3.2.1 Metode Pengumpulan Data</w:t>
            </w:r>
            <w:r>
              <w:rPr>
                <w:noProof/>
                <w:webHidden/>
              </w:rPr>
              <w:tab/>
              <w:fldChar w:fldCharType="begin"/>
              <w:instrText xml:space="preserve"> PAGEREF _Toc242101872 \h </w:instrText>
              <w:fldChar w:fldCharType="separate"/>
              <w:t>30</w:t>
              <w:fldChar w:fldCharType="end"/>
            </w:r>
          </w:hyperlink>
        </w:p>
        <w:p w14:paraId="2CA28E6C" w14:textId="11791D8A"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73" w:history="1">
            <w:r>
              <w:rPr>
                <w:rStyle w:val="Hyperlink"/>
                <w:noProof/>
              </w:rPr>
              <w:t>3.2.2 Metode Pengembangan Sistem</w:t>
            </w:r>
            <w:r>
              <w:rPr>
                <w:noProof/>
                <w:webHidden/>
              </w:rPr>
              <w:tab/>
              <w:fldChar w:fldCharType="begin"/>
              <w:instrText xml:space="preserve"> PAGEREF _Toc242101873 \h </w:instrText>
              <w:fldChar w:fldCharType="separate"/>
              <w:t>31</w:t>
              <w:fldChar w:fldCharType="end"/>
            </w:r>
          </w:hyperlink>
        </w:p>
        <w:p w14:paraId="733E7E67" w14:textId="33E58969"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74" w:history="1">
            <w:r>
              <w:rPr>
                <w:rStyle w:val="Hyperlink"/>
                <w:noProof/>
              </w:rPr>
              <w:t>3.2.3 Metode Pengujian dan Evaluasi</w:t>
            </w:r>
            <w:r>
              <w:rPr>
                <w:noProof/>
                <w:webHidden/>
              </w:rPr>
              <w:tab/>
              <w:fldChar w:fldCharType="begin"/>
              <w:instrText xml:space="preserve"> PAGEREF _Toc242101874 \h </w:instrText>
              <w:fldChar w:fldCharType="separate"/>
              <w:t>32</w:t>
              <w:fldChar w:fldCharType="end"/>
            </w:r>
          </w:hyperlink>
        </w:p>
        <w:p w14:paraId="3F8425F6" w14:textId="1B3373B6"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75" w:history="1">
            <w:r>
              <w:rPr>
                <w:rStyle w:val="Hyperlink"/>
                <w:noProof/>
              </w:rPr>
              <w:t>3.3 Alat dan Bahan</w:t>
            </w:r>
            <w:r>
              <w:rPr>
                <w:noProof/>
                <w:webHidden/>
              </w:rPr>
              <w:tab/>
              <w:fldChar w:fldCharType="begin"/>
              <w:instrText xml:space="preserve"> PAGEREF _Toc242101875 \h </w:instrText>
              <w:fldChar w:fldCharType="separate"/>
              <w:t>33</w:t>
              <w:fldChar w:fldCharType="end"/>
            </w:r>
          </w:hyperlink>
        </w:p>
        <w:p w14:paraId="4BB1219D" w14:textId="0B951CC6" w:rsidR="00B647D0" w:rsidRDefault="00B647D0">
          <w:pPr>
            <w:pStyle w:val="TOC1"/>
            <w:tabs>
              <w:tab w:val="left" w:pos="1440"/>
              <w:tab w:val="right" w:leader="dot" w:pos="7927"/>
            </w:tabs>
            <w:rPr>
              <w:rFonts w:asciiTheme="minorHAnsi" w:eastAsiaTheme="minorEastAsia" w:hAnsiTheme="minorHAnsi" w:cstheme="minorBidi"/>
              <w:noProof/>
              <w:color w:val="auto"/>
              <w:kern w:val="2"/>
              <w14:ligatures w14:val="standardContextual"/>
            </w:rPr>
          </w:pPr>
          <w:hyperlink w:anchor="_Toc242101876" w:history="1">
            <w:r>
              <w:rPr>
                <w:rStyle w:val="Hyperlink"/>
                <w:noProof/>
              </w:rPr>
              <w:t>BAB IV</w:t>
            </w:r>
            <w:r>
              <w:rPr>
                <w:rFonts w:asciiTheme="minorHAnsi" w:eastAsiaTheme="minorEastAsia" w:hAnsiTheme="minorHAnsi" w:cstheme="minorBidi"/>
                <w:noProof/>
                <w:color w:val="auto"/>
                <w:kern w:val="2"/>
                <w14:ligatures w14:val="standardContextual"/>
              </w:rPr>
              <w:tab/>
            </w:r>
            <w:r>
              <w:rPr>
                <w:rStyle w:val="Hyperlink"/>
                <w:noProof/>
              </w:rPr>
              <w:t>HASIL DAN PEMBAHASAN</w:t>
            </w:r>
            <w:r>
              <w:rPr>
                <w:noProof/>
                <w:webHidden/>
              </w:rPr>
              <w:tab/>
              <w:fldChar w:fldCharType="begin"/>
              <w:instrText xml:space="preserve"> PAGEREF _Toc242101876 \h </w:instrText>
              <w:fldChar w:fldCharType="separate"/>
              <w:t>35</w:t>
              <w:fldChar w:fldCharType="end"/>
            </w:r>
          </w:hyperlink>
        </w:p>
        <w:p w14:paraId="6563564E" w14:textId="5690587C"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77" w:history="1">
            <w:r>
              <w:rPr>
                <w:rStyle w:val="Hyperlink"/>
                <w:noProof/>
              </w:rPr>
              <w:t>4.1 Analisis Permasalahan/ Kebutuhan</w:t>
            </w:r>
            <w:r>
              <w:rPr>
                <w:noProof/>
                <w:webHidden/>
              </w:rPr>
              <w:tab/>
              <w:fldChar w:fldCharType="begin"/>
              <w:instrText xml:space="preserve"> PAGEREF _Toc242101877 \h </w:instrText>
              <w:fldChar w:fldCharType="separate"/>
              <w:t>35</w:t>
              <w:fldChar w:fldCharType="end"/>
            </w:r>
          </w:hyperlink>
        </w:p>
        <w:p w14:paraId="2EF2D91C" w14:textId="5279CA45"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78" w:history="1">
            <w:r>
              <w:rPr>
                <w:rStyle w:val="Hyperlink"/>
                <w:noProof/>
              </w:rPr>
              <w:t>4.1.1 Alur Kerja Sistem Berjalan</w:t>
            </w:r>
            <w:r>
              <w:rPr>
                <w:noProof/>
                <w:webHidden/>
              </w:rPr>
              <w:tab/>
              <w:fldChar w:fldCharType="begin"/>
              <w:instrText xml:space="preserve"> PAGEREF _Toc242101878 \h </w:instrText>
              <w:fldChar w:fldCharType="separate"/>
              <w:t>35</w:t>
              <w:fldChar w:fldCharType="end"/>
            </w:r>
          </w:hyperlink>
        </w:p>
        <w:p w14:paraId="357FDACB" w14:textId="4868FE54"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79" w:history="1">
            <w:r>
              <w:rPr>
                <w:rStyle w:val="Hyperlink"/>
                <w:noProof/>
              </w:rPr>
              <w:t>4.1.2 Identifikasi Masalah</w:t>
            </w:r>
            <w:r>
              <w:rPr>
                <w:noProof/>
                <w:webHidden/>
              </w:rPr>
              <w:tab/>
              <w:fldChar w:fldCharType="begin"/>
              <w:instrText xml:space="preserve"> PAGEREF _Toc242101879 \h </w:instrText>
              <w:fldChar w:fldCharType="separate"/>
              <w:t>37</w:t>
              <w:fldChar w:fldCharType="end"/>
            </w:r>
          </w:hyperlink>
        </w:p>
        <w:p w14:paraId="04F96C80" w14:textId="1A43CEDA"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80" w:history="1">
            <w:r>
              <w:rPr>
                <w:rStyle w:val="Hyperlink"/>
                <w:noProof/>
              </w:rPr>
              <w:t>4.1.3 Perbandingan Sistem Berjalan dan Sistem yang Diusulkan</w:t>
            </w:r>
            <w:r>
              <w:rPr>
                <w:noProof/>
                <w:webHidden/>
              </w:rPr>
              <w:tab/>
              <w:fldChar w:fldCharType="begin"/>
              <w:instrText xml:space="preserve"> PAGEREF _Toc242101880 \h </w:instrText>
              <w:fldChar w:fldCharType="separate"/>
              <w:t>40</w:t>
              <w:fldChar w:fldCharType="end"/>
            </w:r>
          </w:hyperlink>
        </w:p>
        <w:p w14:paraId="6FC41A4D" w14:textId="1B4F4977"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81" w:history="1">
            <w:r>
              <w:rPr>
                <w:rStyle w:val="Hyperlink"/>
                <w:noProof/>
                <w:lang w:val="id-ID"/>
              </w:rPr>
              <w:t>4.1.4 Analisis Kebutuhan Sistem</w:t>
            </w:r>
            <w:r>
              <w:rPr>
                <w:noProof/>
                <w:webHidden/>
              </w:rPr>
              <w:tab/>
              <w:fldChar w:fldCharType="begin"/>
              <w:instrText xml:space="preserve"> PAGEREF _Toc242101881 \h </w:instrText>
              <w:fldChar w:fldCharType="separate"/>
              <w:t>41</w:t>
              <w:fldChar w:fldCharType="end"/>
            </w:r>
          </w:hyperlink>
        </w:p>
        <w:p w14:paraId="5131F7D4" w14:textId="6DE27271"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82" w:history="1">
            <w:r>
              <w:rPr>
                <w:rStyle w:val="Hyperlink"/>
                <w:noProof/>
              </w:rPr>
              <w:t>4.2 Perancangan Sistem</w:t>
            </w:r>
            <w:r>
              <w:rPr>
                <w:noProof/>
                <w:webHidden/>
              </w:rPr>
              <w:tab/>
              <w:fldChar w:fldCharType="begin"/>
              <w:instrText xml:space="preserve"> PAGEREF _Toc242101882 \h </w:instrText>
              <w:fldChar w:fldCharType="separate"/>
              <w:t>43</w:t>
              <w:fldChar w:fldCharType="end"/>
            </w:r>
          </w:hyperlink>
        </w:p>
        <w:p w14:paraId="04FD6399" w14:textId="67607BA3"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83" w:history="1">
            <w:r>
              <w:rPr>
                <w:rStyle w:val="Hyperlink"/>
                <w:noProof/>
              </w:rPr>
              <w:t>4.2.1 Use Case Diagram</w:t>
            </w:r>
            <w:r>
              <w:rPr>
                <w:noProof/>
                <w:webHidden/>
              </w:rPr>
              <w:tab/>
              <w:fldChar w:fldCharType="begin"/>
              <w:instrText xml:space="preserve"> PAGEREF _Toc242101883 \h </w:instrText>
              <w:fldChar w:fldCharType="separate"/>
              <w:t>43</w:t>
              <w:fldChar w:fldCharType="end"/>
            </w:r>
          </w:hyperlink>
        </w:p>
        <w:p w14:paraId="07E2A76C" w14:textId="2D9BC744"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84" w:history="1">
            <w:r>
              <w:rPr>
                <w:rStyle w:val="Hyperlink"/>
                <w:noProof/>
              </w:rPr>
              <w:t>4.2.2 Deskripsi Use Case dan Skenario Use Case</w:t>
            </w:r>
            <w:r>
              <w:rPr>
                <w:noProof/>
                <w:webHidden/>
              </w:rPr>
              <w:tab/>
              <w:fldChar w:fldCharType="begin"/>
              <w:instrText xml:space="preserve"> PAGEREF _Toc242101884 \h </w:instrText>
              <w:fldChar w:fldCharType="separate"/>
              <w:t>45</w:t>
              <w:fldChar w:fldCharType="end"/>
            </w:r>
          </w:hyperlink>
        </w:p>
        <w:p w14:paraId="1D3D8E9D" w14:textId="236DFE43"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85" w:history="1">
            <w:r>
              <w:rPr>
                <w:rStyle w:val="Hyperlink"/>
                <w:noProof/>
              </w:rPr>
              <w:t>4.2.3 Activity Diagram</w:t>
            </w:r>
            <w:r>
              <w:rPr>
                <w:noProof/>
                <w:webHidden/>
              </w:rPr>
              <w:tab/>
              <w:fldChar w:fldCharType="begin"/>
              <w:instrText xml:space="preserve"> PAGEREF _Toc242101885 \h </w:instrText>
              <w:fldChar w:fldCharType="separate"/>
              <w:t>56</w:t>
              <w:fldChar w:fldCharType="end"/>
            </w:r>
          </w:hyperlink>
        </w:p>
        <w:p w14:paraId="5D94CF3C" w14:textId="5EAF08EF"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86" w:history="1">
            <w:r>
              <w:rPr>
                <w:rStyle w:val="Hyperlink"/>
                <w:noProof/>
              </w:rPr>
              <w:t>4.2.4 Sequence Diagram</w:t>
            </w:r>
            <w:r>
              <w:rPr>
                <w:noProof/>
                <w:webHidden/>
              </w:rPr>
              <w:tab/>
              <w:fldChar w:fldCharType="begin"/>
              <w:instrText xml:space="preserve"> PAGEREF _Toc242101886 \h </w:instrText>
              <w:fldChar w:fldCharType="separate"/>
              <w:t>58</w:t>
              <w:fldChar w:fldCharType="end"/>
            </w:r>
          </w:hyperlink>
        </w:p>
        <w:p w14:paraId="30DF2576" w14:textId="41A3E48B"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87" w:history="1">
            <w:r>
              <w:rPr>
                <w:rStyle w:val="Hyperlink"/>
                <w:noProof/>
              </w:rPr>
              <w:t>4.2.5 Entity Relationship Diagram</w:t>
            </w:r>
            <w:r>
              <w:rPr>
                <w:noProof/>
                <w:webHidden/>
              </w:rPr>
              <w:tab/>
              <w:fldChar w:fldCharType="begin"/>
              <w:instrText xml:space="preserve"> PAGEREF _Toc242101887 \h </w:instrText>
              <w:fldChar w:fldCharType="separate"/>
              <w:t>62</w:t>
              <w:fldChar w:fldCharType="end"/>
            </w:r>
          </w:hyperlink>
        </w:p>
        <w:p w14:paraId="7BACF296" w14:textId="1D5F5592"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88" w:history="1">
            <w:r>
              <w:rPr>
                <w:rStyle w:val="Hyperlink"/>
                <w:noProof/>
              </w:rPr>
              <w:t>4.2.6 Arsitektur Sistem</w:t>
            </w:r>
            <w:r>
              <w:rPr>
                <w:noProof/>
                <w:webHidden/>
              </w:rPr>
              <w:tab/>
              <w:fldChar w:fldCharType="begin"/>
              <w:instrText xml:space="preserve"> PAGEREF _Toc242101888 \h </w:instrText>
              <w:fldChar w:fldCharType="separate"/>
              <w:t>64</w:t>
              <w:fldChar w:fldCharType="end"/>
            </w:r>
          </w:hyperlink>
        </w:p>
        <w:p w14:paraId="34E352B6" w14:textId="74E15F05"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89" w:history="1">
            <w:r>
              <w:rPr>
                <w:rStyle w:val="Hyperlink"/>
                <w:noProof/>
              </w:rPr>
              <w:t>4.3 Hasil Implementasi Sistem</w:t>
            </w:r>
            <w:r>
              <w:rPr>
                <w:noProof/>
                <w:webHidden/>
              </w:rPr>
              <w:tab/>
              <w:fldChar w:fldCharType="begin"/>
              <w:instrText xml:space="preserve"> PAGEREF _Toc242101889 \h </w:instrText>
              <w:fldChar w:fldCharType="separate"/>
              <w:t>66</w:t>
              <w:fldChar w:fldCharType="end"/>
            </w:r>
          </w:hyperlink>
        </w:p>
        <w:p w14:paraId="0FE8F174" w14:textId="0092005D"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90" w:history="1">
            <w:r>
              <w:rPr>
                <w:rStyle w:val="Hyperlink"/>
                <w:noProof/>
              </w:rPr>
              <w:t>4.3.1 Modul Autentikasi dan Kontrol Akses</w:t>
            </w:r>
            <w:r>
              <w:rPr>
                <w:noProof/>
                <w:webHidden/>
              </w:rPr>
              <w:tab/>
              <w:fldChar w:fldCharType="begin"/>
              <w:instrText xml:space="preserve"> PAGEREF _Toc242101890 \h </w:instrText>
              <w:fldChar w:fldCharType="separate"/>
              <w:t>66</w:t>
              <w:fldChar w:fldCharType="end"/>
            </w:r>
          </w:hyperlink>
        </w:p>
        <w:p w14:paraId="7683A0BD" w14:textId="24393748"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91" w:history="1">
            <w:r>
              <w:rPr>
                <w:rStyle w:val="Hyperlink"/>
                <w:noProof/>
              </w:rPr>
              <w:t>4.3.2 Modul Input Performa Mesin</w:t>
            </w:r>
            <w:r>
              <w:rPr>
                <w:noProof/>
                <w:webHidden/>
              </w:rPr>
              <w:tab/>
              <w:fldChar w:fldCharType="begin"/>
              <w:instrText xml:space="preserve"> PAGEREF _Toc242101891 \h </w:instrText>
              <w:fldChar w:fldCharType="separate"/>
              <w:t>68</w:t>
              <w:fldChar w:fldCharType="end"/>
            </w:r>
          </w:hyperlink>
        </w:p>
        <w:p w14:paraId="32BA7C4E" w14:textId="2B90F92C"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92" w:history="1">
            <w:r>
              <w:rPr>
                <w:rStyle w:val="Hyperlink"/>
                <w:noProof/>
              </w:rPr>
              <w:t>4.3.3 Modul Ekstraksi Otomatis dari Foto Kertas (AI Baca Kertas)</w:t>
            </w:r>
            <w:r>
              <w:rPr>
                <w:noProof/>
                <w:webHidden/>
              </w:rPr>
              <w:tab/>
              <w:fldChar w:fldCharType="begin"/>
              <w:instrText xml:space="preserve"> PAGEREF _Toc242101892 \h </w:instrText>
              <w:fldChar w:fldCharType="separate"/>
              <w:t>74</w:t>
              <w:fldChar w:fldCharType="end"/>
            </w:r>
          </w:hyperlink>
        </w:p>
        <w:p w14:paraId="373F89BD" w14:textId="57BC3D8C"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93" w:history="1">
            <w:r>
              <w:rPr>
                <w:rStyle w:val="Hyperlink"/>
                <w:noProof/>
              </w:rPr>
              <w:t>4.3.4 Modul Administrasi Alias Mesin</w:t>
            </w:r>
            <w:r>
              <w:rPr>
                <w:noProof/>
                <w:webHidden/>
              </w:rPr>
              <w:tab/>
              <w:fldChar w:fldCharType="begin"/>
              <w:instrText xml:space="preserve"> PAGEREF _Toc242101893 \h </w:instrText>
              <w:fldChar w:fldCharType="separate"/>
              <w:t>85</w:t>
              <w:fldChar w:fldCharType="end"/>
            </w:r>
          </w:hyperlink>
        </w:p>
        <w:p w14:paraId="1B93E37D" w14:textId="5CB876F0"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94" w:history="1">
            <w:r>
              <w:rPr>
                <w:rStyle w:val="Hyperlink"/>
                <w:noProof/>
              </w:rPr>
              <w:t>4.3.5 Pengujian Sistem</w:t>
            </w:r>
            <w:r>
              <w:rPr>
                <w:noProof/>
                <w:webHidden/>
              </w:rPr>
              <w:tab/>
              <w:fldChar w:fldCharType="begin"/>
              <w:instrText xml:space="preserve"> PAGEREF _Toc242101894 \h </w:instrText>
              <w:fldChar w:fldCharType="separate"/>
              <w:t>85</w:t>
              <w:fldChar w:fldCharType="end"/>
            </w:r>
          </w:hyperlink>
        </w:p>
        <w:p w14:paraId="138B055C" w14:textId="4140EB86"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95" w:history="1">
            <w:r>
              <w:rPr>
                <w:rStyle w:val="Hyperlink"/>
                <w:noProof/>
              </w:rPr>
              <w:t>4.4 Pembahasan</w:t>
            </w:r>
            <w:r>
              <w:rPr>
                <w:noProof/>
                <w:webHidden/>
              </w:rPr>
              <w:tab/>
              <w:fldChar w:fldCharType="begin"/>
              <w:instrText xml:space="preserve"> PAGEREF _Toc242101895 \h </w:instrText>
              <w:fldChar w:fldCharType="separate"/>
              <w:t>89</w:t>
              <w:fldChar w:fldCharType="end"/>
            </w:r>
          </w:hyperlink>
        </w:p>
        <w:p w14:paraId="575950D2" w14:textId="5963E7A8"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96" w:history="1">
            <w:r>
              <w:rPr>
                <w:rStyle w:val="Hyperlink"/>
                <w:noProof/>
              </w:rPr>
              <w:t>4.4.1 Kesesuaian Implementasi</w:t>
            </w:r>
            <w:r>
              <w:rPr>
                <w:noProof/>
                <w:webHidden/>
              </w:rPr>
              <w:tab/>
              <w:fldChar w:fldCharType="begin"/>
              <w:instrText xml:space="preserve"> PAGEREF _Toc242101896 \h </w:instrText>
              <w:fldChar w:fldCharType="separate"/>
              <w:t>89</w:t>
              <w:fldChar w:fldCharType="end"/>
            </w:r>
          </w:hyperlink>
        </w:p>
        <w:p w14:paraId="187E5D30" w14:textId="6A47A25E"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97" w:history="1">
            <w:r>
              <w:rPr>
                <w:rStyle w:val="Hyperlink"/>
                <w:noProof/>
              </w:rPr>
              <w:t>4.4.2 Evolusi Arsitektur Modul AI Baca Kertas</w:t>
            </w:r>
            <w:r>
              <w:rPr>
                <w:noProof/>
                <w:webHidden/>
              </w:rPr>
              <w:tab/>
              <w:fldChar w:fldCharType="begin"/>
              <w:instrText xml:space="preserve"> PAGEREF _Toc242101897 \h </w:instrText>
              <w:fldChar w:fldCharType="separate"/>
              <w:t>92</w:t>
              <w:fldChar w:fldCharType="end"/>
            </w:r>
          </w:hyperlink>
        </w:p>
        <w:p w14:paraId="42C9A632" w14:textId="28366A99"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98" w:history="1">
            <w:r>
              <w:rPr>
                <w:rStyle w:val="Hyperlink"/>
                <w:noProof/>
              </w:rPr>
              <w:t>4.4.3 Kendala Ekstraksi dan Penyelesaian</w:t>
            </w:r>
            <w:r>
              <w:rPr>
                <w:noProof/>
                <w:webHidden/>
              </w:rPr>
              <w:tab/>
              <w:fldChar w:fldCharType="begin"/>
              <w:instrText xml:space="preserve"> PAGEREF _Toc242101898 \h </w:instrText>
              <w:fldChar w:fldCharType="separate"/>
              <w:t>93</w:t>
              <w:fldChar w:fldCharType="end"/>
            </w:r>
          </w:hyperlink>
        </w:p>
        <w:p w14:paraId="4CF9A900" w14:textId="1A0F1804"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99" w:history="1">
            <w:r>
              <w:rPr>
                <w:rStyle w:val="Hyperlink"/>
                <w:noProof/>
              </w:rPr>
              <w:t>4.4.4 Keterbatasan dan Isu yang Belum Terselesaikan</w:t>
            </w:r>
            <w:r>
              <w:rPr>
                <w:noProof/>
                <w:webHidden/>
              </w:rPr>
              <w:tab/>
              <w:fldChar w:fldCharType="begin"/>
              <w:instrText xml:space="preserve"> PAGEREF _Toc242101899 \h </w:instrText>
              <w:fldChar w:fldCharType="separate"/>
              <w:t>95</w:t>
              <w:fldChar w:fldCharType="end"/>
            </w:r>
          </w:hyperlink>
        </w:p>
        <w:p w14:paraId="20D540DD" w14:textId="6B072E52" w:rsidR="00B647D0" w:rsidRDefault="00B647D0" w:rsidP="00B647D0">
          <w:pPr>
            <w:pStyle w:val="TOC3"/>
            <w:tabs>
              <w:tab w:val="right" w:leader="dot" w:pos="7927"/>
            </w:tabs>
            <w:ind w:left="840" w:firstLine="0"/>
            <w:rPr>
              <w:rFonts w:asciiTheme="minorHAnsi" w:eastAsiaTheme="minorEastAsia" w:hAnsiTheme="minorHAnsi" w:cstheme="minorBidi"/>
              <w:noProof/>
              <w:color w:val="auto"/>
              <w:kern w:val="2"/>
              <w14:ligatures w14:val="standardContextual"/>
            </w:rPr>
          </w:pPr>
          <w:hyperlink w:anchor="_Toc242101900" w:history="1">
            <w:r>
              <w:rPr>
                <w:rStyle w:val="Hyperlink"/>
                <w:noProof/>
              </w:rPr>
              <w:t xml:space="preserve">4.4.5 Keterbatasan Fitur </w:t>
            </w:r>
            <w:r>
              <w:rPr>
                <w:rStyle w:val="Hyperlink"/>
                <w:i/>
                <w:iCs/>
                <w:noProof/>
              </w:rPr>
              <w:t xml:space="preserve">Progressive Web App </w:t>
            </w:r>
            <w:r>
              <w:rPr>
                <w:rStyle w:val="Hyperlink"/>
                <w:noProof/>
              </w:rPr>
              <w:t>Pada Intranet Tanpa HTTPS</w:t>
            </w:r>
            <w:r>
              <w:rPr>
                <w:noProof/>
                <w:webHidden/>
              </w:rPr>
              <w:tab/>
              <w:fldChar w:fldCharType="begin"/>
              <w:instrText xml:space="preserve"> PAGEREF _Toc242101900 \h </w:instrText>
              <w:fldChar w:fldCharType="separate"/>
              <w:t>95</w:t>
              <w:fldChar w:fldCharType="end"/>
            </w:r>
          </w:hyperlink>
        </w:p>
        <w:p w14:paraId="30262C49" w14:textId="58DAA729"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901" w:history="1">
            <w:r>
              <w:rPr>
                <w:rStyle w:val="Hyperlink"/>
                <w:noProof/>
              </w:rPr>
              <w:t>4.4.6 Alur Kerja Sebelum dan Sesudah Implementasi</w:t>
            </w:r>
            <w:r>
              <w:rPr>
                <w:noProof/>
                <w:webHidden/>
              </w:rPr>
              <w:tab/>
              <w:fldChar w:fldCharType="begin"/>
              <w:instrText xml:space="preserve"> PAGEREF _Toc242101901 \h </w:instrText>
              <w:fldChar w:fldCharType="separate"/>
              <w:t>96</w:t>
              <w:fldChar w:fldCharType="end"/>
            </w:r>
          </w:hyperlink>
        </w:p>
        <w:p w14:paraId="437DC9BB" w14:textId="0FC65FED"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902" w:history="1">
            <w:r>
              <w:rPr>
                <w:rStyle w:val="Hyperlink"/>
                <w:noProof/>
              </w:rPr>
              <w:t>4.4.7 Pemrosesan AI Secara Lokal dan Kerahasiaan Data</w:t>
            </w:r>
            <w:r>
              <w:rPr>
                <w:noProof/>
                <w:webHidden/>
              </w:rPr>
              <w:tab/>
              <w:fldChar w:fldCharType="begin"/>
              <w:instrText xml:space="preserve"> PAGEREF _Toc242101902 \h </w:instrText>
              <w:fldChar w:fldCharType="separate"/>
              <w:t>97</w:t>
              <w:fldChar w:fldCharType="end"/>
            </w:r>
          </w:hyperlink>
        </w:p>
        <w:p w14:paraId="4BB0E346" w14:textId="5AFF5338"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903" w:history="1">
            <w:r>
              <w:rPr>
                <w:rStyle w:val="Hyperlink"/>
                <w:noProof/>
              </w:rPr>
              <w:t>4.4.8 Pembelajaran Selama Kerja Praktek</w:t>
            </w:r>
            <w:r>
              <w:rPr>
                <w:noProof/>
                <w:webHidden/>
              </w:rPr>
              <w:tab/>
              <w:fldChar w:fldCharType="begin"/>
              <w:instrText xml:space="preserve"> PAGEREF _Toc242101903 \h </w:instrText>
              <w:fldChar w:fldCharType="separate"/>
              <w:t>98</w:t>
              <w:fldChar w:fldCharType="end"/>
            </w:r>
          </w:hyperlink>
        </w:p>
        <w:p w14:paraId="5C0BD430" w14:textId="7D16FBB2" w:rsidR="00B647D0" w:rsidRDefault="00B647D0">
          <w:pPr>
            <w:pStyle w:val="TOC1"/>
            <w:tabs>
              <w:tab w:val="left" w:pos="1440"/>
              <w:tab w:val="right" w:leader="dot" w:pos="7927"/>
            </w:tabs>
            <w:rPr>
              <w:rFonts w:asciiTheme="minorHAnsi" w:eastAsiaTheme="minorEastAsia" w:hAnsiTheme="minorHAnsi" w:cstheme="minorBidi"/>
              <w:noProof/>
              <w:color w:val="auto"/>
              <w:kern w:val="2"/>
              <w14:ligatures w14:val="standardContextual"/>
            </w:rPr>
          </w:pPr>
          <w:hyperlink w:anchor="_Toc242101904" w:history="1">
            <w:r>
              <w:rPr>
                <w:rStyle w:val="Hyperlink"/>
                <w:noProof/>
              </w:rPr>
              <w:t>BAB V</w:t>
            </w:r>
            <w:r>
              <w:rPr>
                <w:rFonts w:asciiTheme="minorHAnsi" w:eastAsiaTheme="minorEastAsia" w:hAnsiTheme="minorHAnsi" w:cstheme="minorBidi"/>
                <w:noProof/>
                <w:color w:val="auto"/>
                <w:kern w:val="2"/>
                <w14:ligatures w14:val="standardContextual"/>
              </w:rPr>
              <w:tab/>
            </w:r>
            <w:r>
              <w:rPr>
                <w:rStyle w:val="Hyperlink"/>
                <w:noProof/>
              </w:rPr>
              <w:t>PENUTUP</w:t>
            </w:r>
            <w:r>
              <w:rPr>
                <w:noProof/>
                <w:webHidden/>
              </w:rPr>
              <w:tab/>
              <w:fldChar w:fldCharType="begin"/>
              <w:instrText xml:space="preserve"> PAGEREF _Toc242101904 \h </w:instrText>
              <w:fldChar w:fldCharType="separate"/>
              <w:t>99</w:t>
              <w:fldChar w:fldCharType="end"/>
            </w:r>
          </w:hyperlink>
        </w:p>
        <w:p w14:paraId="4CD81485" w14:textId="4C1E2BFD"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905" w:history="1">
            <w:r>
              <w:rPr>
                <w:rStyle w:val="Hyperlink"/>
                <w:noProof/>
              </w:rPr>
              <w:t>5.1 Kesimpulan</w:t>
            </w:r>
            <w:r>
              <w:rPr>
                <w:noProof/>
                <w:webHidden/>
              </w:rPr>
              <w:tab/>
              <w:fldChar w:fldCharType="begin"/>
              <w:instrText xml:space="preserve"> PAGEREF _Toc242101905 \h </w:instrText>
              <w:fldChar w:fldCharType="separate"/>
              <w:t>99</w:t>
              <w:fldChar w:fldCharType="end"/>
            </w:r>
          </w:hyperlink>
        </w:p>
        <w:p w14:paraId="18981F6A" w14:textId="249C2A2E"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906" w:history="1">
            <w:r>
              <w:rPr>
                <w:rStyle w:val="Hyperlink"/>
                <w:noProof/>
              </w:rPr>
              <w:t>5.2 Saran</w:t>
            </w:r>
            <w:r>
              <w:rPr>
                <w:noProof/>
                <w:webHidden/>
              </w:rPr>
              <w:tab/>
              <w:fldChar w:fldCharType="begin"/>
              <w:instrText xml:space="preserve"> PAGEREF _Toc242101906 \h </w:instrText>
              <w:fldChar w:fldCharType="separate"/>
              <w:t>101</w:t>
              <w:fldChar w:fldCharType="end"/>
            </w:r>
          </w:hyperlink>
        </w:p>
        <w:p w14:paraId="1EF9EAF8" w14:textId="3EF8B4B5" w:rsidR="00B647D0" w:rsidRDefault="00B647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2101907" w:history="1">
            <w:r>
              <w:rPr>
                <w:rStyle w:val="Hyperlink"/>
                <w:noProof/>
              </w:rPr>
              <w:t>DAFTAR PUSTAKA</w:t>
            </w:r>
            <w:r>
              <w:rPr>
                <w:noProof/>
                <w:webHidden/>
              </w:rPr>
              <w:tab/>
              <w:fldChar w:fldCharType="begin"/>
              <w:instrText xml:space="preserve"> PAGEREF _Toc242101907 \h </w:instrText>
              <w:fldChar w:fldCharType="separate"/>
              <w:t>102</w:t>
              <w:fldChar w:fldCharType="end"/>
            </w:r>
          </w:hyperlink>
        </w:p>
        <w:p w14:paraId="74B7EE2D" w14:textId="3EDD0384" w:rsidR="00B647D0" w:rsidRDefault="00B647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2101908" w:history="1">
            <w:r>
              <w:rPr>
                <w:rStyle w:val="Hyperlink"/>
                <w:noProof/>
              </w:rPr>
              <w:t>LAMPIRAN</w:t>
            </w:r>
            <w:r>
              <w:rPr>
                <w:noProof/>
                <w:webHidden/>
              </w:rPr>
              <w:tab/>
              <w:fldChar w:fldCharType="begin"/>
              <w:instrText xml:space="preserve"> PAGEREF _Toc242101908 \h </w:instrText>
              <w:fldChar w:fldCharType="separate"/>
              <w:t>105</w:t>
              <w:fldChar w:fldCharType="end"/>
            </w:r>
          </w:hyperlink>
        </w:p>
        <w:p w14:paraId="0C6BB4DD" w14:textId="4F393C7E" w:rsidR="00094DDE" w:rsidRDefault="00094DDE">
          <w:r>
            <w:rPr>
              <w:b/>
              <w:bCs/>
              <w:noProof/>
            </w:rPr>
            <w:fldChar w:fldCharType="end"/>
          </w:r>
        </w:p>
      </w:sdtContent>
    </w:sdt>
    <w:p w14:paraId="540BADDC" w14:textId="77777777" w:rsidR="00FA4B97" w:rsidRDefault="00FA4B97" w:rsidP="00A04F93">
      <w:pPr>
        <w:rPr>
          <w:lang w:eastAsia="ja-JP"/>
        </w:rPr>
        <w:sectPr w:rsidR="00FA4B97">
          <w:pgSz w:w="11906" w:h="16838"/>
          <w:pgMar w:top="1701" w:right="1701" w:bottom="1701" w:left="2268" w:header="708" w:footer="708" w:gutter="0"/>
          <w:pgNumType w:fmt="lowerRoman"/>
          <w:cols w:space="720"/>
          <w:docGrid w:linePitch="360"/>
        </w:sectPr>
      </w:pPr>
    </w:p>
    <w:p w14:paraId="5F0D8234" w14:textId="5E469933" w:rsidR="00FA4B97" w:rsidRDefault="00FA4B97" w:rsidP="00FA4B97">
      <w:pPr>
        <w:pStyle w:val="Heading1"/>
        <w:numPr>
          <w:ilvl w:val="0"/>
          <w:numId w:val="0"/>
        </w:numPr>
        <w:ind w:left="288"/>
        <w:rPr>
          <w:lang w:eastAsia="ja-JP"/>
        </w:rPr>
      </w:pPr>
      <w:bookmarkStart w:id="11" w:name="_Toc242101841"/>
      <w:r>
        <w:rPr>
          <w:lang w:eastAsia="ja-JP"/>
        </w:rPr>
        <w:lastRenderedPageBreak/>
        <w:t>DAFTAR GAMBAR</w:t>
      </w:r>
      <w:bookmarkEnd w:id="11"/>
      <w:r>
        <w:rPr>
          <w:lang w:eastAsia="ja-JP"/>
        </w:rPr>
        <w:br/>
      </w:r>
    </w:p>
    <w:p w14:paraId="1DF5A46E" w14:textId="7522479C"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r>
        <w:rPr>
          <w:lang w:eastAsia="ja-JP"/>
        </w:rPr>
        <w:fldChar w:fldCharType="begin"/>
        <w:instrText xml:space="preserve"> TOC \h \z \c "Gambar 2." </w:instrText>
        <w:fldChar w:fldCharType="separate"/>
      </w:r>
      <w:hyperlink w:anchor="_Toc242095730" w:history="1">
        <w:r>
          <w:rPr>
            <w:rStyle w:val="Hyperlink"/>
            <w:noProof/>
          </w:rPr>
          <w:t>Gambar 2.1 Logo PT Intiroda Makmur</w:t>
        </w:r>
        <w:r>
          <w:rPr>
            <w:noProof/>
            <w:webHidden/>
          </w:rPr>
          <w:tab/>
          <w:fldChar w:fldCharType="begin"/>
          <w:instrText xml:space="preserve"> PAGEREF _Toc242095730 \h </w:instrText>
          <w:fldChar w:fldCharType="separate"/>
          <w:t>6</w:t>
          <w:fldChar w:fldCharType="end"/>
        </w:r>
      </w:hyperlink>
    </w:p>
    <w:p w14:paraId="73B1CF46" w14:textId="1DBEE93A"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31" w:history="1">
        <w:r>
          <w:rPr>
            <w:rStyle w:val="Hyperlink"/>
            <w:noProof/>
          </w:rPr>
          <w:t>Gambar 2.2 Kantor PT Intiroda Makmur</w:t>
        </w:r>
        <w:r>
          <w:rPr>
            <w:noProof/>
            <w:webHidden/>
          </w:rPr>
          <w:tab/>
          <w:fldChar w:fldCharType="begin"/>
          <w:instrText xml:space="preserve"> PAGEREF _Toc242095731 \h </w:instrText>
          <w:fldChar w:fldCharType="separate"/>
          <w:t>7</w:t>
          <w:fldChar w:fldCharType="end"/>
        </w:r>
      </w:hyperlink>
    </w:p>
    <w:p w14:paraId="07699CEE" w14:textId="46CDC1CF"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32" w:history="1">
        <w:r>
          <w:rPr>
            <w:rStyle w:val="Hyperlink"/>
            <w:noProof/>
          </w:rPr>
          <w:t>Gambar 2.3 Struktur Organisasi PT Intiroda Makmur</w:t>
        </w:r>
        <w:r>
          <w:rPr>
            <w:noProof/>
            <w:webHidden/>
          </w:rPr>
          <w:tab/>
          <w:fldChar w:fldCharType="begin"/>
          <w:instrText xml:space="preserve"> PAGEREF _Toc242095732 \h </w:instrText>
          <w:fldChar w:fldCharType="separate"/>
          <w:t>9</w:t>
          <w:fldChar w:fldCharType="end"/>
        </w:r>
      </w:hyperlink>
    </w:p>
    <w:p w14:paraId="72CACACD" w14:textId="5E910973" w:rsidR="00FA4B97" w:rsidRPr="00FA4B97" w:rsidRDefault="00FA4B97" w:rsidP="00FA4B97">
      <w:pPr>
        <w:pStyle w:val="TableofFigures"/>
        <w:tabs>
          <w:tab w:val="right" w:leader="dot" w:pos="7927"/>
        </w:tabs>
        <w:rPr>
          <w:lang w:eastAsia="ja-JP"/>
        </w:rPr>
      </w:pPr>
      <w:r>
        <w:rPr>
          <w:lang w:eastAsia="ja-JP"/>
        </w:rPr>
        <w:fldChar w:fldCharType="end"/>
        <w:fldChar w:fldCharType="begin"/>
        <w:instrText xml:space="preserve"> TOC \h \z \c "Gambar 3." </w:instrText>
        <w:fldChar w:fldCharType="separate"/>
      </w:r>
      <w:hyperlink w:anchor="_Toc242095703" w:history="1">
        <w:r>
          <w:rPr>
            <w:rStyle w:val="Hyperlink"/>
            <w:noProof/>
          </w:rPr>
          <w:t>Gambar 3.1 Logo Laravel</w:t>
        </w:r>
        <w:r>
          <w:rPr>
            <w:noProof/>
            <w:webHidden/>
          </w:rPr>
          <w:tab/>
          <w:fldChar w:fldCharType="begin"/>
          <w:instrText xml:space="preserve"> PAGEREF _Toc242095703 \h </w:instrText>
          <w:fldChar w:fldCharType="separate"/>
          <w:t>13</w:t>
          <w:fldChar w:fldCharType="end"/>
        </w:r>
      </w:hyperlink>
    </w:p>
    <w:p w14:paraId="68D31DBF" w14:textId="27415F49"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04" w:history="1">
        <w:r>
          <w:rPr>
            <w:rStyle w:val="Hyperlink"/>
            <w:noProof/>
          </w:rPr>
          <w:t>Gambar 3.2 Alur Kerja Arsitektur MVC</w:t>
        </w:r>
        <w:r>
          <w:rPr>
            <w:noProof/>
            <w:webHidden/>
          </w:rPr>
          <w:tab/>
          <w:fldChar w:fldCharType="begin"/>
          <w:instrText xml:space="preserve"> PAGEREF _Toc242095704 \h </w:instrText>
          <w:fldChar w:fldCharType="separate"/>
          <w:t>14</w:t>
          <w:fldChar w:fldCharType="end"/>
        </w:r>
      </w:hyperlink>
    </w:p>
    <w:p w14:paraId="06290B39" w14:textId="70C17923"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05" w:history="1">
        <w:r>
          <w:rPr>
            <w:rStyle w:val="Hyperlink"/>
            <w:noProof/>
          </w:rPr>
          <w:t>Gambar 3.3 Logo Bootstrap</w:t>
        </w:r>
        <w:r>
          <w:rPr>
            <w:noProof/>
            <w:webHidden/>
          </w:rPr>
          <w:tab/>
          <w:fldChar w:fldCharType="begin"/>
          <w:instrText xml:space="preserve"> PAGEREF _Toc242095705 \h </w:instrText>
          <w:fldChar w:fldCharType="separate"/>
          <w:t>15</w:t>
          <w:fldChar w:fldCharType="end"/>
        </w:r>
      </w:hyperlink>
    </w:p>
    <w:p w14:paraId="6FA02D38" w14:textId="468766A4"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06" w:history="1">
        <w:r>
          <w:rPr>
            <w:rStyle w:val="Hyperlink"/>
            <w:noProof/>
          </w:rPr>
          <w:t>Gambar 3.4 Logo Microsoft SQL Server</w:t>
        </w:r>
        <w:r>
          <w:rPr>
            <w:noProof/>
            <w:webHidden/>
          </w:rPr>
          <w:tab/>
          <w:fldChar w:fldCharType="begin"/>
          <w:instrText xml:space="preserve"> PAGEREF _Toc242095706 \h </w:instrText>
          <w:fldChar w:fldCharType="separate"/>
          <w:t>16</w:t>
          <w:fldChar w:fldCharType="end"/>
        </w:r>
      </w:hyperlink>
    </w:p>
    <w:p w14:paraId="6EF3C14A" w14:textId="7410C59B"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07" w:history="1">
        <w:r>
          <w:rPr>
            <w:rStyle w:val="Hyperlink"/>
            <w:noProof/>
          </w:rPr>
          <w:t>Gambar 3.6 Logo Qwen</w:t>
        </w:r>
        <w:r>
          <w:rPr>
            <w:noProof/>
            <w:webHidden/>
          </w:rPr>
          <w:tab/>
          <w:fldChar w:fldCharType="begin"/>
          <w:instrText xml:space="preserve"> PAGEREF _Toc242095707 \h </w:instrText>
          <w:fldChar w:fldCharType="separate"/>
          <w:t>21</w:t>
          <w:fldChar w:fldCharType="end"/>
        </w:r>
      </w:hyperlink>
    </w:p>
    <w:p w14:paraId="184B2F25" w14:textId="517940B0"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08" w:history="1">
        <w:r>
          <w:rPr>
            <w:rStyle w:val="Hyperlink"/>
            <w:noProof/>
          </w:rPr>
          <w:t>Gambar 3.7 Alur Pipeline Pengolahan Citra Pada Project</w:t>
        </w:r>
        <w:r>
          <w:rPr>
            <w:noProof/>
            <w:webHidden/>
          </w:rPr>
          <w:tab/>
          <w:fldChar w:fldCharType="begin"/>
          <w:instrText xml:space="preserve"> PAGEREF _Toc242095708 \h </w:instrText>
          <w:fldChar w:fldCharType="separate"/>
          <w:t>23</w:t>
          <w:fldChar w:fldCharType="end"/>
        </w:r>
      </w:hyperlink>
    </w:p>
    <w:p w14:paraId="175C4A47" w14:textId="0A81145F"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09" w:history="1">
        <w:r>
          <w:rPr>
            <w:rStyle w:val="Hyperlink"/>
            <w:noProof/>
          </w:rPr>
          <w:t>Gambar 3. 8 Alur Tahapan Metodologi Pengembangan Sistem</w:t>
        </w:r>
        <w:r>
          <w:rPr>
            <w:noProof/>
            <w:webHidden/>
          </w:rPr>
          <w:tab/>
          <w:fldChar w:fldCharType="begin"/>
          <w:instrText xml:space="preserve"> PAGEREF _Toc242095709 \h </w:instrText>
          <w:fldChar w:fldCharType="separate"/>
          <w:t>29</w:t>
          <w:fldChar w:fldCharType="end"/>
        </w:r>
      </w:hyperlink>
    </w:p>
    <w:p w14:paraId="38855007" w14:textId="203A9718" w:rsidR="00FA4B97" w:rsidRPr="00FA4B97" w:rsidRDefault="00FA4B97" w:rsidP="00FA4B97">
      <w:pPr>
        <w:pStyle w:val="TableofFigures"/>
        <w:tabs>
          <w:tab w:val="right" w:leader="dot" w:pos="7927"/>
        </w:tabs>
        <w:rPr>
          <w:lang w:eastAsia="ja-JP"/>
        </w:rPr>
      </w:pPr>
      <w:r>
        <w:rPr>
          <w:lang w:eastAsia="ja-JP"/>
        </w:rPr>
        <w:fldChar w:fldCharType="end"/>
        <w:fldChar w:fldCharType="begin"/>
        <w:instrText xml:space="preserve"> TOC \h \z \c "Gambar 4." </w:instrText>
        <w:fldChar w:fldCharType="separate"/>
      </w:r>
      <w:hyperlink w:anchor="_Toc242095359" w:history="1">
        <w:r>
          <w:rPr>
            <w:rStyle w:val="Hyperlink"/>
            <w:noProof/>
          </w:rPr>
          <w:t>Gambar 4.1 Diagram Alur Sistem Pencatatan Berjalan</w:t>
        </w:r>
        <w:r>
          <w:rPr>
            <w:noProof/>
            <w:webHidden/>
          </w:rPr>
          <w:tab/>
          <w:fldChar w:fldCharType="begin"/>
          <w:instrText xml:space="preserve"> PAGEREF _Toc242095359 \h </w:instrText>
          <w:fldChar w:fldCharType="separate"/>
          <w:t>37</w:t>
          <w:fldChar w:fldCharType="end"/>
        </w:r>
      </w:hyperlink>
    </w:p>
    <w:p w14:paraId="6D5BFF12" w14:textId="78A3B92D"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60" w:history="1">
        <w:r>
          <w:rPr>
            <w:rStyle w:val="Hyperlink"/>
            <w:noProof/>
          </w:rPr>
          <w:t>Gambar 4.2 Use Case Diagram</w:t>
        </w:r>
        <w:r>
          <w:rPr>
            <w:noProof/>
            <w:webHidden/>
          </w:rPr>
          <w:tab/>
          <w:fldChar w:fldCharType="begin"/>
          <w:instrText xml:space="preserve"> PAGEREF _Toc242095360 \h </w:instrText>
          <w:fldChar w:fldCharType="separate"/>
          <w:t>44</w:t>
          <w:fldChar w:fldCharType="end"/>
        </w:r>
      </w:hyperlink>
    </w:p>
    <w:p w14:paraId="7D555045" w14:textId="7F60F16E"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61" w:history="1">
        <w:r>
          <w:rPr>
            <w:rStyle w:val="Hyperlink"/>
            <w:noProof/>
          </w:rPr>
          <w:t>Gambar 4.3 Activity Diagram</w:t>
        </w:r>
        <w:r>
          <w:rPr>
            <w:noProof/>
            <w:webHidden/>
          </w:rPr>
          <w:tab/>
          <w:fldChar w:fldCharType="begin"/>
          <w:instrText xml:space="preserve"> PAGEREF _Toc242095361 \h </w:instrText>
          <w:fldChar w:fldCharType="separate"/>
          <w:t>57</w:t>
          <w:fldChar w:fldCharType="end"/>
        </w:r>
      </w:hyperlink>
    </w:p>
    <w:p w14:paraId="4CF55549" w14:textId="39B13CA1"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62" w:history="1">
        <w:r>
          <w:rPr>
            <w:rStyle w:val="Hyperlink"/>
            <w:noProof/>
          </w:rPr>
          <w:t xml:space="preserve">Gambar 4.4 </w:t>
        </w:r>
        <w:r>
          <w:rPr>
            <w:rStyle w:val="Hyperlink"/>
            <w:i/>
            <w:iCs/>
            <w:noProof/>
          </w:rPr>
          <w:t>Sequence Diagram</w:t>
        </w:r>
        <w:r>
          <w:rPr>
            <w:rStyle w:val="Hyperlink"/>
            <w:noProof/>
          </w:rPr>
          <w:t xml:space="preserve"> Proses Ekstraksi Data dari Foto Formulir</w:t>
        </w:r>
        <w:r>
          <w:rPr>
            <w:noProof/>
            <w:webHidden/>
          </w:rPr>
          <w:tab/>
          <w:fldChar w:fldCharType="begin"/>
          <w:instrText xml:space="preserve"> PAGEREF _Toc242095362 \h </w:instrText>
          <w:fldChar w:fldCharType="separate"/>
          <w:t>59</w:t>
          <w:fldChar w:fldCharType="end"/>
        </w:r>
      </w:hyperlink>
    </w:p>
    <w:p w14:paraId="7AD5B2D9" w14:textId="5BB411BC" w:rsidR="00FA4B97" w:rsidRDefault="00FA4B97" w:rsidP="00FA4B97">
      <w:pPr>
        <w:pStyle w:val="TableofFigures"/>
        <w:tabs>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095363" w:history="1">
        <w:r>
          <w:rPr>
            <w:rStyle w:val="Hyperlink"/>
            <w:noProof/>
          </w:rPr>
          <w:t xml:space="preserve">Gambar 4.5 </w:t>
        </w:r>
        <w:r>
          <w:rPr>
            <w:rStyle w:val="Hyperlink"/>
            <w:i/>
            <w:iCs/>
            <w:noProof/>
          </w:rPr>
          <w:t xml:space="preserve">Sequence Diagram </w:t>
        </w:r>
        <w:r>
          <w:rPr>
            <w:rStyle w:val="Hyperlink"/>
            <w:noProof/>
          </w:rPr>
          <w:t>Proses Penyimpanan Data dengan Penguncian Nomor Transaksi</w:t>
        </w:r>
        <w:r>
          <w:rPr>
            <w:noProof/>
            <w:webHidden/>
          </w:rPr>
          <w:tab/>
          <w:fldChar w:fldCharType="begin"/>
          <w:instrText xml:space="preserve"> PAGEREF _Toc242095363 \h </w:instrText>
          <w:fldChar w:fldCharType="separate"/>
          <w:t>61</w:t>
          <w:fldChar w:fldCharType="end"/>
        </w:r>
      </w:hyperlink>
    </w:p>
    <w:p w14:paraId="733B2D29" w14:textId="2F0B000E"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64" w:history="1">
        <w:r>
          <w:rPr>
            <w:rStyle w:val="Hyperlink"/>
            <w:noProof/>
          </w:rPr>
          <w:t>Gambar 4.6 Entity Relationship Diagram</w:t>
        </w:r>
        <w:r>
          <w:rPr>
            <w:noProof/>
            <w:webHidden/>
          </w:rPr>
          <w:tab/>
          <w:fldChar w:fldCharType="begin"/>
          <w:instrText xml:space="preserve"> PAGEREF _Toc242095364 \h </w:instrText>
          <w:fldChar w:fldCharType="separate"/>
          <w:t>62</w:t>
          <w:fldChar w:fldCharType="end"/>
        </w:r>
      </w:hyperlink>
    </w:p>
    <w:p w14:paraId="40406153" w14:textId="317E95B3"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65" w:history="1">
        <w:r>
          <w:rPr>
            <w:rStyle w:val="Hyperlink"/>
            <w:noProof/>
          </w:rPr>
          <w:t>Gambar 4.7 Arsitektur Sistem</w:t>
        </w:r>
        <w:r>
          <w:rPr>
            <w:noProof/>
            <w:webHidden/>
          </w:rPr>
          <w:tab/>
          <w:fldChar w:fldCharType="begin"/>
          <w:instrText xml:space="preserve"> PAGEREF _Toc242095365 \h </w:instrText>
          <w:fldChar w:fldCharType="separate"/>
          <w:t>65</w:t>
          <w:fldChar w:fldCharType="end"/>
        </w:r>
      </w:hyperlink>
    </w:p>
    <w:p w14:paraId="00E2887E" w14:textId="56447DAD"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66" w:history="1">
        <w:r>
          <w:rPr>
            <w:rStyle w:val="Hyperlink"/>
            <w:noProof/>
          </w:rPr>
          <w:t>Gambar 4.8 Tampilan Desktop Halaman Login Sistem</w:t>
        </w:r>
        <w:r>
          <w:rPr>
            <w:noProof/>
            <w:webHidden/>
          </w:rPr>
          <w:tab/>
          <w:fldChar w:fldCharType="begin"/>
          <w:instrText xml:space="preserve"> PAGEREF _Toc242095366 \h </w:instrText>
          <w:fldChar w:fldCharType="separate"/>
          <w:t>67</w:t>
          <w:fldChar w:fldCharType="end"/>
        </w:r>
      </w:hyperlink>
    </w:p>
    <w:p w14:paraId="0D9B0D5D" w14:textId="482EEA6E"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67" w:history="1">
        <w:r>
          <w:rPr>
            <w:rStyle w:val="Hyperlink"/>
            <w:noProof/>
          </w:rPr>
          <w:t>Gambar 4.9 Tampilan Mobile Halaman Login Sistem OptiGear.</w:t>
        </w:r>
        <w:r>
          <w:rPr>
            <w:noProof/>
            <w:webHidden/>
          </w:rPr>
          <w:tab/>
          <w:fldChar w:fldCharType="begin"/>
          <w:instrText xml:space="preserve"> PAGEREF _Toc242095367 \h </w:instrText>
          <w:fldChar w:fldCharType="separate"/>
          <w:t>67</w:t>
          <w:fldChar w:fldCharType="end"/>
        </w:r>
      </w:hyperlink>
    </w:p>
    <w:p w14:paraId="105C561F" w14:textId="340390EA" w:rsidR="00FA4B97" w:rsidRDefault="00FA4B97" w:rsidP="00FA4B97">
      <w:pPr>
        <w:pStyle w:val="TableofFigures"/>
        <w:tabs>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095368" w:history="1">
        <w:r>
          <w:rPr>
            <w:rStyle w:val="Hyperlink"/>
            <w:noProof/>
          </w:rPr>
          <w:t>Gambar 4.10 Tampilan Desktop Dashboard Input Performa Mesin dan Tabel Riwayat Data Beserta Filter Tanggal</w:t>
        </w:r>
        <w:r>
          <w:rPr>
            <w:noProof/>
            <w:webHidden/>
          </w:rPr>
          <w:tab/>
          <w:fldChar w:fldCharType="begin"/>
          <w:instrText xml:space="preserve"> PAGEREF _Toc242095368 \h </w:instrText>
          <w:fldChar w:fldCharType="separate"/>
          <w:t>69</w:t>
          <w:fldChar w:fldCharType="end"/>
        </w:r>
      </w:hyperlink>
    </w:p>
    <w:p w14:paraId="41609E1E" w14:textId="7F119826" w:rsidR="00FA4B97" w:rsidRDefault="00FA4B97" w:rsidP="00FA4B97">
      <w:pPr>
        <w:pStyle w:val="TableofFigures"/>
        <w:tabs>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095369" w:history="1">
        <w:r>
          <w:rPr>
            <w:rStyle w:val="Hyperlink"/>
            <w:noProof/>
          </w:rPr>
          <w:t>Gambar 4.11 Tampilan Mobile Dashboard Input Performa Mesin dan Tabel Riwayat Data Beserta Filter Tanggal.</w:t>
        </w:r>
        <w:r>
          <w:rPr>
            <w:noProof/>
            <w:webHidden/>
          </w:rPr>
          <w:tab/>
          <w:fldChar w:fldCharType="begin"/>
          <w:instrText xml:space="preserve"> PAGEREF _Toc242095369 \h </w:instrText>
          <w:fldChar w:fldCharType="separate"/>
          <w:t>69</w:t>
          <w:fldChar w:fldCharType="end"/>
        </w:r>
      </w:hyperlink>
    </w:p>
    <w:p w14:paraId="329EC598" w14:textId="6138014D"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70" w:history="1">
        <w:r>
          <w:rPr>
            <w:rStyle w:val="Hyperlink"/>
            <w:noProof/>
          </w:rPr>
          <w:t>Gambar 4.12 Tampilan Dekstop Halaman Input Data</w:t>
        </w:r>
        <w:r>
          <w:rPr>
            <w:noProof/>
            <w:webHidden/>
          </w:rPr>
          <w:tab/>
          <w:fldChar w:fldCharType="begin"/>
          <w:instrText xml:space="preserve"> PAGEREF _Toc242095370 \h </w:instrText>
          <w:fldChar w:fldCharType="separate"/>
          <w:t>70</w:t>
          <w:fldChar w:fldCharType="end"/>
        </w:r>
      </w:hyperlink>
    </w:p>
    <w:p w14:paraId="100F2E8A" w14:textId="02B12C39"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71" w:history="1">
        <w:r>
          <w:rPr>
            <w:rStyle w:val="Hyperlink"/>
            <w:noProof/>
          </w:rPr>
          <w:t>Gambar 4.13 Tampilan Mobile Input Performa Mesin</w:t>
        </w:r>
        <w:r>
          <w:rPr>
            <w:noProof/>
            <w:webHidden/>
          </w:rPr>
          <w:tab/>
          <w:fldChar w:fldCharType="begin"/>
          <w:instrText xml:space="preserve"> PAGEREF _Toc242095371 \h </w:instrText>
          <w:fldChar w:fldCharType="separate"/>
          <w:t>70</w:t>
          <w:fldChar w:fldCharType="end"/>
        </w:r>
      </w:hyperlink>
    </w:p>
    <w:p w14:paraId="31792133" w14:textId="592C3C83"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72" w:history="1">
        <w:r>
          <w:rPr>
            <w:rStyle w:val="Hyperlink"/>
            <w:noProof/>
          </w:rPr>
          <w:t>Gambar 4.14 Tampilan Desktop Modal Edit Data Performa Mesin</w:t>
        </w:r>
        <w:r>
          <w:rPr>
            <w:noProof/>
            <w:webHidden/>
          </w:rPr>
          <w:tab/>
          <w:fldChar w:fldCharType="begin"/>
          <w:instrText xml:space="preserve"> PAGEREF _Toc242095372 \h </w:instrText>
          <w:fldChar w:fldCharType="separate"/>
          <w:t>71</w:t>
          <w:fldChar w:fldCharType="end"/>
        </w:r>
      </w:hyperlink>
    </w:p>
    <w:p w14:paraId="0EFB7CCB" w14:textId="3ABCBB68"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73" w:history="1">
        <w:r>
          <w:rPr>
            <w:rStyle w:val="Hyperlink"/>
            <w:noProof/>
          </w:rPr>
          <w:t>Gambar 4.15 Tampilan Mobile Modal Edit Data Performa Mesin</w:t>
        </w:r>
        <w:r>
          <w:rPr>
            <w:noProof/>
            <w:webHidden/>
          </w:rPr>
          <w:tab/>
          <w:fldChar w:fldCharType="begin"/>
          <w:instrText xml:space="preserve"> PAGEREF _Toc242095373 \h </w:instrText>
          <w:fldChar w:fldCharType="separate"/>
          <w:t>71</w:t>
          <w:fldChar w:fldCharType="end"/>
        </w:r>
      </w:hyperlink>
    </w:p>
    <w:p w14:paraId="60EF345D" w14:textId="24875E93"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74" w:history="1">
        <w:r>
          <w:rPr>
            <w:rStyle w:val="Hyperlink"/>
            <w:noProof/>
          </w:rPr>
          <w:t>Gambar 4.16 Tampilan Dekstop dan Mobile Dashboard pada Mode Gelap</w:t>
        </w:r>
        <w:r>
          <w:rPr>
            <w:noProof/>
            <w:webHidden/>
          </w:rPr>
          <w:tab/>
          <w:fldChar w:fldCharType="begin"/>
          <w:instrText xml:space="preserve"> PAGEREF _Toc242095374 \h </w:instrText>
          <w:fldChar w:fldCharType="separate"/>
          <w:t>73</w:t>
          <w:fldChar w:fldCharType="end"/>
        </w:r>
      </w:hyperlink>
    </w:p>
    <w:p w14:paraId="53B8AB9A" w14:textId="6435AE70" w:rsidR="00FA4B97" w:rsidRDefault="00FA4B97" w:rsidP="00FA4B97">
      <w:pPr>
        <w:pStyle w:val="TableofFigures"/>
        <w:tabs>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095375" w:history="1">
        <w:r>
          <w:rPr>
            <w:rStyle w:val="Hyperlink"/>
            <w:noProof/>
          </w:rPr>
          <w:t>Gambar 4.17 Contoh fisik kertas “Laporan Proses Drawing Harian” yang dipindai</w:t>
        </w:r>
        <w:r>
          <w:rPr>
            <w:noProof/>
            <w:webHidden/>
          </w:rPr>
          <w:tab/>
          <w:fldChar w:fldCharType="begin"/>
          <w:instrText xml:space="preserve"> PAGEREF _Toc242095375 \h </w:instrText>
          <w:fldChar w:fldCharType="separate"/>
          <w:t>74</w:t>
          <w:fldChar w:fldCharType="end"/>
        </w:r>
      </w:hyperlink>
    </w:p>
    <w:p w14:paraId="6E9C0849" w14:textId="7C980432" w:rsidR="00FA4B97" w:rsidRDefault="00FA4B97" w:rsidP="00FA4B97">
      <w:pPr>
        <w:pStyle w:val="TableofFigures"/>
        <w:tabs>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095376" w:history="1">
        <w:r>
          <w:rPr>
            <w:rStyle w:val="Hyperlink"/>
            <w:noProof/>
          </w:rPr>
          <w:t>Gambar 4.18 Tahap pengambilan foto Section 1 (Header, Shift, Speed/Size) pada halaman AI Baca Kertas</w:t>
        </w:r>
        <w:r>
          <w:rPr>
            <w:noProof/>
            <w:webHidden/>
          </w:rPr>
          <w:tab/>
          <w:fldChar w:fldCharType="begin"/>
          <w:instrText xml:space="preserve"> PAGEREF _Toc242095376 \h </w:instrText>
          <w:fldChar w:fldCharType="separate"/>
          <w:t>76</w:t>
          <w:fldChar w:fldCharType="end"/>
        </w:r>
      </w:hyperlink>
    </w:p>
    <w:p w14:paraId="72F6D473" w14:textId="040BEEDE"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77" w:history="1">
        <w:r>
          <w:rPr>
            <w:rStyle w:val="Hyperlink"/>
            <w:noProof/>
          </w:rPr>
          <w:t>Gambar 4. 19 Diagram Alur Pencocokan Kode Mesin</w:t>
        </w:r>
        <w:r>
          <w:rPr>
            <w:noProof/>
            <w:webHidden/>
          </w:rPr>
          <w:tab/>
          <w:fldChar w:fldCharType="begin"/>
          <w:instrText xml:space="preserve"> PAGEREF _Toc242095377 \h </w:instrText>
          <w:fldChar w:fldCharType="separate"/>
          <w:t>77</w:t>
          <w:fldChar w:fldCharType="end"/>
        </w:r>
      </w:hyperlink>
    </w:p>
    <w:p w14:paraId="02412A68" w14:textId="5D0183C7"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78" w:history="1">
        <w:r>
          <w:rPr>
            <w:rStyle w:val="Hyperlink"/>
            <w:noProof/>
          </w:rPr>
          <w:t>Gambar 420 Diagram Alur Pemrosesan dan Ekstraksi Data Section</w:t>
        </w:r>
        <w:r>
          <w:rPr>
            <w:noProof/>
            <w:webHidden/>
          </w:rPr>
          <w:tab/>
          <w:fldChar w:fldCharType="begin"/>
          <w:instrText xml:space="preserve"> PAGEREF _Toc242095378 \h </w:instrText>
          <w:fldChar w:fldCharType="separate"/>
          <w:t>79</w:t>
          <w:fldChar w:fldCharType="end"/>
        </w:r>
      </w:hyperlink>
    </w:p>
    <w:p w14:paraId="1904772E" w14:textId="3090FA8F" w:rsidR="00FA4B97" w:rsidRDefault="00FA4B97" w:rsidP="00FA4B97">
      <w:pPr>
        <w:pStyle w:val="TableofFigures"/>
        <w:tabs>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095379" w:history="1">
        <w:r>
          <w:rPr>
            <w:rStyle w:val="Hyperlink"/>
            <w:noProof/>
          </w:rPr>
          <w:t>Gambar 4.21 Proses crop area grid dan penandaan tiga titik sudut pada tahap pengambilan foto Section 2.</w:t>
        </w:r>
        <w:r>
          <w:rPr>
            <w:noProof/>
            <w:webHidden/>
          </w:rPr>
          <w:tab/>
          <w:fldChar w:fldCharType="begin"/>
          <w:instrText xml:space="preserve"> PAGEREF _Toc242095379 \h </w:instrText>
          <w:fldChar w:fldCharType="separate"/>
          <w:t>80</w:t>
          <w:fldChar w:fldCharType="end"/>
        </w:r>
      </w:hyperlink>
    </w:p>
    <w:p w14:paraId="5B5CD74F" w14:textId="3B5BC567" w:rsidR="00FA4B97" w:rsidRDefault="00FA4B97" w:rsidP="00FA4B97">
      <w:pPr>
        <w:pStyle w:val="TableofFigures"/>
        <w:tabs>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095380" w:history="1">
        <w:r>
          <w:rPr>
            <w:rStyle w:val="Hyperlink"/>
            <w:noProof/>
          </w:rPr>
          <w:t>Gambar 4. 22 Diagram Alur Pemrosesan dan Ekstraksi Tabel Waktu Tidak Produktif Section 2</w:t>
        </w:r>
        <w:r>
          <w:rPr>
            <w:noProof/>
            <w:webHidden/>
          </w:rPr>
          <w:tab/>
          <w:fldChar w:fldCharType="begin"/>
          <w:instrText xml:space="preserve"> PAGEREF _Toc242095380 \h </w:instrText>
          <w:fldChar w:fldCharType="separate"/>
          <w:t>83</w:t>
          <w:fldChar w:fldCharType="end"/>
        </w:r>
      </w:hyperlink>
    </w:p>
    <w:p w14:paraId="13BCDA01" w14:textId="7DF124CD" w:rsidR="00FA4B97" w:rsidRDefault="00FA4B97" w:rsidP="00FA4B97">
      <w:pPr>
        <w:pStyle w:val="TableofFigures"/>
        <w:tabs>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095381" w:history="1">
        <w:r>
          <w:rPr>
            <w:rStyle w:val="Hyperlink"/>
            <w:noProof/>
          </w:rPr>
          <w:t>Gambar 4.23 Tabel tinjauan (review) hasil ekstraksi AI sebelum data disimpan, lengkap dengan penanda “Perlu Review”</w:t>
        </w:r>
        <w:r>
          <w:rPr>
            <w:noProof/>
            <w:webHidden/>
          </w:rPr>
          <w:tab/>
          <w:fldChar w:fldCharType="begin"/>
          <w:instrText xml:space="preserve"> PAGEREF _Toc242095381 \h </w:instrText>
          <w:fldChar w:fldCharType="separate"/>
          <w:t>84</w:t>
          <w:fldChar w:fldCharType="end"/>
        </w:r>
      </w:hyperlink>
    </w:p>
    <w:p w14:paraId="4F0405D8" w14:textId="3B19F36D"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82" w:history="1">
        <w:r>
          <w:rPr>
            <w:rStyle w:val="Hyperlink"/>
            <w:noProof/>
          </w:rPr>
          <w:t>Gambar 4.24 Tampilan Halaman Administrasi Alias Kode Mesin</w:t>
        </w:r>
        <w:r>
          <w:rPr>
            <w:noProof/>
            <w:webHidden/>
          </w:rPr>
          <w:tab/>
          <w:fldChar w:fldCharType="begin"/>
          <w:instrText xml:space="preserve"> PAGEREF _Toc242095382 \h </w:instrText>
          <w:fldChar w:fldCharType="separate"/>
          <w:t>85</w:t>
          <w:fldChar w:fldCharType="end"/>
        </w:r>
      </w:hyperlink>
    </w:p>
    <w:p w14:paraId="64E8E32A" w14:textId="77777777" w:rsidR="00FA4B97" w:rsidRDefault="00FA4B97" w:rsidP="00A04F93">
      <w:pPr>
        <w:rPr>
          <w:lang w:eastAsia="ja-JP"/>
        </w:rPr>
        <w:sectPr w:rsidR="00FA4B97">
          <w:pgSz w:w="11906" w:h="16838"/>
          <w:pgMar w:top="1701" w:right="1701" w:bottom="1701" w:left="2268" w:header="708" w:footer="708" w:gutter="0"/>
          <w:pgNumType w:fmt="lowerRoman"/>
          <w:cols w:space="720"/>
          <w:docGrid w:linePitch="360"/>
        </w:sectPr>
      </w:pPr>
      <w:r>
        <w:rPr>
          <w:lang w:eastAsia="ja-JP"/>
        </w:rPr>
        <w:fldChar w:fldCharType="end"/>
      </w:r>
    </w:p>
    <w:p w14:paraId="3DBBAEAA" w14:textId="2EEE38D2" w:rsidR="00387B06" w:rsidRDefault="00387B06" w:rsidP="00387B06">
      <w:pPr>
        <w:pStyle w:val="Heading1"/>
        <w:numPr>
          <w:ilvl w:val="0"/>
          <w:numId w:val="0"/>
        </w:numPr>
        <w:ind w:left="288"/>
        <w:rPr>
          <w:lang w:eastAsia="ja-JP"/>
        </w:rPr>
      </w:pPr>
      <w:bookmarkStart w:id="12" w:name="_Toc242101842"/>
      <w:r>
        <w:rPr>
          <w:lang w:eastAsia="ja-JP"/>
        </w:rPr>
        <w:lastRenderedPageBreak/>
        <w:t>DAFTAR TABEL</w:t>
      </w:r>
      <w:bookmarkEnd w:id="12"/>
    </w:p>
    <w:p w14:paraId="7F00491C" w14:textId="77777777" w:rsidR="00387B06" w:rsidRDefault="00387B06">
      <w:pPr>
        <w:pStyle w:val="TableofFigures"/>
        <w:tabs>
          <w:tab w:val="right" w:leader="dot" w:pos="7927"/>
        </w:tabs>
        <w:rPr>
          <w:lang w:eastAsia="ja-JP"/>
        </w:rPr>
      </w:pPr>
    </w:p>
    <w:p w14:paraId="6745891B" w14:textId="6428743E"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r>
        <w:rPr>
          <w:lang w:eastAsia="ja-JP"/>
        </w:rPr>
        <w:fldChar w:fldCharType="begin"/>
        <w:instrText xml:space="preserve"> TOC \h \z \c "Tabel 2." </w:instrText>
        <w:fldChar w:fldCharType="separate"/>
      </w:r>
      <w:hyperlink w:anchor="_Toc242095759" w:history="1">
        <w:r>
          <w:rPr>
            <w:rStyle w:val="Hyperlink"/>
            <w:noProof/>
          </w:rPr>
          <w:t>Tabel 2.1 Kegiatan Mingguan Kerja Praktek</w:t>
        </w:r>
        <w:r>
          <w:rPr>
            <w:noProof/>
            <w:webHidden/>
          </w:rPr>
          <w:tab/>
          <w:fldChar w:fldCharType="begin"/>
          <w:instrText xml:space="preserve"> PAGEREF _Toc242095759 \h </w:instrText>
          <w:fldChar w:fldCharType="separate"/>
          <w:t>11</w:t>
          <w:fldChar w:fldCharType="end"/>
        </w:r>
      </w:hyperlink>
    </w:p>
    <w:p w14:paraId="7B50BEBB" w14:textId="05145CC0" w:rsidR="00FA4B97" w:rsidRPr="00FA4B97" w:rsidRDefault="00FA4B97" w:rsidP="00FA4B97">
      <w:pPr>
        <w:rPr>
          <w:noProof/>
        </w:rPr>
      </w:pPr>
      <w:r>
        <w:rPr>
          <w:lang w:eastAsia="ja-JP"/>
        </w:rPr>
        <w:fldChar w:fldCharType="end"/>
        <w:fldChar w:fldCharType="begin"/>
        <w:instrText xml:space="preserve"> TOC \h \z \c "Tabel 3." </w:instrText>
        <w:fldChar w:fldCharType="separate"/>
      </w:r>
      <w:hyperlink w:anchor="_Toc242095773" w:history="1">
        <w:r>
          <w:rPr>
            <w:rStyle w:val="Hyperlink"/>
            <w:noProof/>
          </w:rPr>
          <w:t>Tabel 3.1 Teknik Pengolahan Citra Pada Project</w:t>
        </w:r>
        <w:r>
          <w:rPr>
            <w:noProof/>
            <w:webHidden/>
          </w:rPr>
          <w:tab/>
          <w:fldChar w:fldCharType="begin"/>
          <w:instrText xml:space="preserve"> PAGEREF _Toc242095773 \h </w:instrText>
          <w:fldChar w:fldCharType="separate"/>
          <w:t>26</w:t>
          <w:fldChar w:fldCharType="end"/>
        </w:r>
      </w:hyperlink>
    </w:p>
    <w:p w14:paraId="75C5DAF0" w14:textId="33C76FAF" w:rsidR="00FA4B97" w:rsidRPr="00FA4B97" w:rsidRDefault="00FA4B97" w:rsidP="00FA4B97">
      <w:pPr>
        <w:rPr>
          <w:noProof/>
        </w:rPr>
      </w:pPr>
      <w:r>
        <w:rPr>
          <w:lang w:eastAsia="ja-JP"/>
        </w:rPr>
        <w:fldChar w:fldCharType="end"/>
        <w:fldChar w:fldCharType="begin"/>
        <w:instrText xml:space="preserve"> TOC \h \z \c "Tabel 4." </w:instrText>
        <w:fldChar w:fldCharType="separate"/>
      </w:r>
      <w:hyperlink w:anchor="_Toc242095790" w:history="1">
        <w:r>
          <w:rPr>
            <w:rStyle w:val="Hyperlink"/>
            <w:noProof/>
          </w:rPr>
          <w:t>Tabel 4.1 Analisis Permasalahan, Penyebab, dan Solusi</w:t>
        </w:r>
        <w:r>
          <w:rPr>
            <w:noProof/>
            <w:webHidden/>
          </w:rPr>
          <w:tab/>
          <w:fldChar w:fldCharType="begin"/>
          <w:instrText xml:space="preserve"> PAGEREF _Toc242095790 \h </w:instrText>
          <w:fldChar w:fldCharType="separate"/>
          <w:t>40</w:t>
          <w:fldChar w:fldCharType="end"/>
        </w:r>
      </w:hyperlink>
    </w:p>
    <w:p w14:paraId="426D1B45" w14:textId="64E88204" w:rsidR="00FA4B97" w:rsidRDefault="00FA4B97" w:rsidP="00FA4B97">
      <w:pPr>
        <w:pStyle w:val="TableofFigures"/>
        <w:tabs>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095791" w:history="1">
        <w:r>
          <w:rPr>
            <w:rStyle w:val="Hyperlink"/>
            <w:noProof/>
          </w:rPr>
          <w:t>Tabel 4.2 Perbandingan Karakteristik Sistem Berjalan dan Sistem yang Diusulkan</w:t>
        </w:r>
        <w:r>
          <w:rPr>
            <w:noProof/>
            <w:webHidden/>
          </w:rPr>
          <w:tab/>
          <w:fldChar w:fldCharType="begin"/>
          <w:instrText xml:space="preserve"> PAGEREF _Toc242095791 \h </w:instrText>
          <w:fldChar w:fldCharType="separate"/>
          <w:t>41</w:t>
          <w:fldChar w:fldCharType="end"/>
        </w:r>
      </w:hyperlink>
    </w:p>
    <w:p w14:paraId="6EBBF26A" w14:textId="50CE0E50"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92" w:history="1">
        <w:r>
          <w:rPr>
            <w:rStyle w:val="Hyperlink"/>
            <w:noProof/>
          </w:rPr>
          <w:t>Tabel 4.3 Deskripsi Use Case</w:t>
        </w:r>
        <w:r>
          <w:rPr>
            <w:noProof/>
            <w:webHidden/>
          </w:rPr>
          <w:tab/>
          <w:fldChar w:fldCharType="begin"/>
          <w:instrText xml:space="preserve"> PAGEREF _Toc242095792 \h </w:instrText>
          <w:fldChar w:fldCharType="separate"/>
          <w:t>46</w:t>
          <w:fldChar w:fldCharType="end"/>
        </w:r>
      </w:hyperlink>
    </w:p>
    <w:p w14:paraId="3B4FD03B" w14:textId="257A3E37"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93" w:history="1">
        <w:r>
          <w:rPr>
            <w:rStyle w:val="Hyperlink"/>
            <w:noProof/>
          </w:rPr>
          <w:t xml:space="preserve">Tabel 4.4 Skenario </w:t>
        </w:r>
        <w:r>
          <w:rPr>
            <w:rStyle w:val="Hyperlink"/>
            <w:i/>
            <w:iCs/>
            <w:noProof/>
          </w:rPr>
          <w:t xml:space="preserve">Use Case </w:t>
        </w:r>
        <w:r>
          <w:rPr>
            <w:rStyle w:val="Hyperlink"/>
            <w:noProof/>
          </w:rPr>
          <w:t>UC-01 Login</w:t>
        </w:r>
        <w:r>
          <w:rPr>
            <w:noProof/>
            <w:webHidden/>
          </w:rPr>
          <w:tab/>
          <w:fldChar w:fldCharType="begin"/>
          <w:instrText xml:space="preserve"> PAGEREF _Toc242095793 \h </w:instrText>
          <w:fldChar w:fldCharType="separate"/>
          <w:t>47</w:t>
          <w:fldChar w:fldCharType="end"/>
        </w:r>
      </w:hyperlink>
    </w:p>
    <w:p w14:paraId="7FF44DDB" w14:textId="7EE136E9"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94" w:history="1">
        <w:r>
          <w:rPr>
            <w:rStyle w:val="Hyperlink"/>
            <w:noProof/>
          </w:rPr>
          <w:t xml:space="preserve">Tabel 4.5 Skenario </w:t>
        </w:r>
        <w:r>
          <w:rPr>
            <w:rStyle w:val="Hyperlink"/>
            <w:i/>
            <w:iCs/>
            <w:noProof/>
          </w:rPr>
          <w:t>Use Case</w:t>
        </w:r>
        <w:r>
          <w:rPr>
            <w:rStyle w:val="Hyperlink"/>
            <w:noProof/>
          </w:rPr>
          <w:t xml:space="preserve"> UC-02 Lihat Riwayat Data</w:t>
        </w:r>
        <w:r>
          <w:rPr>
            <w:noProof/>
            <w:webHidden/>
          </w:rPr>
          <w:tab/>
          <w:fldChar w:fldCharType="begin"/>
          <w:instrText xml:space="preserve"> PAGEREF _Toc242095794 \h </w:instrText>
          <w:fldChar w:fldCharType="separate"/>
          <w:t>48</w:t>
          <w:fldChar w:fldCharType="end"/>
        </w:r>
      </w:hyperlink>
    </w:p>
    <w:p w14:paraId="5A5BD660" w14:textId="45284868"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95" w:history="1">
        <w:r>
          <w:rPr>
            <w:rStyle w:val="Hyperlink"/>
            <w:noProof/>
          </w:rPr>
          <w:t xml:space="preserve">Tabel 4.6 Skenario </w:t>
        </w:r>
        <w:r>
          <w:rPr>
            <w:rStyle w:val="Hyperlink"/>
            <w:i/>
            <w:iCs/>
            <w:noProof/>
          </w:rPr>
          <w:t>Use Case</w:t>
        </w:r>
        <w:r>
          <w:rPr>
            <w:rStyle w:val="Hyperlink"/>
            <w:noProof/>
          </w:rPr>
          <w:t xml:space="preserve"> UC-03 Isi Data Manual</w:t>
        </w:r>
        <w:r>
          <w:rPr>
            <w:noProof/>
            <w:webHidden/>
          </w:rPr>
          <w:tab/>
          <w:fldChar w:fldCharType="begin"/>
          <w:instrText xml:space="preserve"> PAGEREF _Toc242095795 \h </w:instrText>
          <w:fldChar w:fldCharType="separate"/>
          <w:t>49</w:t>
          <w:fldChar w:fldCharType="end"/>
        </w:r>
      </w:hyperlink>
    </w:p>
    <w:p w14:paraId="103BF89F" w14:textId="70A70A51"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96" w:history="1">
        <w:r>
          <w:rPr>
            <w:rStyle w:val="Hyperlink"/>
            <w:noProof/>
          </w:rPr>
          <w:t xml:space="preserve">Tabel 4.7 Skenario </w:t>
        </w:r>
        <w:r>
          <w:rPr>
            <w:rStyle w:val="Hyperlink"/>
            <w:i/>
            <w:iCs/>
            <w:noProof/>
          </w:rPr>
          <w:t xml:space="preserve">Use Case </w:t>
        </w:r>
        <w:r>
          <w:rPr>
            <w:rStyle w:val="Hyperlink"/>
            <w:noProof/>
          </w:rPr>
          <w:t>UC-04 Ubah Data</w:t>
        </w:r>
        <w:r>
          <w:rPr>
            <w:noProof/>
            <w:webHidden/>
          </w:rPr>
          <w:tab/>
          <w:fldChar w:fldCharType="begin"/>
          <w:instrText xml:space="preserve"> PAGEREF _Toc242095796 \h </w:instrText>
          <w:fldChar w:fldCharType="separate"/>
          <w:t>50</w:t>
          <w:fldChar w:fldCharType="end"/>
        </w:r>
      </w:hyperlink>
    </w:p>
    <w:p w14:paraId="67BD93C5" w14:textId="67D0FC60"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97" w:history="1">
        <w:r>
          <w:rPr>
            <w:rStyle w:val="Hyperlink"/>
            <w:noProof/>
          </w:rPr>
          <w:t xml:space="preserve">Tabel 4.8 Skenario </w:t>
        </w:r>
        <w:r>
          <w:rPr>
            <w:rStyle w:val="Hyperlink"/>
            <w:i/>
            <w:iCs/>
            <w:noProof/>
          </w:rPr>
          <w:t xml:space="preserve">Use Case </w:t>
        </w:r>
        <w:r>
          <w:rPr>
            <w:rStyle w:val="Hyperlink"/>
            <w:noProof/>
          </w:rPr>
          <w:t>UC-05</w:t>
        </w:r>
        <w:r>
          <w:rPr>
            <w:rStyle w:val="Hyperlink"/>
            <w:i/>
            <w:iCs/>
            <w:noProof/>
          </w:rPr>
          <w:t xml:space="preserve"> </w:t>
        </w:r>
        <w:r>
          <w:rPr>
            <w:rStyle w:val="Hyperlink"/>
            <w:noProof/>
          </w:rPr>
          <w:t>Hapus Data</w:t>
        </w:r>
        <w:r>
          <w:rPr>
            <w:noProof/>
            <w:webHidden/>
          </w:rPr>
          <w:tab/>
          <w:fldChar w:fldCharType="begin"/>
          <w:instrText xml:space="preserve"> PAGEREF _Toc242095797 \h </w:instrText>
          <w:fldChar w:fldCharType="separate"/>
          <w:t>50</w:t>
          <w:fldChar w:fldCharType="end"/>
        </w:r>
      </w:hyperlink>
    </w:p>
    <w:p w14:paraId="6EDAEC9E" w14:textId="5577C834" w:rsidR="00FA4B97" w:rsidRDefault="00FA4B97" w:rsidP="00FA4B97">
      <w:pPr>
        <w:pStyle w:val="TableofFigures"/>
        <w:tabs>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095798" w:history="1">
        <w:r>
          <w:rPr>
            <w:rStyle w:val="Hyperlink"/>
            <w:noProof/>
          </w:rPr>
          <w:t xml:space="preserve">Tabel 4.9 Skenario </w:t>
        </w:r>
        <w:r>
          <w:rPr>
            <w:rStyle w:val="Hyperlink"/>
            <w:i/>
            <w:iCs/>
            <w:noProof/>
          </w:rPr>
          <w:t xml:space="preserve">Use Case </w:t>
        </w:r>
        <w:r>
          <w:rPr>
            <w:rStyle w:val="Hyperlink"/>
            <w:noProof/>
          </w:rPr>
          <w:t>UC-06</w:t>
        </w:r>
        <w:r>
          <w:rPr>
            <w:rStyle w:val="Hyperlink"/>
            <w:i/>
            <w:iCs/>
            <w:noProof/>
          </w:rPr>
          <w:t xml:space="preserve"> </w:t>
        </w:r>
        <w:r>
          <w:rPr>
            <w:rStyle w:val="Hyperlink"/>
            <w:noProof/>
          </w:rPr>
          <w:t>Ambil Foto/ File Header, Shift, Speed/ Size</w:t>
        </w:r>
        <w:r>
          <w:rPr>
            <w:noProof/>
            <w:webHidden/>
          </w:rPr>
          <w:tab/>
          <w:fldChar w:fldCharType="begin"/>
          <w:instrText xml:space="preserve"> PAGEREF _Toc242095798 \h </w:instrText>
          <w:fldChar w:fldCharType="separate"/>
          <w:t>51</w:t>
          <w:fldChar w:fldCharType="end"/>
        </w:r>
      </w:hyperlink>
    </w:p>
    <w:p w14:paraId="5FB4537F" w14:textId="46C5304D"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99" w:history="1">
        <w:r>
          <w:rPr>
            <w:rStyle w:val="Hyperlink"/>
            <w:noProof/>
          </w:rPr>
          <w:t xml:space="preserve">Tabel 4.10 Skenario </w:t>
        </w:r>
        <w:r>
          <w:rPr>
            <w:rStyle w:val="Hyperlink"/>
            <w:i/>
            <w:iCs/>
            <w:noProof/>
          </w:rPr>
          <w:t xml:space="preserve">Use Case </w:t>
        </w:r>
        <w:r>
          <w:rPr>
            <w:rStyle w:val="Hyperlink"/>
            <w:noProof/>
          </w:rPr>
          <w:t>UC-07</w:t>
        </w:r>
        <w:r>
          <w:rPr>
            <w:rStyle w:val="Hyperlink"/>
            <w:i/>
            <w:iCs/>
            <w:noProof/>
          </w:rPr>
          <w:t xml:space="preserve"> </w:t>
        </w:r>
        <w:r>
          <w:rPr>
            <w:rStyle w:val="Hyperlink"/>
            <w:noProof/>
          </w:rPr>
          <w:t>Ambil Foto/ File Grid Downtime</w:t>
        </w:r>
        <w:r>
          <w:rPr>
            <w:noProof/>
            <w:webHidden/>
          </w:rPr>
          <w:tab/>
          <w:fldChar w:fldCharType="begin"/>
          <w:instrText xml:space="preserve"> PAGEREF _Toc242095799 \h </w:instrText>
          <w:fldChar w:fldCharType="separate"/>
          <w:t>52</w:t>
          <w:fldChar w:fldCharType="end"/>
        </w:r>
      </w:hyperlink>
    </w:p>
    <w:p w14:paraId="23F410C5" w14:textId="050E3A7B"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800" w:history="1">
        <w:r>
          <w:rPr>
            <w:rStyle w:val="Hyperlink"/>
            <w:noProof/>
          </w:rPr>
          <w:t xml:space="preserve">Tabel 4.11 Skenario </w:t>
        </w:r>
        <w:r>
          <w:rPr>
            <w:rStyle w:val="Hyperlink"/>
            <w:i/>
            <w:iCs/>
            <w:noProof/>
          </w:rPr>
          <w:t xml:space="preserve">Use Case </w:t>
        </w:r>
        <w:r>
          <w:rPr>
            <w:rStyle w:val="Hyperlink"/>
            <w:noProof/>
          </w:rPr>
          <w:t>UC-08</w:t>
        </w:r>
        <w:r>
          <w:rPr>
            <w:rStyle w:val="Hyperlink"/>
            <w:i/>
            <w:iCs/>
            <w:noProof/>
          </w:rPr>
          <w:t xml:space="preserve"> </w:t>
        </w:r>
        <w:r>
          <w:rPr>
            <w:rStyle w:val="Hyperlink"/>
            <w:noProof/>
          </w:rPr>
          <w:t>Tinjau dan Koreksi Hasil Ekstraksi</w:t>
        </w:r>
        <w:r>
          <w:rPr>
            <w:noProof/>
            <w:webHidden/>
          </w:rPr>
          <w:tab/>
          <w:fldChar w:fldCharType="begin"/>
          <w:instrText xml:space="preserve"> PAGEREF _Toc242095800 \h </w:instrText>
          <w:fldChar w:fldCharType="separate"/>
          <w:t>53</w:t>
          <w:fldChar w:fldCharType="end"/>
        </w:r>
      </w:hyperlink>
    </w:p>
    <w:p w14:paraId="6534230A" w14:textId="5617FBC9"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801" w:history="1">
        <w:r>
          <w:rPr>
            <w:rStyle w:val="Hyperlink"/>
            <w:noProof/>
          </w:rPr>
          <w:t xml:space="preserve">Tabel 4.12 Skenario </w:t>
        </w:r>
        <w:r>
          <w:rPr>
            <w:rStyle w:val="Hyperlink"/>
            <w:i/>
            <w:iCs/>
            <w:noProof/>
          </w:rPr>
          <w:t xml:space="preserve">Use Case </w:t>
        </w:r>
        <w:r>
          <w:rPr>
            <w:rStyle w:val="Hyperlink"/>
            <w:noProof/>
          </w:rPr>
          <w:t>UC-09</w:t>
        </w:r>
        <w:r>
          <w:rPr>
            <w:rStyle w:val="Hyperlink"/>
            <w:i/>
            <w:iCs/>
            <w:noProof/>
          </w:rPr>
          <w:t xml:space="preserve"> </w:t>
        </w:r>
        <w:r>
          <w:rPr>
            <w:rStyle w:val="Hyperlink"/>
            <w:noProof/>
          </w:rPr>
          <w:t>Simpan Data</w:t>
        </w:r>
        <w:r>
          <w:rPr>
            <w:noProof/>
            <w:webHidden/>
          </w:rPr>
          <w:tab/>
          <w:fldChar w:fldCharType="begin"/>
          <w:instrText xml:space="preserve"> PAGEREF _Toc242095801 \h </w:instrText>
          <w:fldChar w:fldCharType="separate"/>
          <w:t>54</w:t>
          <w:fldChar w:fldCharType="end"/>
        </w:r>
      </w:hyperlink>
    </w:p>
    <w:p w14:paraId="1C312FCB" w14:textId="6F29D8A8"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802" w:history="1">
        <w:r>
          <w:rPr>
            <w:rStyle w:val="Hyperlink"/>
            <w:noProof/>
          </w:rPr>
          <w:t xml:space="preserve">Tabel 4.13 Skenario </w:t>
        </w:r>
        <w:r>
          <w:rPr>
            <w:rStyle w:val="Hyperlink"/>
            <w:i/>
            <w:iCs/>
            <w:noProof/>
          </w:rPr>
          <w:t xml:space="preserve">Use Case </w:t>
        </w:r>
        <w:r>
          <w:rPr>
            <w:rStyle w:val="Hyperlink"/>
            <w:noProof/>
          </w:rPr>
          <w:t>UC-10 Kelola Alias Kode Mesin</w:t>
        </w:r>
        <w:r>
          <w:rPr>
            <w:noProof/>
            <w:webHidden/>
          </w:rPr>
          <w:tab/>
          <w:fldChar w:fldCharType="begin"/>
          <w:instrText xml:space="preserve"> PAGEREF _Toc242095802 \h </w:instrText>
          <w:fldChar w:fldCharType="separate"/>
          <w:t>55</w:t>
          <w:fldChar w:fldCharType="end"/>
        </w:r>
      </w:hyperlink>
    </w:p>
    <w:p w14:paraId="26034D93" w14:textId="75BE4E82"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803" w:history="1">
        <w:r>
          <w:rPr>
            <w:rStyle w:val="Hyperlink"/>
            <w:noProof/>
          </w:rPr>
          <w:t xml:space="preserve">Tabel 4.14 Skenario </w:t>
        </w:r>
        <w:r>
          <w:rPr>
            <w:rStyle w:val="Hyperlink"/>
            <w:i/>
            <w:iCs/>
            <w:noProof/>
          </w:rPr>
          <w:t xml:space="preserve">Use Case </w:t>
        </w:r>
        <w:r>
          <w:rPr>
            <w:rStyle w:val="Hyperlink"/>
            <w:noProof/>
          </w:rPr>
          <w:t>UC-11 Atur Password</w:t>
        </w:r>
        <w:r>
          <w:rPr>
            <w:noProof/>
            <w:webHidden/>
          </w:rPr>
          <w:tab/>
          <w:fldChar w:fldCharType="begin"/>
          <w:instrText xml:space="preserve"> PAGEREF _Toc242095803 \h </w:instrText>
          <w:fldChar w:fldCharType="separate"/>
          <w:t>56</w:t>
          <w:fldChar w:fldCharType="end"/>
        </w:r>
      </w:hyperlink>
    </w:p>
    <w:p w14:paraId="67C3B72C" w14:textId="6ADCE9E9" w:rsidR="00FA4B97" w:rsidRDefault="00FA4B97" w:rsidP="00FA4B97">
      <w:pPr>
        <w:pStyle w:val="TableofFigures"/>
        <w:tabs>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095804" w:history="1">
        <w:r>
          <w:rPr>
            <w:rStyle w:val="Hyperlink"/>
            <w:noProof/>
          </w:rPr>
          <w:t>Tabel 4.15 Pemetaan Entitas Sistem ke Tabel Fisik Basis Data SQL Server Perusahaan</w:t>
        </w:r>
        <w:r>
          <w:rPr>
            <w:noProof/>
            <w:webHidden/>
          </w:rPr>
          <w:tab/>
          <w:fldChar w:fldCharType="begin"/>
          <w:instrText xml:space="preserve"> PAGEREF _Toc242095804 \h </w:instrText>
          <w:fldChar w:fldCharType="separate"/>
          <w:t>64</w:t>
          <w:fldChar w:fldCharType="end"/>
        </w:r>
      </w:hyperlink>
    </w:p>
    <w:p w14:paraId="5A570AB8" w14:textId="6E536EF4"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805" w:history="1">
        <w:r>
          <w:rPr>
            <w:rStyle w:val="Hyperlink"/>
            <w:noProof/>
          </w:rPr>
          <w:t>Tabel 4.16 Aturan Konversi Kode Penyebab pada Formulir ke Basis Data</w:t>
        </w:r>
        <w:r>
          <w:rPr>
            <w:noProof/>
            <w:webHidden/>
          </w:rPr>
          <w:tab/>
          <w:fldChar w:fldCharType="begin"/>
          <w:instrText xml:space="preserve"> PAGEREF _Toc242095805 \h </w:instrText>
          <w:fldChar w:fldCharType="separate"/>
          <w:t>82</w:t>
          <w:fldChar w:fldCharType="end"/>
        </w:r>
      </w:hyperlink>
    </w:p>
    <w:p w14:paraId="584318B9" w14:textId="1FDE8E75"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806" w:history="1">
        <w:r>
          <w:rPr>
            <w:rStyle w:val="Hyperlink"/>
            <w:noProof/>
          </w:rPr>
          <w:t>Tabel 4.18 Rekapitulasi Hasil Pengujian Unit Otomatis</w:t>
        </w:r>
        <w:r>
          <w:rPr>
            <w:noProof/>
            <w:webHidden/>
          </w:rPr>
          <w:tab/>
          <w:fldChar w:fldCharType="begin"/>
          <w:instrText xml:space="preserve"> PAGEREF _Toc242095806 \h </w:instrText>
          <w:fldChar w:fldCharType="separate"/>
          <w:t>86</w:t>
          <w:fldChar w:fldCharType="end"/>
        </w:r>
      </w:hyperlink>
    </w:p>
    <w:p w14:paraId="21184FEB" w14:textId="3CFE4841"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807" w:history="1">
        <w:r>
          <w:rPr>
            <w:rStyle w:val="Hyperlink"/>
            <w:noProof/>
          </w:rPr>
          <w:t>Tabel 4. 19 Hasil Pengujian Fungsional (</w:t>
        </w:r>
        <w:r>
          <w:rPr>
            <w:rStyle w:val="Hyperlink"/>
            <w:i/>
            <w:iCs/>
            <w:noProof/>
          </w:rPr>
          <w:t>Black-Box</w:t>
        </w:r>
        <w:r>
          <w:rPr>
            <w:rStyle w:val="Hyperlink"/>
            <w:noProof/>
          </w:rPr>
          <w:t>)</w:t>
        </w:r>
        <w:r>
          <w:rPr>
            <w:noProof/>
            <w:webHidden/>
          </w:rPr>
          <w:tab/>
          <w:fldChar w:fldCharType="begin"/>
          <w:instrText xml:space="preserve"> PAGEREF _Toc242095807 \h </w:instrText>
          <w:fldChar w:fldCharType="separate"/>
          <w:t>89</w:t>
          <w:fldChar w:fldCharType="end"/>
        </w:r>
      </w:hyperlink>
    </w:p>
    <w:p w14:paraId="3CBEB4A0" w14:textId="24466E69"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808" w:history="1">
        <w:r>
          <w:rPr>
            <w:rStyle w:val="Hyperlink"/>
            <w:noProof/>
          </w:rPr>
          <w:t>Tabel 4.20 Kesesuaian Hasil Implementasi dengan Kebutuhan Sistem</w:t>
        </w:r>
        <w:r>
          <w:rPr>
            <w:noProof/>
            <w:webHidden/>
          </w:rPr>
          <w:tab/>
          <w:fldChar w:fldCharType="begin"/>
          <w:instrText xml:space="preserve"> PAGEREF _Toc242095808 \h </w:instrText>
          <w:fldChar w:fldCharType="separate"/>
          <w:t>91</w:t>
          <w:fldChar w:fldCharType="end"/>
        </w:r>
      </w:hyperlink>
    </w:p>
    <w:p w14:paraId="7B24382F" w14:textId="397E0D0D" w:rsidR="00FA4B97" w:rsidRDefault="00FA4B97" w:rsidP="00FA4B97">
      <w:pPr>
        <w:pStyle w:val="TableofFigures"/>
        <w:tabs>
          <w:tab w:val="right" w:leader="dot" w:pos="7927"/>
        </w:tabs>
        <w:ind w:left="288" w:firstLine="72"/>
        <w:rPr>
          <w:rFonts w:asciiTheme="minorHAnsi" w:eastAsiaTheme="minorEastAsia" w:hAnsiTheme="minorHAnsi" w:cstheme="minorBidi"/>
          <w:noProof/>
          <w:color w:val="auto"/>
          <w:kern w:val="2"/>
          <w14:ligatures w14:val="standardContextual"/>
        </w:rPr>
      </w:pPr>
      <w:hyperlink w:anchor="_Toc242095809" w:history="1">
        <w:r>
          <w:rPr>
            <w:rStyle w:val="Hyperlink"/>
            <w:noProof/>
          </w:rPr>
          <w:t>Tabel 4.21 Perbandingan Alur Kerja Pencatatan Sebelum dan Sesudah Implementasi</w:t>
        </w:r>
        <w:r>
          <w:rPr>
            <w:noProof/>
            <w:webHidden/>
          </w:rPr>
          <w:tab/>
          <w:fldChar w:fldCharType="begin"/>
          <w:instrText xml:space="preserve"> PAGEREF _Toc242095809 \h </w:instrText>
          <w:fldChar w:fldCharType="separate"/>
          <w:t>97</w:t>
          <w:fldChar w:fldCharType="end"/>
        </w:r>
      </w:hyperlink>
    </w:p>
    <w:p w14:paraId="785FC92C" w14:textId="77777777" w:rsidR="0046788C" w:rsidRDefault="00FA4B97" w:rsidP="00A04F93">
      <w:pPr>
        <w:rPr>
          <w:lang w:eastAsia="ja-JP"/>
        </w:rPr>
        <w:sectPr w:rsidR="0046788C">
          <w:pgSz w:w="11906" w:h="16838"/>
          <w:pgMar w:top="1701" w:right="1701" w:bottom="1701" w:left="2268" w:header="708" w:footer="708" w:gutter="0"/>
          <w:pgNumType w:fmt="lowerRoman"/>
          <w:cols w:space="720"/>
          <w:docGrid w:linePitch="360"/>
        </w:sectPr>
      </w:pPr>
      <w:r>
        <w:rPr>
          <w:lang w:eastAsia="ja-JP"/>
        </w:rPr>
        <w:fldChar w:fldCharType="end"/>
      </w:r>
    </w:p>
    <w:p w14:paraId="1B45ECC3" w14:textId="18A3C394" w:rsidR="0046788C" w:rsidRDefault="0046788C" w:rsidP="0046788C">
      <w:pPr>
        <w:pStyle w:val="Heading1"/>
        <w:numPr>
          <w:ilvl w:val="0"/>
          <w:numId w:val="0"/>
        </w:numPr>
        <w:ind w:left="288"/>
        <w:rPr>
          <w:lang w:eastAsia="ja-JP"/>
        </w:rPr>
      </w:pPr>
      <w:bookmarkStart w:id="13" w:name="_Toc242101843"/>
      <w:r>
        <w:rPr>
          <w:lang w:eastAsia="ja-JP"/>
        </w:rPr>
        <w:lastRenderedPageBreak/>
        <w:t>DAFTAR PERSAMAAN</w:t>
      </w:r>
      <w:bookmarkEnd w:id="13"/>
    </w:p>
    <w:p w14:paraId="506F723C" w14:textId="77777777" w:rsidR="0046788C" w:rsidRPr="0046788C" w:rsidRDefault="0046788C" w:rsidP="0046788C">
      <w:pPr>
        <w:rPr>
          <w:lang w:eastAsia="ja-JP"/>
        </w:rPr>
      </w:pPr>
    </w:p>
    <w:p w14:paraId="30694FCD" w14:textId="501D9E12" w:rsidR="0046788C" w:rsidRDefault="0046788C">
      <w:pPr>
        <w:pStyle w:val="TableofFigures"/>
        <w:tabs>
          <w:tab w:val="right" w:leader="dot" w:pos="7927"/>
        </w:tabs>
        <w:rPr>
          <w:rFonts w:asciiTheme="minorHAnsi" w:eastAsiaTheme="minorEastAsia" w:hAnsiTheme="minorHAnsi" w:cstheme="minorBidi"/>
          <w:noProof/>
          <w:color w:val="auto"/>
          <w:kern w:val="2"/>
          <w14:ligatures w14:val="standardContextual"/>
        </w:rPr>
      </w:pPr>
      <w:r>
        <w:rPr>
          <w:lang w:eastAsia="ja-JP"/>
        </w:rPr>
        <w:fldChar w:fldCharType="begin"/>
        <w:instrText xml:space="preserve"> TOC \h \z \c "Persamaan 3." </w:instrText>
        <w:fldChar w:fldCharType="separate"/>
      </w:r>
      <w:hyperlink w:anchor="_Toc242096966" w:history="1">
        <w:r>
          <w:rPr>
            <w:rStyle w:val="Hyperlink"/>
            <w:noProof/>
          </w:rPr>
          <w:t>Persamaan 3.1 Fungsi Rekursif Jarak Levenshtein</w:t>
        </w:r>
        <w:r>
          <w:rPr>
            <w:noProof/>
            <w:webHidden/>
          </w:rPr>
          <w:tab/>
          <w:fldChar w:fldCharType="begin"/>
          <w:instrText xml:space="preserve"> PAGEREF _Toc242096966 \h </w:instrText>
          <w:fldChar w:fldCharType="separate"/>
          <w:t>22</w:t>
          <w:fldChar w:fldCharType="end"/>
        </w:r>
      </w:hyperlink>
    </w:p>
    <w:p w14:paraId="532738B9" w14:textId="096C2E4E" w:rsidR="0046788C" w:rsidRDefault="0046788C">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6967" w:history="1">
        <w:r>
          <w:rPr>
            <w:rStyle w:val="Hyperlink"/>
            <w:noProof/>
          </w:rPr>
          <w:t>Persamaan 3.2 Persentase Kemiripan Teks Berbasis Algoritma Oliver</w:t>
        </w:r>
        <w:r>
          <w:rPr>
            <w:noProof/>
            <w:webHidden/>
          </w:rPr>
          <w:tab/>
          <w:fldChar w:fldCharType="begin"/>
          <w:instrText xml:space="preserve"> PAGEREF _Toc242096967 \h </w:instrText>
          <w:fldChar w:fldCharType="separate"/>
          <w:t>22</w:t>
          <w:fldChar w:fldCharType="end"/>
        </w:r>
      </w:hyperlink>
    </w:p>
    <w:p w14:paraId="22B7F577" w14:textId="254A2D23" w:rsidR="0046788C" w:rsidRDefault="0046788C">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6968" w:history="1">
        <w:r>
          <w:rPr>
            <w:rStyle w:val="Hyperlink"/>
            <w:noProof/>
          </w:rPr>
          <w:t>Persamaan 3. 3 Skor Kemiripan Simetris Dua Arah Operator</w:t>
        </w:r>
        <w:r>
          <w:rPr>
            <w:noProof/>
            <w:webHidden/>
          </w:rPr>
          <w:tab/>
          <w:fldChar w:fldCharType="begin"/>
          <w:instrText xml:space="preserve"> PAGEREF _Toc242096968 \h </w:instrText>
          <w:fldChar w:fldCharType="separate"/>
          <w:t>23</w:t>
          <w:fldChar w:fldCharType="end"/>
        </w:r>
      </w:hyperlink>
    </w:p>
    <w:p w14:paraId="06508B0F" w14:textId="39E4127D" w:rsidR="0046788C" w:rsidRDefault="0046788C">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6969" w:history="1">
        <w:r>
          <w:rPr>
            <w:rStyle w:val="Hyperlink"/>
            <w:noProof/>
          </w:rPr>
          <w:t>Persamaan 34 Matriks Homogen Transformasi Perspektif 3x3</w:t>
        </w:r>
        <w:r>
          <w:rPr>
            <w:noProof/>
            <w:webHidden/>
          </w:rPr>
          <w:tab/>
          <w:fldChar w:fldCharType="begin"/>
          <w:instrText xml:space="preserve"> PAGEREF _Toc242096969 \h </w:instrText>
          <w:fldChar w:fldCharType="separate"/>
          <w:t>24</w:t>
          <w:fldChar w:fldCharType="end"/>
        </w:r>
      </w:hyperlink>
    </w:p>
    <w:p w14:paraId="5AF37419" w14:textId="67773E07" w:rsidR="0046788C" w:rsidRDefault="0046788C">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6970" w:history="1">
        <w:r>
          <w:rPr>
            <w:rStyle w:val="Hyperlink"/>
            <w:noProof/>
          </w:rPr>
          <w:t>Persamaan 3.5 Pemetaan Geometris Transformasi Affine 2x3</w:t>
        </w:r>
        <w:r>
          <w:rPr>
            <w:noProof/>
            <w:webHidden/>
          </w:rPr>
          <w:tab/>
          <w:fldChar w:fldCharType="begin"/>
          <w:instrText xml:space="preserve"> PAGEREF _Toc242096970 \h </w:instrText>
          <w:fldChar w:fldCharType="separate"/>
          <w:t>25</w:t>
          <w:fldChar w:fldCharType="end"/>
        </w:r>
      </w:hyperlink>
    </w:p>
    <w:p w14:paraId="48B9BF05" w14:textId="06DFBB35" w:rsidR="0046788C" w:rsidRDefault="0046788C">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6971" w:history="1">
        <w:r>
          <w:rPr>
            <w:rStyle w:val="Hyperlink"/>
            <w:noProof/>
          </w:rPr>
          <w:t>Persamaan 3. 6 Rasio Kepadatan Piksel Gelap/ Ink-Gate Thresholding</w:t>
        </w:r>
        <w:r>
          <w:rPr>
            <w:noProof/>
            <w:webHidden/>
          </w:rPr>
          <w:tab/>
          <w:fldChar w:fldCharType="begin"/>
          <w:instrText xml:space="preserve"> PAGEREF _Toc242096971 \h </w:instrText>
          <w:fldChar w:fldCharType="separate"/>
          <w:t>26</w:t>
          <w:fldChar w:fldCharType="end"/>
        </w:r>
      </w:hyperlink>
    </w:p>
    <w:p w14:paraId="49DE6709" w14:textId="77777777" w:rsidR="00B647D0" w:rsidRDefault="0046788C" w:rsidP="00A04F93">
      <w:pPr>
        <w:rPr>
          <w:lang w:eastAsia="ja-JP"/>
        </w:rPr>
        <w:sectPr w:rsidR="00B647D0">
          <w:pgSz w:w="11906" w:h="16838"/>
          <w:pgMar w:top="1701" w:right="1701" w:bottom="1701" w:left="2268" w:header="708" w:footer="708" w:gutter="0"/>
          <w:pgNumType w:fmt="lowerRoman"/>
          <w:cols w:space="720"/>
          <w:docGrid w:linePitch="360"/>
        </w:sectPr>
      </w:pPr>
      <w:r>
        <w:rPr>
          <w:lang w:eastAsia="ja-JP"/>
        </w:rPr>
        <w:fldChar w:fldCharType="end"/>
      </w:r>
    </w:p>
    <w:p w14:paraId="39D68EBC" w14:textId="0AF08FE3" w:rsidR="00B647D0" w:rsidRDefault="00B647D0" w:rsidP="00B647D0">
      <w:pPr>
        <w:pStyle w:val="Heading1"/>
        <w:numPr>
          <w:ilvl w:val="0"/>
          <w:numId w:val="0"/>
        </w:numPr>
        <w:ind w:left="288"/>
        <w:rPr>
          <w:lang w:eastAsia="ja-JP"/>
        </w:rPr>
      </w:pPr>
      <w:bookmarkStart w:id="14" w:name="_Toc242101844"/>
      <w:r>
        <w:rPr>
          <w:lang w:eastAsia="ja-JP"/>
        </w:rPr>
        <w:lastRenderedPageBreak/>
        <w:t>DAFTAR LAMPIRAN</w:t>
      </w:r>
      <w:bookmarkEnd w:id="14"/>
    </w:p>
    <w:p w14:paraId="52CC9504" w14:textId="77777777" w:rsidR="00B647D0" w:rsidRDefault="00B647D0">
      <w:pPr>
        <w:pStyle w:val="TableofFigures"/>
        <w:tabs>
          <w:tab w:val="right" w:leader="dot" w:pos="7927"/>
        </w:tabs>
        <w:rPr>
          <w:lang w:eastAsia="ja-JP"/>
        </w:rPr>
      </w:pPr>
    </w:p>
    <w:p w14:paraId="725906FD" w14:textId="772EA067" w:rsidR="00B647D0" w:rsidRDefault="00B647D0">
      <w:pPr>
        <w:pStyle w:val="TableofFigures"/>
        <w:tabs>
          <w:tab w:val="right" w:leader="dot" w:pos="7927"/>
        </w:tabs>
        <w:rPr>
          <w:rFonts w:asciiTheme="minorHAnsi" w:eastAsiaTheme="minorEastAsia" w:hAnsiTheme="minorHAnsi" w:cstheme="minorBidi"/>
          <w:noProof/>
          <w:color w:val="auto"/>
          <w:kern w:val="2"/>
          <w14:ligatures w14:val="standardContextual"/>
        </w:rPr>
      </w:pPr>
      <w:r>
        <w:rPr>
          <w:lang w:eastAsia="ja-JP"/>
        </w:rPr>
        <w:fldChar w:fldCharType="begin"/>
        <w:instrText xml:space="preserve"> TOC \h \z \c "Lampiran" </w:instrText>
        <w:fldChar w:fldCharType="separate"/>
      </w:r>
      <w:hyperlink w:anchor="_Toc242101690" w:history="1">
        <w:r>
          <w:rPr>
            <w:rStyle w:val="Hyperlink"/>
            <w:noProof/>
          </w:rPr>
          <w:t>Lampiran 1 Logbook Kerja Praktek</w:t>
        </w:r>
        <w:r>
          <w:rPr>
            <w:noProof/>
            <w:webHidden/>
          </w:rPr>
          <w:tab/>
          <w:fldChar w:fldCharType="begin"/>
          <w:instrText xml:space="preserve"> PAGEREF _Toc242101690 \h </w:instrText>
          <w:fldChar w:fldCharType="separate"/>
          <w:t>106</w:t>
          <w:fldChar w:fldCharType="end"/>
        </w:r>
      </w:hyperlink>
    </w:p>
    <w:p w14:paraId="5C6E017C" w14:textId="4AC512E6" w:rsidR="00B647D0" w:rsidRDefault="00B647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101691" w:history="1">
        <w:r>
          <w:rPr>
            <w:rStyle w:val="Hyperlink"/>
            <w:noProof/>
          </w:rPr>
          <w:t xml:space="preserve">Lampiran 2 Surat Permohonan Kerja Praktek </w:t>
        </w:r>
        <w:r>
          <w:rPr>
            <w:noProof/>
            <w:webHidden/>
          </w:rPr>
          <w:tab/>
          <w:fldChar w:fldCharType="begin"/>
          <w:instrText xml:space="preserve"> PAGEREF _Toc242101691 \h </w:instrText>
          <w:fldChar w:fldCharType="separate"/>
          <w:t>116</w:t>
          <w:fldChar w:fldCharType="end"/>
        </w:r>
      </w:hyperlink>
    </w:p>
    <w:p w14:paraId="033BC958" w14:textId="48020015" w:rsidR="00B647D0" w:rsidRDefault="00B647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101692" w:history="1">
        <w:r>
          <w:rPr>
            <w:rStyle w:val="Hyperlink"/>
            <w:noProof/>
          </w:rPr>
          <w:t>Lampiran 3 Surat Balasan Instansi</w:t>
        </w:r>
        <w:r>
          <w:rPr>
            <w:noProof/>
            <w:webHidden/>
          </w:rPr>
          <w:tab/>
          <w:fldChar w:fldCharType="begin"/>
          <w:instrText xml:space="preserve"> PAGEREF _Toc242101692 \h </w:instrText>
          <w:fldChar w:fldCharType="separate"/>
          <w:t>118</w:t>
          <w:fldChar w:fldCharType="end"/>
        </w:r>
      </w:hyperlink>
    </w:p>
    <w:p w14:paraId="27A7D989" w14:textId="54CA5FB6" w:rsidR="00B647D0" w:rsidRDefault="00B647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101693" w:history="1">
        <w:r>
          <w:rPr>
            <w:rStyle w:val="Hyperlink"/>
            <w:noProof/>
          </w:rPr>
          <w:t>Lampiran 4 Lembar Pengasahan Laporan Kerja Praktek</w:t>
        </w:r>
        <w:r>
          <w:rPr>
            <w:noProof/>
            <w:webHidden/>
          </w:rPr>
          <w:tab/>
          <w:fldChar w:fldCharType="begin"/>
          <w:instrText xml:space="preserve"> PAGEREF _Toc242101693 \h </w:instrText>
          <w:fldChar w:fldCharType="separate"/>
          <w:t>119</w:t>
          <w:fldChar w:fldCharType="end"/>
        </w:r>
      </w:hyperlink>
    </w:p>
    <w:p w14:paraId="38CB28CC" w14:textId="0572D6E7" w:rsidR="00FA4B97" w:rsidRDefault="00B647D0" w:rsidP="00B647D0">
      <w:pPr>
        <w:rPr>
          <w:lang w:eastAsia="ja-JP"/>
        </w:rPr>
      </w:pPr>
      <w:r>
        <w:rPr>
          <w:lang w:eastAsia="ja-JP"/>
        </w:rPr>
        <w:fldChar w:fldCharType="end"/>
      </w:r>
    </w:p>
    <w:p w14:paraId="43D50D1E" w14:textId="77777777" w:rsidR="00C2565D" w:rsidRPr="00377BE5" w:rsidRDefault="00C2565D" w:rsidP="00A04F93">
      <w:pPr>
        <w:rPr>
          <w:lang w:eastAsia="ja-JP"/>
        </w:rPr>
      </w:pPr>
    </w:p>
    <w:p w14:paraId="4A8BC333" w14:textId="6634DD64" w:rsidR="005051DF" w:rsidRDefault="005051DF" w:rsidP="00A04F93">
      <w:pPr>
        <w:sectPr w:rsidR="005051DF">
          <w:pgSz w:w="11906" w:h="16838"/>
          <w:pgMar w:top="1701" w:right="1701" w:bottom="1701" w:left="2268" w:header="708" w:footer="708" w:gutter="0"/>
          <w:pgNumType w:fmt="lowerRoman"/>
          <w:cols w:space="720"/>
          <w:docGrid w:linePitch="360"/>
        </w:sectPr>
      </w:pPr>
    </w:p>
    <w:p w14:paraId="6ECC5F54" w14:textId="0EA39E7B" w:rsidR="00CF389B" w:rsidRPr="004F48C9" w:rsidRDefault="00000000" w:rsidP="00A04F93">
      <w:pPr>
        <w:pStyle w:val="Heading1"/>
      </w:pPr>
      <w:r>
        <w:lastRenderedPageBreak/>
        <w:br/>
      </w:r>
      <w:bookmarkStart w:id="15" w:name="_Toc242101845"/>
      <w:r>
        <w:t>PENDAHULUAN</w:t>
      </w:r>
      <w:bookmarkEnd w:id="15"/>
    </w:p>
    <w:p w14:paraId="50C63926" w14:textId="77777777" w:rsidR="00344A90" w:rsidRPr="00344A90" w:rsidRDefault="00344A90" w:rsidP="00A04F93"/>
    <w:p w14:paraId="0389234B" w14:textId="24B7D54A" w:rsidR="00CF389B" w:rsidRPr="004F48C9" w:rsidRDefault="00000000" w:rsidP="00592EE9">
      <w:pPr>
        <w:pStyle w:val="Heading2"/>
      </w:pPr>
      <w:bookmarkStart w:id="16" w:name="_Toc242101846"/>
      <w:r>
        <w:t xml:space="preserve">Latar </w:t>
      </w:r>
      <w:commentRangeStart w:id="17"/>
      <w:commentRangeStart w:id="18"/>
      <w:r>
        <w:t>Belakang</w:t>
      </w:r>
      <w:bookmarkEnd w:id="16"/>
    </w:p>
    <w:commentRangeEnd w:id="17"/>
    <w:p w14:paraId="66EBEB86" w14:textId="77777777" w:rsidR="00A04F93" w:rsidRDefault="00EE5C1C" w:rsidP="00A04F93">
      <w:r>
        <w:rPr>
          <w:rStyle w:val="CommentReference"/>
          <w:sz w:val="24"/>
          <w:szCs w:val="24"/>
        </w:rPr>
        <w:commentReference w:id="17"/>
      </w:r>
      <w:commentRangeEnd w:id="18"/>
      <w:r>
        <w:rPr>
          <w:rStyle w:val="CommentReference"/>
          <w:sz w:val="24"/>
          <w:szCs w:val="24"/>
        </w:rPr>
        <w:commentReference w:id="18"/>
      </w:r>
      <w:r>
        <w:t xml:space="preserve">Transformasi digital pada sektor industri manufaktur menuntut ketersediaan sistem pencatatan data produksi yang mudah dan cepat digunakan oleh petugas di lapangan, guna menyederhanakan proses input data downtime mesin yang sebelumnya memerlukan banyak langkah manual. PT Intiroda Makmur, sebagai perusahaan manufaktur yang bergerak di bidang produksi kawat baja dan produk turunannya, memerlukan mekanisme pencatatan downtime proses produksi yang lebih ringkas dan efisien dari sisi proses kerja petugas, mengingat proses pencatatan yang berlapis dan berulang membebani waktu kerja petugas serta meningkatkan risiko kesalahan penyalinan data secara manual.</w:t>
      </w:r>
    </w:p>
    <w:p w14:paraId="5A7858A5" w14:textId="5E9C7A40" w:rsidR="00A04F93" w:rsidRDefault="00274AE3" w:rsidP="00A04F93">
      <w:r>
        <w:t xml:space="preserve">Sebelum Kerja Praktek ini dilaksanakan, proses pencatatan downtime proses produksi harian di PT Intiroda Makmur masih bergantung pada mekanisme manual berlapis: petugas lapangan mencatat data di atas kertas, kemudian memindahkannya kembali secara manual ke dalam aplikasi desktop berbasis Visual Basic 6 (VB6) yang hanya dapat diakses dari satu unit komputer tertentu. Data yang dicatat mencakup identitas produksi (tanggal, kode mesin, shift, dan operator yang bertugas), parameter proses (ukuran produk dan kecepatan mesin), serta catatan waktu tidak produktif (downtime) beserta penyebabnya, yang tidak selalu berasal dari gangguan mesin semata, melainkan juga dapat disebabkan oleh faktor lain dalam proses produksi. Mekanisme pencatatan berlapis tersebut menimbulkan sejumlah persoalan, seperti keterbatasan titik akses input, beban kognitif petugas kantor produksi, serta risiko kesalahan pencatatan akibat proses penyalinan ulang.</w:t>
      </w:r>
    </w:p>
    <w:p w14:paraId="39CC5317" w14:textId="77777777" w:rsidR="00A04F93" w:rsidRDefault="00274AE3" w:rsidP="00A04F93">
      <w:r>
        <w:t xml:space="preserve">Kondisi tersebut mendorong dikembangkannya sebuah sistem pencatatan downtime proses produksi harian berbasis web yang dapat diakses langsung melalui perangkat mobile di lokasi mesin, tanpa mengubah struktur basis data yang telah digunakan sistem sebelumnya. Pemilihan platform berbasis web, dibandingkan aplikasi mobile atau desktop native, didasarkan pada pertimbangan bahwa aplikasi web dapat langsung diakses melalui peramban (browser) pada perangkat apa pun yang tersedia di lokasi kerja, tanpa memerlukan proses instalasi maupun pembaruan </w:t>
        <w:lastRenderedPageBreak/>
        <w:t>aplikasi secara manual pada setiap perangkat petugas. Pembaruan sistem cukup dilakukan sekali di sisi server dan langsung berlaku untuk seluruh pengguna, serta menghindarkan kebutuhan pengembangan dan pemeliharaan dua basis kode terpisah untuk versi desktop dan versi mobile, mengingat aplikasi web yang responsif sudah dapat menyesuaikan tampilannya pada berbagai perangkat.</w:t>
      </w:r>
    </w:p>
    <w:p w14:paraId="731B4B15" w14:textId="77777777" w:rsidR="00A04F93" w:rsidRDefault="00274AE3" w:rsidP="00A04F93">
      <w:r>
        <w:t xml:space="preserve">Meskipun demikian, tahap pencatatan awal di atas kertas oleh petugas di lokasi mesin tetap menjadi bagian dari alur kerja lapangan yang tidak sepenuhnya dapat dihilangkan. Untuk mengatasi hal tersebut, dikembangkan pula </w:t>
      </w:r>
      <w:del w:id="1230" w:author="Claude" w:date="2026-10-23T09:00:00Z">
        <w:r>
          <w:delText xml:space="preserve">sebuah fitur ekstraksi data otomatis dari foto</w:delText>
        </w:r>
      </w:del>
      <w:ins w:id="1231" w:author="Claude" w:date="2026-10-23T09:00:00Z">
        <w:r>
          <w:t xml:space="preserve">fitur pembacaan otomatis data dari foto formulir</w:t>
        </w:r>
      </w:ins>
      <w:r>
        <w:t xml:space="preserve"> kertas menggunakan model kecerdasan buatan</w:t>
      </w:r>
      <w:del w:id="1232" w:author="Claude" w:date="2026-10-23T09:00:00Z">
        <w:r>
          <w:delText xml:space="preserve"> berbasis pengenalan gambar qwen2.5vl,</w:delText>
        </w:r>
      </w:del>
      <w:r>
        <w:t xml:space="preserve"> yang dijalankan sepenuhnya secara lokal pada server internal perusahaan</w:t>
      </w:r>
      <w:ins w:id="1233" w:author="Claude" w:date="2026-10-23T09:00:00Z">
        <w:r>
          <w:t xml:space="preserve">,</w:t>
        </w:r>
      </w:ins>
      <w:r>
        <w:t xml:space="preserve"> tanpa mengirim data ke layanan pihak ketiga di internet</w:t>
      </w:r>
      <w:del w:id="1234" w:author="Claude" w:date="2026-10-23T09:00:00Z">
        <w:r>
          <w:delText xml:space="preserve">. Pemilihan model ini didasarkan pada sifatnya yang</w:delText>
        </w:r>
      </w:del>
      <w:ins w:id="1235" w:author="Claude" w:date="2026-10-23T09:00:00Z">
        <w:r>
          <w:t xml:space="preserve">, sejalan dengan kebijakan perusahaan yang membatasi pengiriman data produksi ke luar jaringan internal. Model yang digunakan bersifat</w:t>
        </w:r>
      </w:ins>
      <w:r>
        <w:t xml:space="preserve"> terbuka (open-weight), sehingga dapat dijalankan</w:t>
      </w:r>
      <w:del w:id="1236" w:author="Claude" w:date="2026-10-23T09:00:00Z">
        <w:r>
          <w:delText xml:space="preserve"> secara mandiri</w:delText>
        </w:r>
      </w:del>
      <w:r>
        <w:t xml:space="preserve"> pada perangkat keras milik perusahaan tanpa biaya penggunaan berbasis jumlah permintaan (pay-per-use) sebagaimana umum diterapkan pada layanan model AI komersial berbasis API</w:t>
      </w:r>
      <w:del w:id="1237" w:author="Claude" w:date="2026-10-23T09:00:00Z">
        <w:r>
          <w:delText xml:space="preserve">, sekaligus memungkinkan model dijalankan sepenuhnya secara lokal sejalan dengan kebijakan perusahaan yang membatasi pengiriman data produksi ke luar jaringan internal. Selain itu, model ini tersedia dalam berbagai ukuran parameter yang dapat disesuaikan dengan kapasitas perangkat keras yang tersedia, serta memiliki kemampuan</w:delText>
        </w:r>
      </w:del>
      <w:ins w:id="1238" w:author="Claude" w:date="2026-10-23T09:00:00Z">
        <w:r>
          <w:t xml:space="preserve">. Pada iterasi awal digunakan model kecerdasan buatan berbasis pengenalan gambar Qwen2.5-VL melalui platform Ollama, karena kemampuannya</w:t>
        </w:r>
      </w:ins>
      <w:r>
        <w:t xml:space="preserve"> memahami gambar dengan resolusi bervariasi dan membaca teks di dalamnya</w:t>
      </w:r>
      <w:del w:id="1239" w:author="Claude" w:date="2026-10-23T09:00:00Z">
        <w:r>
          <w:delText xml:space="preserve">, yang menjadi kebutuhan utama untuk tugas pembacaan</w:delText>
        </w:r>
      </w:del>
      <w:ins w:id="1240" w:author="Claude" w:date="2026-10-23T09:00:00Z">
        <w:r>
          <w:t xml:space="preserve">. Evaluasi lanjutan dengan kunci jawaban kemudian menunjukkan bahwa model pengenal</w:t>
        </w:r>
      </w:ins>
      <w:r>
        <w:t xml:space="preserve"> tulisan tangan </w:t>
      </w:r>
      <w:del w:id="1241" w:author="Claude" w:date="2026-10-23T09:00:00Z">
        <w:r>
          <w:delText xml:space="preserve">pada kertas</w:delText>
        </w:r>
      </w:del>
      <w:ins w:id="1242" w:author="Claude" w:date="2026-10-23T09:00:00Z">
        <w:r>
          <w:t xml:space="preserve">yang jauh lebih kecil, yaitu TrOCR, lebih akurat dan konsisten untuk membaca kode pendek pada kotak-kotak tabel formulir, sehingga model inilah yang digunakan pada versi akhir sistem</w:t>
        </w:r>
      </w:ins>
      <w:r>
        <w:t xml:space="preserve">. Fitur ini disediakan sebagai opsi tambahan berdampingan dengan pengisian manual, sehingga petugas tetap memiliki keleluasaan memilih metode input yang paling sesuai dengan kondisi kertas maupun preferensi kerja masing-masing.</w:t>
      </w:r>
    </w:p>
    <w:p>
      <w:pPr>
        <w:rPr>
          <w:ins w:id="1243" w:author="Claude" w:date="2026-10-23T09:00:00Z"/>
        </w:rPr>
      </w:pPr>
      <w:ins w:id="1244" w:author="Claude" w:date="2026-10-23T09:00:00Z">
        <w:r>
          <w:t xml:space="preserve">Selain persoalan pada proses input, data downtime yang telah tersimpan selama bertahun-tahun pada basis data perusahaan belum dimanfaatkan sebagai informasi. Aplikasi VB6 hanya berfungsi sebagai sarana input, sehingga pertanyaan seperti mesin mana yang paling sering berhenti, penyebab apa yang paling banyak menyita waktu produksi, atau shift mana yang paling bermasalah tidak dapat dijawab tanpa mengolah data secara manual. Oleh karena itu, sistem yang dikembangkan juga dilengkapi modul sistem informasi berupa ringkasan, analisis, pemeriksaan, dan laporan downtime yang diolah langsung dari data yang sama.</w:t>
        </w:r>
      </w:ins>
    </w:p>
    <w:p w14:paraId="6A0EE3F8" w14:textId="0055B55C" w:rsidR="00A4390A" w:rsidRPr="00A4390A" w:rsidRDefault="00274AE3" w:rsidP="00A04F93">
      <w:r>
        <w:t xml:space="preserve">Berdasarkan uraian tersebut, penulis melaksanakan Kerja Praktek dengan fokus utama mengembangkan sistem pencatatan downtime proses produksi harian berbasis web beserta fitur </w:t>
      </w:r>
      <w:del w:id="1245" w:author="Claude" w:date="2026-10-23T09:00:00Z">
        <w:r>
          <w:delText xml:space="preserve">ekstraksi</w:delText>
        </w:r>
      </w:del>
      <w:ins w:id="1246" w:author="Claude" w:date="2026-10-23T09:00:00Z">
        <w:r>
          <w:t xml:space="preserve">pembacaan</w:t>
        </w:r>
      </w:ins>
      <w:r>
        <w:t xml:space="preserve"> otomatis dari foto </w:t>
      </w:r>
      <w:del w:id="1247" w:author="Claude" w:date="2026-10-23T09:00:00Z">
        <w:r>
          <w:delText xml:space="preserve">kertas</w:delText>
        </w:r>
      </w:del>
      <w:ins w:id="1248" w:author="Claude" w:date="2026-10-23T09:00:00Z">
        <w:r>
          <w:t xml:space="preserve">formulir dan modul sistem informasi downtime</w:t>
        </w:r>
      </w:ins>
      <w:r>
        <w:t xml:space="preserve"> yang terintegrasi di dalamnya, sebagai upaya peningkatan efisiensi dan akurasi pencatatan data produksi di lingkungan PT Intiroda Makmur. Melalui pengembangan sistem tersebut, diharapkan proses pencatatan downtime dapat bertransformasi dari mekanisme manual berlapis menjadi sistem digital yang cepat, fleksibel, dan minim risiko kesalahan.</w:t>
      </w:r>
    </w:p>
    <w:p w14:paraId="0A794D86" w14:textId="77777777" w:rsidR="00601B0A" w:rsidRDefault="00601B0A" w:rsidP="00A04F93"/>
    <w:p w14:paraId="3F1BA673" w14:textId="5720C697" w:rsidR="00CF389B" w:rsidRDefault="00000000" w:rsidP="00592EE9">
      <w:pPr>
        <w:pStyle w:val="Heading2"/>
      </w:pPr>
      <w:bookmarkStart w:id="19" w:name="_Toc242101847"/>
      <w:r>
        <w:t>Rumusan Masalah</w:t>
      </w:r>
      <w:bookmarkEnd w:id="19"/>
    </w:p>
    <w:p w14:paraId="22CD5814" w14:textId="77777777" w:rsidR="00CF389B" w:rsidRDefault="00000000" w:rsidP="00A04F93">
      <w:r>
        <w:t>Berdasarkan latar belakang di atas, rumusan masalah dalam Kerja Praktek ini adalah sebagai berikut:</w:t>
      </w:r>
    </w:p>
    <w:p w14:paraId="273AA969" w14:textId="77777777" w:rsidR="00A4390A" w:rsidRPr="00274AE3" w:rsidRDefault="00A4390A" w:rsidP="00274AE3">
      <w:pPr>
        <w:pStyle w:val="ListParagraph"/>
      </w:pPr>
      <w:r>
        <w:t xml:space="preserve">Bagaimana merancang dan membangun sistem pencatatan downtime proses produksi harian berbasis web yang dapat diakses melalui perangkat mobile, sebagai pengganti proses pencatatan manual yang sebelumnya harus dipindahkan ke aplikasi desktop, tanpa mengubah struktur basis data yang sudah digunakan? </w:t>
      </w:r>
    </w:p>
    <w:p w14:paraId="6A02A943" w14:textId="77777777" w:rsidR="00A4390A" w:rsidRPr="00274AE3" w:rsidRDefault="00A4390A" w:rsidP="00274AE3">
      <w:pPr>
        <w:pStyle w:val="ListParagraph"/>
      </w:pPr>
      <w:r>
        <w:t xml:space="preserve">Bagaimana merancang mekanisme ekstraksi data otomatis dari foto laporan proses produksi harian menggunakan model kecerdasan buatan berbasis pengenalan gambar yang dijalankan secara lokal, sekaligus tetap menyediakan opsi pengisian manual sebagai alternatif? </w:t>
      </w:r>
    </w:p>
    <w:p>
      <w:pPr>
        <w:pStyle w:val="ListParagraph"/>
        <w:rPr>
          <w:ins w:id="1249" w:author="Claude" w:date="2026-10-23T09:00:00Z"/>
        </w:rPr>
      </w:pPr>
      <w:ins w:id="1250" w:author="Claude" w:date="2026-10-23T09:00:00Z">
        <w:r>
          <w:t xml:space="preserve">Bagaimana mengolah data downtime yang tersimpan pada basis data existing menjadi informasi berupa ringkasan, analisis, dan laporan yang dapat digunakan petugas maupun admin untuk memantau dan mengevaluasi downtime produksi?</w:t>
        </w:r>
      </w:ins>
    </w:p>
    <w:p w14:paraId="4DC8E064" w14:textId="77777777" w:rsidR="00B014F2" w:rsidRDefault="00B014F2" w:rsidP="00A04F93"/>
    <w:p w14:paraId="4315A5DD" w14:textId="6D6B2A21" w:rsidR="00CF389B" w:rsidRDefault="00000000" w:rsidP="00592EE9">
      <w:pPr>
        <w:pStyle w:val="Heading2"/>
      </w:pPr>
      <w:bookmarkStart w:id="20" w:name="_Toc242101848"/>
      <w:r>
        <w:t>Tujuan</w:t>
      </w:r>
      <w:bookmarkEnd w:id="20"/>
    </w:p>
    <w:p w14:paraId="3088F6B0" w14:textId="77777777" w:rsidR="00CF389B" w:rsidRDefault="00000000" w:rsidP="00A04F93">
      <w:r>
        <w:t>Tujuan pelaksanaan Kerja Praktek ini adalah:</w:t>
      </w:r>
    </w:p>
    <w:p w14:paraId="7D2F33A0" w14:textId="77777777" w:rsidR="00A4390A" w:rsidRPr="00A4390A" w:rsidRDefault="00A4390A">
      <w:pPr>
        <w:pStyle w:val="ListParagraph"/>
        <w:numPr>
          <w:ilvl w:val="0"/>
          <w:numId w:val="3"/>
        </w:numPr>
      </w:pPr>
      <w:r>
        <w:t xml:space="preserve">Membangun sistem pencatatan downtime proses produksi harian berbasis web menggunakan framework Laravel yang dapat diakses melalui perangkat mobile, mencakup autentikasi, dashboard riwayat data, serta operasi ubah dan hapus data, tanpa mengubah struktur basis data yang sudah digunakan perusahaan. </w:t>
      </w:r>
    </w:p>
    <w:p w14:paraId="47FB4105" w14:textId="77777777" w:rsidR="00A4390A" w:rsidRPr="00A4390A" w:rsidRDefault="00A4390A">
      <w:pPr>
        <w:pStyle w:val="ListParagraph"/>
        <w:numPr>
          <w:ilvl w:val="0"/>
          <w:numId w:val="3"/>
        </w:numPr>
      </w:pPr>
      <w:r>
        <w:t xml:space="preserve">Mengembangkan fitur ekstraksi otomatis data proses produksi harian dari foto kertas menggunakan model kecerdasan buatan berbasis pengenalan gambar yang dijalankan secara lokal, sekaligus menyediakan opsi pengisian manual sebagai alternatif. </w:t>
      </w:r>
    </w:p>
    <w:p>
      <w:pPr>
        <w:pStyle w:val="ListParagraph"/>
        <w:numPr>
          <w:ilvl w:val="0"/>
          <w:numId w:val="3"/>
        </w:numPr>
        <w:rPr>
          <w:ins w:id="1251" w:author="Claude" w:date="2026-10-23T09:00:00Z"/>
        </w:rPr>
      </w:pPr>
      <w:ins w:id="1252" w:author="Claude" w:date="2026-10-23T09:00:00Z">
        <w:r>
          <w:t xml:space="preserve">Mengembangkan modul sistem informasi downtime yang menyajikan ringkasan indikator, analisis per mesin, masalah, waktu dan shift, produk, dan operator, pemeriksaan data otomatis, serta laporan siap cetak dari data yang tersimpan pada basis data existing.</w:t>
        </w:r>
      </w:ins>
    </w:p>
    <w:p w14:paraId="79F0979A" w14:textId="77777777" w:rsidR="008E6EE0" w:rsidRDefault="008E6EE0" w:rsidP="008E6EE0">
      <w:pPr>
        <w:ind w:firstLine="0"/>
      </w:pPr>
    </w:p>
    <w:p w14:paraId="0235BE2C" w14:textId="7D279BD9" w:rsidR="004876AA" w:rsidRDefault="004876AA" w:rsidP="00592EE9">
      <w:pPr>
        <w:pStyle w:val="Heading2"/>
      </w:pPr>
      <w:bookmarkStart w:id="21" w:name="_Toc242101849"/>
      <w:r>
        <w:t>Manfaat Kerja Praktek</w:t>
      </w:r>
      <w:bookmarkEnd w:id="21"/>
    </w:p>
    <w:p w14:paraId="2B146009" w14:textId="35228965" w:rsidR="004876AA" w:rsidRPr="004876AA" w:rsidRDefault="004876AA" w:rsidP="00A04F93">
      <w:r>
        <w:t xml:space="preserve">Pelaksanaan Kerja Praktek ini diharapkan dapat memberikan manfaat bagi beberapa pihak. Bagi mahasiswa, kegiatan ini menjadi sarana untuk memperoleh pengalaman langsung dalam menerapkan ilmu yang telah dipelajari selama </w:t>
        <w:lastRenderedPageBreak/>
        <w:t xml:space="preserve">perkuliahan ke dalam permasalahan nyata di dunia industri, khususnya dalam pengembangan aplikasi web menggunakan framework Laravel dan integrasi teknologi kecerdasan buatan. Selain itu, mahasiswa juga dapat meningkatkan kemampuan analisis dan pemecahan masalah teknis, terutama dalam menangani keterbatasan sistem existing serta merancang solusi yang sesuai dengan kondisi dan kebutuhan perusahaan, sekaligus memperoleh pemahaman mengenai proses pengembangan perangkat lunak secara nyata di lingkungan kerja, termasuk cara berkomunikasi dan berkoordinasi dengan pihak-pihak terkait di perusahaan.</w:t>
      </w:r>
    </w:p>
    <w:p w14:paraId="47B4FE21" w14:textId="77777777" w:rsidR="004876AA" w:rsidRPr="004876AA" w:rsidRDefault="004876AA" w:rsidP="00A04F93">
      <w:r>
        <w:t xml:space="preserve">Bagi perusahaan, dalam hal ini PT Intiroda Makmur, Kerja Praktek ini memberikan manfaat berupa diperolehnya sistem pencatatan downtime dan aktivitas produksi harian berbasis web yang dapat meningkatkan efisiensi proses input data dibandingkan mekanisme manual yang sebelumnya digunakan</w:t>
      </w:r>
      <w:ins w:id="1253" w:author="Claude" w:date="2026-10-23T09:00:00Z">
        <w:r>
          <w:t xml:space="preserve">, sekaligus menyajikan informasi downtime yang sebelumnya tidak tersedia</w:t>
        </w:r>
      </w:ins>
      <w:r>
        <w:t xml:space="preserve">. Perusahaan juga memperoleh fitur ekstraksi data otomatis dari foto kertas berbasis kecerdasan buatan, yang dapat menjadi opsi tambahan bagi petugas dalam mempercepat proses input data, serta dapat menjalin kerja sama dengan institusi pendidikan tinggi sebagai sarana untuk memperoleh masukan dan kontribusi dari mahasiswa dalam pengembangan sistem informasi perusahaan.</w:t>
      </w:r>
    </w:p>
    <w:p w14:paraId="05861A8F" w14:textId="77777777" w:rsidR="004876AA" w:rsidRPr="004876AA" w:rsidRDefault="004876AA" w:rsidP="00A04F93">
      <w:r>
        <w:t>Bagi Departemen Informatika, kegiatan ini menjadi sarana evaluasi kesesuaian antara kurikulum yang diajarkan dengan kebutuhan dan perkembangan teknologi yang terjadi di dunia industri. Di samping itu, pelaksanaan Kerja Praktek ini turut memperluas jaringan kerja sama antara Departemen Informatika dengan perusahaan atau instansi tempat pelaksanaan Kerja Praktek, sebagai sarana penyaluran mahasiswa pada pelaksanaan Kerja Praktek maupun kegiatan akademik lainnya di masa mendatang, sekaligus menjadi referensi dan bahan dokumentasi bagi mahasiswa lain yang akan melaksanakan Kerja Praktek dengan topik atau bidang yang serupa.</w:t>
      </w:r>
    </w:p>
    <w:p w14:paraId="648C5B9E" w14:textId="04B5A496" w:rsidR="004876AA" w:rsidRDefault="004876AA" w:rsidP="00A04F93"/>
    <w:p w14:paraId="117D4D28" w14:textId="34B0EB0A" w:rsidR="00CF389B" w:rsidRPr="00380D52" w:rsidRDefault="00000000" w:rsidP="00592EE9">
      <w:pPr>
        <w:pStyle w:val="Heading2"/>
      </w:pPr>
      <w:bookmarkStart w:id="22" w:name="_Toc242101850"/>
      <w:r>
        <w:t>Batasan Masalah</w:t>
      </w:r>
      <w:bookmarkEnd w:id="22"/>
    </w:p>
    <w:p w14:paraId="0F05A504" w14:textId="77777777" w:rsidR="00CF389B" w:rsidRDefault="00000000" w:rsidP="00A04F93">
      <w:r>
        <w:t>Agar pembahasan lebih terarah, ruang lingkup Kerja Praktek ini dibatasi pada hal-hal berikut:</w:t>
      </w:r>
    </w:p>
    <w:p w14:paraId="67A63FBE" w14:textId="77777777" w:rsidR="00A4390A" w:rsidRPr="00A4390A" w:rsidRDefault="00A4390A">
      <w:pPr>
        <w:pStyle w:val="ListParagraph"/>
        <w:numPr>
          <w:ilvl w:val="0"/>
          <w:numId w:val="4"/>
        </w:numPr>
      </w:pPr>
      <w:r>
        <w:t xml:space="preserve">Pengembangan difokuskan pada modul pencatatan downtime proses produksi harian, belum mencakup modul pencatatan lain seperti data </w:t>
        <w:lastRenderedPageBreak/>
        <w:t xml:space="preserve">pengiriman (delivery), dilaksanakan dalam kerangka Kerja Praktek di PT Intiroda Makmur. </w:t>
      </w:r>
    </w:p>
    <w:p w14:paraId="55C17861" w14:textId="77777777" w:rsidR="00A4390A" w:rsidRPr="00A4390A" w:rsidRDefault="00A4390A">
      <w:pPr>
        <w:pStyle w:val="ListParagraph"/>
        <w:numPr>
          <w:ilvl w:val="0"/>
          <w:numId w:val="4"/>
        </w:numPr>
      </w:pPr>
      <w:r>
        <w:t xml:space="preserve">Model kecerdasan buatan yang digunakan adalah model pengenalan gambar </w:t>
      </w:r>
      <w:del w:id="1254" w:author="Claude" w:date="2026-10-23T09:00:00Z">
        <w:r>
          <w:delText xml:space="preserve">(vision)</w:delText>
        </w:r>
      </w:del>
      <w:ins w:id="1255" w:author="Claude" w:date="2026-10-23T09:00:00Z">
        <w:r>
          <w:t xml:space="preserve">dan tulisan tangan yang telah dilatih sebelumnya (</w:t>
        </w:r>
        <w:r>
          <w:rPr>
            <w:i/>
            <w:iCs/>
          </w:rPr>
          <w:t xml:space="preserve">pre-trained</w:t>
        </w:r>
        <w:r>
          <w:t xml:space="preserve">), yaitu Qwen2.5-VL pada iterasi awal dan TrOCR pada versi akhir,</w:t>
        </w:r>
      </w:ins>
      <w:r>
        <w:t xml:space="preserve"> yang dijalankan secara lokal pada server internal perusahaan</w:t>
      </w:r>
      <w:del w:id="1256" w:author="Claude" w:date="2026-10-23T09:00:00Z">
        <w:r>
          <w:delText xml:space="preserve">,</w:delText>
        </w:r>
      </w:del>
      <w:r>
        <w:t xml:space="preserve"> tanpa melakukan pelatihan (training) </w:t>
      </w:r>
      <w:del w:id="1257" w:author="Claude" w:date="2026-10-23T09:00:00Z">
        <w:r>
          <w:delText xml:space="preserve">model baru</w:delText>
        </w:r>
      </w:del>
      <w:ins w:id="1258" w:author="Claude" w:date="2026-10-23T09:00:00Z">
        <w:r>
          <w:t xml:space="preserve">maupun penyesuaian (</w:t>
        </w:r>
        <w:r>
          <w:rPr>
            <w:i/>
            <w:iCs/>
          </w:rPr>
          <w:t xml:space="preserve">fine-tuning</w:t>
        </w:r>
        <w:r>
          <w:t xml:space="preserve">) model</w:t>
        </w:r>
      </w:ins>
      <w:r>
        <w:t xml:space="preserve"> secara mandiri. </w:t>
      </w:r>
    </w:p>
    <w:p w14:paraId="03241825" w14:textId="77777777" w:rsidR="00A4390A" w:rsidRPr="00A4390A" w:rsidRDefault="00A4390A">
      <w:pPr>
        <w:pStyle w:val="ListParagraph"/>
        <w:numPr>
          <w:ilvl w:val="0"/>
          <w:numId w:val="4"/>
        </w:numPr>
      </w:pPr>
      <w:r>
        <w:t xml:space="preserve">Sistem hanya dapat diakses melalui jaringan intranet (lokal) perusahaan, tidak mendukung akses dari luar jaringan kantor/internet publik. </w:t>
      </w:r>
    </w:p>
    <w:p w14:paraId="74054F2F" w14:textId="77777777" w:rsidR="00A4390A" w:rsidRDefault="00A4390A">
      <w:pPr>
        <w:pStyle w:val="ListParagraph"/>
        <w:numPr>
          <w:ilvl w:val="0"/>
          <w:numId w:val="4"/>
        </w:numPr>
      </w:pPr>
      <w:del w:id="1259" w:author="Claude" w:date="2026-10-23T09:00:00Z">
        <w:r>
          <w:delText xml:space="preserve">Pembahasan berfokus pada proses perancangan, implementasi, dan alur kerja sistem secara fungsional, tidak mencakup analisis tingkat akurasi</w:delText>
        </w:r>
      </w:del>
      <w:ins w:id="1260" w:author="Claude" w:date="2026-10-23T09:00:00Z">
        <w:r>
          <w:t xml:space="preserve">Evaluasi akurasi pembacaan</w:t>
        </w:r>
      </w:ins>
      <w:r>
        <w:t xml:space="preserve"> model kecerdasan buatan </w:t>
      </w:r>
      <w:del w:id="1261" w:author="Claude" w:date="2026-10-23T09:00:00Z">
        <w:r>
          <w:delText xml:space="preserve">secara statistik/kuantitatif</w:delText>
        </w:r>
      </w:del>
      <w:ins w:id="1262" w:author="Claude" w:date="2026-10-23T09:00:00Z">
        <w:r>
          <w:t xml:space="preserve">dilakukan secara kuantitatif terhadap kunci jawaban, tetapi terbatas pada foto dari dua lembar formulir, sehingga belum mencakup analisis statistik pada kumpulan data yang besar.</w:t>
        </w:r>
      </w:ins>
    </w:p>
    <w:p>
      <w:pPr>
        <w:pStyle w:val="ListParagraph"/>
        <w:numPr>
          <w:ilvl w:val="0"/>
          <w:numId w:val="4"/>
        </w:numPr>
        <w:rPr>
          <w:ins w:id="1263" w:author="Claude" w:date="2026-10-23T09:00:00Z"/>
        </w:rPr>
      </w:pPr>
      <w:ins w:id="1264" w:author="Claude" w:date="2026-10-23T09:00:00Z">
        <w:r>
          <w:t xml:space="preserve">Struktur basis data perusahaan tidak diubah. Data pendukung yang belum memiliki tempat pada skema existing, seperti pengaturan, audit log, dan riwayat pembacaan foto, disimpan sebagai berkas pada server aplikasi.</w:t>
        </w:r>
      </w:ins>
    </w:p>
    <w:p w14:paraId="61A47508" w14:textId="77777777" w:rsidR="00A4390A" w:rsidRDefault="00A4390A" w:rsidP="00A04F93"/>
    <w:p w14:paraId="567E6E16" w14:textId="201400D0" w:rsidR="00A4390A" w:rsidRPr="00A4390A" w:rsidRDefault="00A4390A" w:rsidP="00A04F93">
      <w:pPr>
        <w:sectPr w:rsidR="00A4390A" w:rsidRPr="00A4390A">
          <w:footerReference w:type="default" r:id="rId16"/>
          <w:pgSz w:w="11906" w:h="16838"/>
          <w:pgMar w:top="1701" w:right="1701" w:bottom="1701" w:left="2268" w:header="708" w:footer="708" w:gutter="0"/>
          <w:pgNumType w:start="1"/>
          <w:cols w:space="720"/>
          <w:docGrid w:linePitch="360"/>
        </w:sectPr>
      </w:pPr>
    </w:p>
    <w:p w14:paraId="6EAEAE8C" w14:textId="43760EB6" w:rsidR="00354D04" w:rsidRPr="00664DD9" w:rsidRDefault="004F48C9">
      <w:pPr>
        <w:pStyle w:val="Heading1"/>
        <w:numPr>
          <w:ilvl w:val="0"/>
          <w:numId w:val="9"/>
        </w:numPr>
      </w:pPr>
      <w:r>
        <w:lastRenderedPageBreak/>
        <w:br/>
      </w:r>
      <w:bookmarkStart w:id="23" w:name="_Toc242101851"/>
      <w:r>
        <w:t>PROFIL PERUSAHAAN DAN PELAKSANAAN KEGIATAN KERJA PRAKTEK</w:t>
      </w:r>
      <w:bookmarkStart w:id="24" w:name="_Toc239668528"/>
      <w:bookmarkStart w:id="25" w:name="_Toc239668564"/>
      <w:bookmarkEnd w:id="23"/>
      <w:bookmarkEnd w:id="24"/>
      <w:bookmarkEnd w:id="25"/>
    </w:p>
    <w:p w14:paraId="7D197D8B" w14:textId="77777777" w:rsidR="004F48C9" w:rsidRPr="004F48C9" w:rsidRDefault="004F48C9" w:rsidP="00A04F93"/>
    <w:p w14:paraId="48B5DF8A" w14:textId="080E0F51" w:rsidR="00380D52" w:rsidRDefault="00000000" w:rsidP="00A04F93">
      <w:pPr>
        <w:pStyle w:val="Heading2"/>
      </w:pPr>
      <w:bookmarkStart w:id="26" w:name="_Toc242101852"/>
      <w:commentRangeStart w:id="27"/>
      <w:commentRangeStart w:id="28"/>
      <w:commentRangeStart w:id="29"/>
      <w:r>
        <w:t>Profil Perusahaan</w:t>
      </w:r>
      <w:bookmarkEnd w:id="26"/>
      <w:commentRangeEnd w:id="29"/>
      <w:r>
        <w:rPr>
          <w:rStyle w:val="CommentReference"/>
          <w:sz w:val="24"/>
          <w:szCs w:val="24"/>
        </w:rPr>
        <w:commentReference w:id="29"/>
      </w:r>
    </w:p>
    <w:p w14:paraId="3D8F30DB" w14:textId="59568BDB" w:rsidR="00CF389B" w:rsidRDefault="00000000" w:rsidP="00A04F93">
      <w:r>
        <w:t>PT Intiroda Makmur merupakan sebuah perusahaan swasta nasional yang bergerak di bidang manufaktur, khususnya produksi kawat baja (steel wire) dan produk turunannya</w:t>
      </w:r>
      <w:commentRangeEnd w:id="27"/>
      <w:r>
        <w:rPr>
          <w:rStyle w:val="CommentReference"/>
          <w:sz w:val="24"/>
          <w:szCs w:val="24"/>
        </w:rPr>
        <w:commentReference w:id="27"/>
      </w:r>
      <w:commentRangeEnd w:id="28"/>
      <w:r>
        <w:rPr>
          <w:rStyle w:val="CommentReference"/>
          <w:sz w:val="24"/>
          <w:szCs w:val="24"/>
        </w:rPr>
        <w:commentReference w:id="28"/>
      </w:r>
      <w:r>
        <w:t xml:space="preserve">. Perusahaan ini berkedudukan di Jalan Gatot Subroto KM. 5, Kelurahan Jatiuwung, Kecamatan Cibodas, Kota Tangerang, Provinsi Banten, 15134. Logo PT Intiroda Makmur dapat dilihat pada gambar 2.1 berikut.</w:t>
      </w:r>
    </w:p>
    <w:p w14:paraId="38CC4121" w14:textId="77777777" w:rsidR="00EE5C1C" w:rsidRDefault="00274AE3" w:rsidP="00EE5C1C">
      <w:pPr>
        <w:keepNext/>
        <w:jc w:val="center"/>
      </w:pPr>
      <w:r>
        <w:rPr>
          <w:noProof/>
        </w:rPr>
        <w:drawing>
          <wp:inline distT="0" distB="0" distL="0" distR="0" wp14:anchorId="25251DE4" wp14:editId="55FAB146">
            <wp:extent cx="2498652" cy="2498652"/>
            <wp:effectExtent l="0" t="0" r="0" b="0"/>
            <wp:docPr id="187668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06779" cy="2506779"/>
                    </a:xfrm>
                    <a:prstGeom prst="rect">
                      <a:avLst/>
                    </a:prstGeom>
                    <a:noFill/>
                    <a:ln>
                      <a:noFill/>
                    </a:ln>
                  </pic:spPr>
                </pic:pic>
              </a:graphicData>
            </a:graphic>
          </wp:inline>
        </w:drawing>
      </w:r>
    </w:p>
    <w:p w14:paraId="01AA9AC4" w14:textId="79C237F4" w:rsidR="00274AE3" w:rsidRDefault="00EE5C1C" w:rsidP="00EE5C1C">
      <w:pPr>
        <w:pStyle w:val="Caption"/>
      </w:pPr>
      <w:bookmarkStart w:id="30" w:name="_Toc242095730"/>
      <w:r>
        <w:t>Gambar 2.</w:t>
        <w:fldChar w:fldCharType="begin"/>
        <w:instrText xml:space="preserve"> SEQ Gambar_2. \* ARABIC </w:instrText>
        <w:fldChar w:fldCharType="separate"/>
      </w:r>
      <w:r>
        <w:rPr>
          <w:noProof/>
        </w:rPr>
        <w:t>1</w:t>
        <w:fldChar w:fldCharType="end"/>
      </w:r>
      <w:r>
        <w:t xml:space="preserve"> Logo PT Intiroda Makmur</w:t>
      </w:r>
      <w:bookmarkEnd w:id="30"/>
    </w:p>
    <w:p w14:paraId="39521E9F" w14:textId="634FAA03" w:rsidR="00CF389B" w:rsidRDefault="00000000" w:rsidP="00A04F93">
      <w:r>
        <w:t xml:space="preserve">Perusahaan ini telah berdiri sejak awal dekade 1990-an dan hingga saat ini telah beroperasi selama lebih dari tiga dekade dalam industri pengolahan logam. Pada awal berdirinya, PT </w:t>
      </w:r>
      <w:commentRangeStart w:id="31"/>
      <w:commentRangeStart w:id="32"/>
      <w:r>
        <w:t xml:space="preserve">Intiroda Makmur berfokus sebagai pionir produksi jari-jari (spoke) dan nipple untuk kebutuhan industri otomotif, khususnya sepeda dan sepeda motor. Kantor PT Intiroda Makmur terlihat pada gambar 2.2 berikut.</w:t>
      </w:r>
    </w:p>
    <w:p w14:paraId="25A631EA" w14:textId="77777777" w:rsidR="00EE5C1C" w:rsidRDefault="001969AE" w:rsidP="00EE5C1C">
      <w:pPr>
        <w:keepNext/>
        <w:jc w:val="center"/>
      </w:pPr>
      <w:commentRangeStart w:id="33"/>
      <w:r>
        <w:rPr>
          <w:noProof/>
        </w:rPr>
        <w:lastRenderedPageBreak/>
        <w:drawing>
          <wp:inline distT="0" distB="0" distL="0" distR="0" wp14:anchorId="42DAB1E3" wp14:editId="691AC8D0">
            <wp:extent cx="3753242" cy="2434856"/>
            <wp:effectExtent l="0" t="0" r="0" b="3810"/>
            <wp:docPr id="868427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91807" cy="2459875"/>
                    </a:xfrm>
                    <a:prstGeom prst="rect">
                      <a:avLst/>
                    </a:prstGeom>
                    <a:noFill/>
                    <a:ln>
                      <a:noFill/>
                    </a:ln>
                  </pic:spPr>
                </pic:pic>
              </a:graphicData>
            </a:graphic>
          </wp:inline>
        </w:drawing>
      </w:r>
    </w:p>
    <w:p w14:paraId="5AE72FCC" w14:textId="281123F5" w:rsidR="001969AE" w:rsidRDefault="00EE5C1C" w:rsidP="00EE5C1C">
      <w:pPr>
        <w:pStyle w:val="Caption"/>
      </w:pPr>
      <w:bookmarkStart w:id="34" w:name="_Toc242095731"/>
      <w:r>
        <w:t>Gambar 2.</w:t>
        <w:fldChar w:fldCharType="begin"/>
        <w:instrText xml:space="preserve"> SEQ Gambar_2. \* ARABIC </w:instrText>
        <w:fldChar w:fldCharType="separate"/>
      </w:r>
      <w:r>
        <w:rPr>
          <w:noProof/>
        </w:rPr>
        <w:t>2</w:t>
        <w:fldChar w:fldCharType="end"/>
      </w:r>
      <w:r>
        <w:t xml:space="preserve"> Kantor PT Intiroda Makmur</w:t>
      </w:r>
      <w:bookmarkEnd w:id="34"/>
    </w:p>
    <w:commentRangeEnd w:id="33"/>
    <w:p w14:paraId="1E6D842B" w14:textId="77777777" w:rsidR="00CF389B" w:rsidRDefault="00A64CE8" w:rsidP="00A04F93">
      <w:r>
        <w:rPr>
          <w:rStyle w:val="CommentReference"/>
          <w:sz w:val="24"/>
          <w:szCs w:val="24"/>
        </w:rPr>
        <w:commentReference w:id="33"/>
      </w:r>
      <w:r>
        <w:t xml:space="preserve">Seiring berjalannya waktu, perusahaan terus melakukan pengembangan lini produk. Pada era tahun 2000-an, perusahaan memperluas usahanya ke produksi kawat tarik (drawing wire) jenis High Carbon, Low Carbon, dan Cold Heading Quenching (CHQ) yang kemudian menjadi salah satu lini bisnis utama. Selanjutnya pada dekade 2010-an, portofolio produk </w:t>
      </w:r>
      <w:commentRangeEnd w:id="31"/>
      <w:r>
        <w:rPr>
          <w:rStyle w:val="CommentReference"/>
          <w:sz w:val="24"/>
          <w:szCs w:val="24"/>
        </w:rPr>
        <w:commentReference w:id="31"/>
      </w:r>
      <w:commentRangeEnd w:id="32"/>
      <w:r>
        <w:rPr>
          <w:rStyle w:val="CommentReference"/>
          <w:sz w:val="24"/>
          <w:szCs w:val="24"/>
        </w:rPr>
        <w:commentReference w:id="32"/>
      </w:r>
      <w:r>
        <w:t>diperkuat dengan kawat galvanis (galvanized wire), PC Bar, dan PC Strand yang digunakan untuk kebutuhan konstruksi beton pratekan (prestressed concrete). Memasuki dekade 2020-an, PT Intiroda Makmur mencatatkan pencapaian sebagai produsen kawat las (welding wire) pertama di Indonesia melalui pengembangan merek IRMA Welding, yang menandai ekspansi perusahaan ke industri consumable pengelasan.</w:t>
      </w:r>
    </w:p>
    <w:p w14:paraId="6A742742" w14:textId="77777777" w:rsidR="00CF389B" w:rsidRDefault="00000000" w:rsidP="00A04F93">
      <w:r>
        <w:t>Secara umum, produk yang dihasilkan PT Intiroda Makmur mencakup kawat las (welding consumables) dengan berbagai proses seperti SMAW, GMAW, GTAW, dan SAW, serta produk kawat industri seperti PC Bar, PC Strand, PC Wire, High Carbon Drawing Wire, Low Carbon Drawing Wire, dan Cold Heading Quenching Wire. Produk-produk tersebut digunakan sebagai komponen pendukung berbagai sektor industri, di antaranya otomotif, infrastruktur, pertambangan, konstruksi, perkapalan, dan alat berat.</w:t>
      </w:r>
    </w:p>
    <w:p w14:paraId="0512ED51" w14:textId="77777777" w:rsidR="00CF389B" w:rsidRDefault="00000000" w:rsidP="00A04F93">
      <w:r>
        <w:t xml:space="preserve">Dalam menjalankan proses produksinya, perusahaan menerapkan sistem manajemen mutu yang mengacu pada standar internasional seperti ISO 9001 dan IATF, serta memiliki produk yang telah tersertifikasi oleh lembaga standar seperti SNI, BKI (Biro Klasifikasi Indonesia), dan ABS (American Bureau of Shipping). </w:t>
        <w:lastRenderedPageBreak/>
        <w:t>Penerapan standar tersebut bertujuan untuk menjamin konsistensi kualitas produk yang dipasarkan baik untuk pasar domestik maupun ekspor.</w:t>
      </w:r>
    </w:p>
    <w:p w14:paraId="11ED30F3" w14:textId="77777777" w:rsidR="000A2EAF" w:rsidRDefault="000A2EAF" w:rsidP="00A04F93"/>
    <w:p w14:paraId="4226E3D7" w14:textId="1A3F76AF" w:rsidR="00CF389B" w:rsidRDefault="00000000" w:rsidP="00A04F93">
      <w:pPr>
        <w:pStyle w:val="Heading2"/>
      </w:pPr>
      <w:bookmarkStart w:id="35" w:name="_Toc242101853"/>
      <w:commentRangeStart w:id="36"/>
      <w:r>
        <w:t xml:space="preserve">Visi dan Misi</w:t>
      </w:r>
      <w:bookmarkEnd w:id="35"/>
    </w:p>
    <w:p w14:paraId="2EDA86AF" w14:textId="77777777" w:rsidR="00A7093E" w:rsidRDefault="00A7093E" w:rsidP="00A7093E"/>
    <w:p w14:paraId="0F8C5416" w14:textId="77777777" w:rsidR="00274AE3" w:rsidRPr="00D953E4" w:rsidRDefault="00A64CE8" w:rsidP="00A04F93">
      <w:pPr>
        <w:pStyle w:val="Heading3"/>
      </w:pPr>
      <w:bookmarkStart w:id="37" w:name="_Toc242101854"/>
      <w:commentRangeEnd w:id="36"/>
      <w:r>
        <w:rPr>
          <w:rStyle w:val="CommentReference"/>
          <w:sz w:val="24"/>
          <w:szCs w:val="24"/>
        </w:rPr>
        <w:commentReference w:id="36"/>
      </w:r>
      <w:r>
        <w:t>Visi</w:t>
      </w:r>
      <w:bookmarkEnd w:id="37"/>
    </w:p>
    <w:p w14:paraId="2E08FCA2" w14:textId="4396CE4C" w:rsidR="0061116F" w:rsidRDefault="00274AE3" w:rsidP="00A04F93">
      <w:r>
        <w:t>Menjadi perusahaan manufaktur kawat baja yang terbaik, terpercaya, berintegritas, berkelanjutan, serta adaptif terhadap perkembangan teknologi industri di Indonesia. (To be the best, most trusted, and sustainable steel wire manufacturing company in Indonesia through integrity, quality, and technological innovation.)</w:t>
      </w:r>
    </w:p>
    <w:p w14:paraId="164E140D" w14:textId="77777777" w:rsidR="00A7093E" w:rsidRDefault="00A7093E" w:rsidP="00A04F93"/>
    <w:p w14:paraId="38370110" w14:textId="77777777" w:rsidR="00274AE3" w:rsidRDefault="00274AE3" w:rsidP="00A04F93">
      <w:pPr>
        <w:pStyle w:val="Heading3"/>
      </w:pPr>
      <w:bookmarkStart w:id="38" w:name="_Toc242101855"/>
      <w:r>
        <w:t>Misi</w:t>
      </w:r>
      <w:bookmarkEnd w:id="38"/>
    </w:p>
    <w:p w14:paraId="324CB12E" w14:textId="77777777" w:rsidR="00A64CE8" w:rsidRDefault="00274AE3">
      <w:pPr>
        <w:pStyle w:val="ListParagraph"/>
        <w:numPr>
          <w:ilvl w:val="0"/>
          <w:numId w:val="17"/>
        </w:numPr>
      </w:pPr>
      <w:r>
        <w:t>Mengutamakan kepuasan pelanggan dengan menghasilkan produk kawat baja yang berkualitas tinggi, memenuhi standar industri, serta pengiriman tepat waktu.</w:t>
      </w:r>
    </w:p>
    <w:p w14:paraId="13F48EB2" w14:textId="77777777" w:rsidR="00A64CE8" w:rsidRDefault="00274AE3">
      <w:pPr>
        <w:pStyle w:val="ListParagraph"/>
        <w:numPr>
          <w:ilvl w:val="0"/>
          <w:numId w:val="17"/>
        </w:numPr>
      </w:pPr>
      <w:r>
        <w:t>Mengembangkan sumber daya manusia yang kompeten, disiplin, inovatif, dan berintegritas melalui peningkatan kompetensi, kepemimpinan, serta budaya kerja yang profesional.</w:t>
      </w:r>
    </w:p>
    <w:p w14:paraId="635B9060" w14:textId="77777777" w:rsidR="00A64CE8" w:rsidRDefault="00274AE3">
      <w:pPr>
        <w:pStyle w:val="ListParagraph"/>
        <w:numPr>
          <w:ilvl w:val="0"/>
          <w:numId w:val="17"/>
        </w:numPr>
      </w:pPr>
      <w:r>
        <w:t>Menciptakan lingkungan kerja yang aman, sehat, dan produktif dengan menerapkan sistem manajemen keselamatan dan kesehatan kerja untuk mencegah kecelakaan kerja dan penyakit akibat kerja.</w:t>
      </w:r>
    </w:p>
    <w:p w14:paraId="0E4BBDB9" w14:textId="77777777" w:rsidR="00A64CE8" w:rsidRDefault="00274AE3">
      <w:pPr>
        <w:pStyle w:val="ListParagraph"/>
        <w:numPr>
          <w:ilvl w:val="0"/>
          <w:numId w:val="17"/>
        </w:numPr>
      </w:pPr>
      <w:r>
        <w:t>Melindungi lingkungan dan mencegah pencemaran melalui pengelolaan dampak lingkungan yang bertanggung jawab dan penggunaan sumber daya alam secara efisien.</w:t>
      </w:r>
    </w:p>
    <w:p w14:paraId="16B50F59" w14:textId="77777777" w:rsidR="00A64CE8" w:rsidRDefault="00274AE3">
      <w:pPr>
        <w:pStyle w:val="ListParagraph"/>
        <w:numPr>
          <w:ilvl w:val="0"/>
          <w:numId w:val="17"/>
        </w:numPr>
      </w:pPr>
      <w:r>
        <w:t>Meningkatkan efisiensi penggunaan energi dalam seluruh proses operasional perusahaan secara berkelanjutan guna mendukung konservasi energi dan keberlanjutan usaha.</w:t>
      </w:r>
    </w:p>
    <w:p w14:paraId="7D1CE7AB" w14:textId="77777777" w:rsidR="00A64CE8" w:rsidRDefault="00274AE3">
      <w:pPr>
        <w:pStyle w:val="ListParagraph"/>
        <w:numPr>
          <w:ilvl w:val="0"/>
          <w:numId w:val="17"/>
        </w:numPr>
      </w:pPr>
      <w:r>
        <w:t xml:space="preserve">Menerapkan sistem manajemen terintegrasi sesuai standar internasional (ISO 9001, IATF 16949, ISO 14001, ISO 45001, SMK3, dan sistem manajemen energi) secara konsisten dan berkelanjutan. </w:t>
      </w:r>
    </w:p>
    <w:p w14:paraId="07402FA2" w14:textId="77777777" w:rsidR="00A64CE8" w:rsidRDefault="00274AE3">
      <w:pPr>
        <w:pStyle w:val="ListParagraph"/>
        <w:numPr>
          <w:ilvl w:val="0"/>
          <w:numId w:val="17"/>
        </w:numPr>
      </w:pPr>
      <w:r>
        <w:lastRenderedPageBreak/>
        <w:t>Menjunjung tinggi integritas dan etika bisnis dengan menerapkan prinsip anti suap, anti gratifikasi, serta praktik bisnis yang transparan dan bertanggung jawab.</w:t>
      </w:r>
    </w:p>
    <w:p w14:paraId="4550117A" w14:textId="77777777" w:rsidR="00A64CE8" w:rsidRDefault="00274AE3">
      <w:pPr>
        <w:pStyle w:val="ListParagraph"/>
        <w:numPr>
          <w:ilvl w:val="0"/>
          <w:numId w:val="17"/>
        </w:numPr>
      </w:pPr>
      <w:r>
        <w:t xml:space="preserve">Mewujudkan lingkungan kerja yang bebas narkoba dan minuman keras guna menjaga keselamatan, kesehatan, dan produktivitas kerja. </w:t>
      </w:r>
    </w:p>
    <w:p w14:paraId="21CC52D5" w14:textId="77777777" w:rsidR="00A64CE8" w:rsidRDefault="00274AE3">
      <w:pPr>
        <w:pStyle w:val="ListParagraph"/>
        <w:numPr>
          <w:ilvl w:val="0"/>
          <w:numId w:val="17"/>
        </w:numPr>
      </w:pPr>
      <w:r>
        <w:t xml:space="preserve">Mendukung transformasi industri menuju Industri 4.0 melalui pemanfaatan teknologi digital, integrasi sistem, dan peningkatan kompetensi sumber daya manusia. </w:t>
      </w:r>
    </w:p>
    <w:p w14:paraId="663CD434" w14:textId="07173EAE" w:rsidR="00274AE3" w:rsidRPr="00A64CE8" w:rsidRDefault="00274AE3">
      <w:pPr>
        <w:pStyle w:val="ListParagraph"/>
        <w:numPr>
          <w:ilvl w:val="0"/>
          <w:numId w:val="17"/>
        </w:numPr>
      </w:pPr>
      <w:r>
        <w:t>Melaksanakan peningkatan kinerja secara berkelanjutan melalui evaluasi, inovasi, serta pengelolaan proses yang efektif dan efisien.</w:t>
      </w:r>
    </w:p>
    <w:p w14:paraId="68F9CCC8" w14:textId="77777777" w:rsidR="00266961" w:rsidRDefault="00266961" w:rsidP="00266961">
      <w:pPr>
        <w:pStyle w:val="ListParagraph"/>
        <w:numPr>
          <w:ilvl w:val="0"/>
          <w:numId w:val="0"/>
        </w:numPr>
        <w:ind w:left="1077"/>
      </w:pPr>
    </w:p>
    <w:p w14:paraId="08CE63BD" w14:textId="78CF0536" w:rsidR="00CF389B" w:rsidRDefault="00000000" w:rsidP="00A04F93">
      <w:pPr>
        <w:pStyle w:val="Heading2"/>
      </w:pPr>
      <w:bookmarkStart w:id="39" w:name="_Toc242101856"/>
      <w:r>
        <w:t>Struktur Organisasi</w:t>
      </w:r>
      <w:bookmarkEnd w:id="39"/>
    </w:p>
    <w:p w14:paraId="7B519D09" w14:textId="02120F03" w:rsidR="009B4106" w:rsidRDefault="009B4106" w:rsidP="00A04F93">
      <w:r>
        <w:t xml:space="preserve">Penulis melaksanakan kegiatan magang di PT Intiroda Makmur pada divisi IT, di bawah tanggung jawab Manager IT (Afsyah), yang secara struktural berada di bawah Direktur Finance &amp; Acc (Aguslina) dan melapor langsung kepada Direktur Utama (Widarto Winardjo). Sebagai mahasiswa magang, saya ditempatkan pada posisi paling bawah dalam alur pelaporan divisi ini, membantu operasional dan tugas-tugas yang diberikan oleh Manager IT selama masa magang berlangsung.</w:t>
      </w:r>
    </w:p>
    <w:p w14:paraId="2B45D74E" w14:textId="77777777" w:rsidR="00EE5C1C" w:rsidRDefault="00A64CE8" w:rsidP="00A7093E">
      <w:pPr>
        <w:keepNext/>
        <w:jc w:val="center"/>
      </w:pPr>
      <w:r>
        <w:rPr>
          <w:noProof/>
        </w:rPr>
        <mc:AlternateContent>
          <mc:Choice Requires="wps">
            <w:drawing>
              <wp:anchor distT="0" distB="0" distL="114300" distR="114300" simplePos="0" relativeHeight="251659264" behindDoc="0" locked="0" layoutInCell="1" allowOverlap="1" wp14:anchorId="36A7B32E" wp14:editId="60A01213">
                <wp:simplePos x="0" y="0"/>
                <wp:positionH relativeFrom="column">
                  <wp:posOffset>2598420</wp:posOffset>
                </wp:positionH>
                <wp:positionV relativeFrom="paragraph">
                  <wp:posOffset>2237740</wp:posOffset>
                </wp:positionV>
                <wp:extent cx="752475" cy="581025"/>
                <wp:effectExtent l="19050" t="19050" r="28575" b="28575"/>
                <wp:wrapNone/>
                <wp:docPr id="1152587532" name="Rectangle 2"/>
                <wp:cNvGraphicFramePr/>
                <a:graphic xmlns:a="http://schemas.openxmlformats.org/drawingml/2006/main">
                  <a:graphicData uri="http://schemas.microsoft.com/office/word/2010/wordprocessingShape">
                    <wps:wsp>
                      <wps:cNvSpPr/>
                      <wps:spPr>
                        <a:xfrm>
                          <a:off x="0" y="0"/>
                          <a:ext cx="752475" cy="581025"/>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1ED827" id="Rectangle 2" o:spid="_x0000_s1026" style="position:absolute;margin-left:204.6pt;margin-top:176.2pt;width:59.25pt;height:4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3ytagwIAAGgFAAAOAAAAZHJzL2Uyb0RvYy54bWysVEtv2zAMvg/YfxB0X/xAvHZBnSJIkWFA 0RZrh54VWYoNyKImKXGyXz9KfiToih2G5aBQJvmR/ETy5vbYKnIQ1jWgS5rNUkqE5lA1elfSHy+b T9eUOM90xRRoUdKTcPR2+fHDTWcWIocaVCUsQRDtFp0pae29WSSJ47VomZuBERqVEmzLPF7tLqks 6xC9VUmepp+TDmxlLHDhHH6965V0GfGlFNw/SumEJ6qkmJuPp43nNpzJ8oYtdpaZuuFDGuwfsmhZ ozHoBHXHPCN72/wB1TbcggPpZxzaBKRsuIg1YDVZ+qaa55oZEWtBcpyZaHL/D5Y/HJ7Nk0UaOuMW DsVQxVHaNvxjfuQYyTpNZImjJxw/XhX5/KqghKOquM7SvAhkJmdnY53/KqAlQSipxbeIFLHDvfO9 6WgSYmnYNErF91CadCXNrwvEDyoHqqmCNl7sbrtWlhwYPuk6Db8h8IUZpqE0ZnMuKkr+pETAUPq7 kKSpsIy8jxD6TUywjHOhfdaralaJPlpWXAQbPWLNETAgS8xywh4ARsseZMTuGRjsg6uI7To5p39L rHeePGJk0H5ybhsN9j0AhVUNkXv7kaSemsDSFqrTkyUW+mFxhm8afMF75vwTszgdOEc48f4RD6kA XwoGiZIa7K/3vgd7bFrUUtLhtJXU/dwzKyhR3zS285dsPg/jGS/z4irHi73UbC81et+uAV8/w91i eBSDvVejKC20r7gYViEqqpjmGLuk3Nvxsvb9FsDVwsVqFc1wJA3z9/rZ8AAeWA0d+nJ8ZdYMbeyx /x9gnEy2eNPNvW3w1LDae5BNbPUzrwPfOM6xcYbVE/bF5T1anRfk8jcAAAD//wMAUEsDBBQABgAI AAAAIQBVJEBe4QAAAAsBAAAPAAAAZHJzL2Rvd25yZXYueG1sTI/LTsMwEEX3SPyDNUjsqNM0oTTE qRAPCRYItSCxncRDHIjHUew24e8xK1iO7tG9Z8rtbHtxpNF3jhUsFwkI4sbpjlsFb68PF1cgfEDW 2DsmBd/kYVudnpRYaDfxjo770IpYwr5ABSaEoZDSN4Ys+oUbiGP24UaLIZ5jK/WIUyy3vUyT5FJa 7DguGBzo1lDztT9YBc/1026a8nd6DPfzEl+mT4fmTqnzs/nmGkSgOfzB8Ksf1aGKTrU7sPaiV5Al mzSiClZ5moGIRJ6u1yDqGGWrDciqlP9/qH4AAAD//wMAUEsBAi0AFAAGAAgAAAAhALaDOJL+AAAA 4QEAABMAAAAAAAAAAAAAAAAAAAAAAFtDb250ZW50X1R5cGVzXS54bWxQSwECLQAUAAYACAAAACEA OP0h/9YAAACUAQAACwAAAAAAAAAAAAAAAAAvAQAAX3JlbHMvLnJlbHNQSwECLQAUAAYACAAAACEA d98rWoMCAABoBQAADgAAAAAAAAAAAAAAAAAuAgAAZHJzL2Uyb0RvYy54bWxQSwECLQAUAAYACAAA ACEAVSRAXuEAAAALAQAADwAAAAAAAAAAAAAAAADdBAAAZHJzL2Rvd25yZXYueG1sUEsFBgAAAAAE AAQA8wAAAOsFAAAAAA== " filled="f" strokecolor="#c00000" strokeweight="2.25pt"/>
            </w:pict>
          </mc:Fallback>
        </mc:AlternateContent>
        <w:drawing>
          <wp:inline distT="0" distB="0" distL="0" distR="0" wp14:anchorId="5B3A748F" wp14:editId="3998C7A7">
            <wp:extent cx="4183350" cy="3457575"/>
            <wp:effectExtent l="0" t="0" r="8255" b="0"/>
            <wp:docPr id="17904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05050" cy="3475510"/>
                    </a:xfrm>
                    <a:prstGeom prst="rect">
                      <a:avLst/>
                    </a:prstGeom>
                    <a:noFill/>
                    <a:ln>
                      <a:noFill/>
                    </a:ln>
                  </pic:spPr>
                </pic:pic>
              </a:graphicData>
            </a:graphic>
          </wp:inline>
        </w:drawing>
      </w:r>
    </w:p>
    <w:p w14:paraId="74BA5F37" w14:textId="0FE000F6" w:rsidR="009B4106" w:rsidRPr="009B4106" w:rsidRDefault="00EE5C1C" w:rsidP="00EE5C1C">
      <w:pPr>
        <w:pStyle w:val="Caption"/>
      </w:pPr>
      <w:bookmarkStart w:id="40" w:name="_Toc242095732"/>
      <w:r>
        <w:t>Gambar 2.</w:t>
        <w:fldChar w:fldCharType="begin"/>
        <w:instrText xml:space="preserve"> SEQ Gambar_2. \* ARABIC </w:instrText>
        <w:fldChar w:fldCharType="separate"/>
      </w:r>
      <w:r>
        <w:rPr>
          <w:noProof/>
        </w:rPr>
        <w:t>3</w:t>
        <w:fldChar w:fldCharType="end"/>
      </w:r>
      <w:r>
        <w:t xml:space="preserve"> Struktur Organisasi PT Intiroda Makmur</w:t>
      </w:r>
      <w:bookmarkEnd w:id="40"/>
    </w:p>
    <w:p w14:paraId="378407EE" w14:textId="1A44FC2B" w:rsidR="00CF389B" w:rsidRDefault="00000000" w:rsidP="00A04F93">
      <w:pPr>
        <w:pStyle w:val="Heading2"/>
      </w:pPr>
      <w:bookmarkStart w:id="41" w:name="_Toc242101857"/>
      <w:r>
        <w:lastRenderedPageBreak/>
        <w:t>Jadwal dan Kegiatan Kerja Praktek</w:t>
      </w:r>
      <w:bookmarkEnd w:id="41"/>
    </w:p>
    <w:p w14:paraId="5259ED32" w14:textId="0A9D7F05" w:rsidR="00072E48" w:rsidRDefault="00072E48" w:rsidP="00A04F93">
      <w:r>
        <w:t>Kerja Praktek dilaksanakan di PT Intiroda Makmur kurang lebih selama satu bulan, terhitung sejak 5 Juli hingga 14 Agustus 2026. Selama pelaksanaan Kerja Praktek, penulis melakukan serangkaian kegiatan yang mencakup orientasi dan pengenalan sistem, analisis kebutuhan, perancangan, pengembangan platform input laporan drawing harian.</w:t>
      </w:r>
    </w:p>
    <w:tbl>
      <w:tblPr>
        <w:tblStyle w:val="TableGrid"/>
        <w:tblW w:w="7933" w:type="dxa"/>
        <w:tblLook w:val="04A0" w:firstRow="1" w:lastRow="0" w:firstColumn="1" w:lastColumn="0" w:noHBand="0" w:noVBand="1"/>
      </w:tblPr>
      <w:tblGrid>
        <w:gridCol w:w="2122"/>
        <w:gridCol w:w="5811"/>
      </w:tblGrid>
      <w:tr w:rsidR="001B73F3" w14:paraId="42423EA2" w14:textId="77777777" w:rsidTr="00F15C89">
        <w:tc>
          <w:tcPr>
            <w:tcW w:w="2122" w:type="dxa"/>
            <w:shd w:val="clear" w:color="auto" w:fill="D0CECE" w:themeFill="background2" w:themeFillShade="E6"/>
          </w:tcPr>
          <w:p w14:paraId="3018D276" w14:textId="38CC04B9" w:rsidR="001B73F3" w:rsidRPr="00F15C89" w:rsidRDefault="001B73F3" w:rsidP="00F15C89">
            <w:pPr>
              <w:ind w:firstLine="0"/>
              <w:jc w:val="center"/>
              <w:rPr>
                <w:b/>
                <w:bCs/>
              </w:rPr>
            </w:pPr>
            <w:r>
              <w:rPr>
                <w:b/>
                <w:bCs/>
              </w:rPr>
              <w:t>MINGGU</w:t>
            </w:r>
          </w:p>
        </w:tc>
        <w:tc>
          <w:tcPr>
            <w:tcW w:w="5811" w:type="dxa"/>
            <w:shd w:val="clear" w:color="auto" w:fill="D0CECE" w:themeFill="background2" w:themeFillShade="E6"/>
          </w:tcPr>
          <w:p w14:paraId="434EBF13" w14:textId="34D974C5" w:rsidR="001B73F3" w:rsidRPr="00F15C89" w:rsidRDefault="001B73F3" w:rsidP="00F15C89">
            <w:pPr>
              <w:ind w:firstLine="0"/>
              <w:jc w:val="center"/>
              <w:rPr>
                <w:b/>
                <w:bCs/>
              </w:rPr>
            </w:pPr>
            <w:r>
              <w:rPr>
                <w:b/>
                <w:bCs/>
              </w:rPr>
              <w:t>KEGIATAN</w:t>
            </w:r>
          </w:p>
        </w:tc>
      </w:tr>
      <w:tr w:rsidR="001B73F3" w14:paraId="271490B7" w14:textId="77777777" w:rsidTr="001B73F3">
        <w:tc>
          <w:tcPr>
            <w:tcW w:w="2122" w:type="dxa"/>
          </w:tcPr>
          <w:p w14:paraId="59D695A1" w14:textId="77777777" w:rsidR="009B4106" w:rsidRDefault="001B73F3" w:rsidP="00F15C89">
            <w:pPr>
              <w:ind w:firstLine="0"/>
              <w:jc w:val="center"/>
            </w:pPr>
            <w:r>
              <w:t>Minggu 1</w:t>
            </w:r>
          </w:p>
          <w:p w14:paraId="1EB5710D" w14:textId="527B28BC" w:rsidR="001B73F3" w:rsidRDefault="001B73F3" w:rsidP="00F15C89">
            <w:pPr>
              <w:ind w:firstLine="0"/>
              <w:jc w:val="center"/>
            </w:pPr>
            <w:r>
              <w:t>(5 Jul-10 Jul)</w:t>
            </w:r>
          </w:p>
        </w:tc>
        <w:tc>
          <w:tcPr>
            <w:tcW w:w="5811" w:type="dxa"/>
          </w:tcPr>
          <w:p w14:paraId="141E88B2" w14:textId="6B1EF8FD" w:rsidR="00ED0B0E" w:rsidRDefault="001B73F3" w:rsidP="00F15C89">
            <w:pPr>
              <w:ind w:firstLine="0"/>
            </w:pPr>
            <w:r>
              <w:t xml:space="preserve">Membantu mengerjakan tugas dari kantor di antaranya:</w:t>
            </w:r>
          </w:p>
          <w:p w14:paraId="1412E7B5" w14:textId="2BD64FA8" w:rsidR="00ED0B0E" w:rsidRDefault="001B73F3">
            <w:pPr>
              <w:pStyle w:val="ListParagraph"/>
              <w:numPr>
                <w:ilvl w:val="0"/>
                <w:numId w:val="10"/>
              </w:numPr>
            </w:pPr>
            <w:r>
              <w:t xml:space="preserve">Membuat logo PT Berkah Inti Makmur Sejahtera yang merupakan Perusahaan saudara dari PT Intiroda Makmur</w:t>
            </w:r>
          </w:p>
          <w:p w14:paraId="0D08BBA0" w14:textId="72B10D42" w:rsidR="009B4106" w:rsidRDefault="001B73F3">
            <w:pPr>
              <w:pStyle w:val="ListParagraph"/>
              <w:numPr>
                <w:ilvl w:val="0"/>
                <w:numId w:val="10"/>
              </w:numPr>
            </w:pPr>
            <w:r>
              <w:t xml:space="preserve">Membuat program pelaporan untuk pendataan Assembly</w:t>
            </w:r>
          </w:p>
          <w:p w14:paraId="31BED01F" w14:textId="0EB486CC" w:rsidR="00ED0B0E" w:rsidRDefault="00ED0B0E" w:rsidP="00A04F93">
            <w:r>
              <w:t>Dan melakukan observasi untuk menentukan project yang akan diangkat</w:t>
            </w:r>
          </w:p>
        </w:tc>
      </w:tr>
      <w:tr w:rsidR="001B73F3" w14:paraId="0901880B" w14:textId="77777777" w:rsidTr="001B73F3">
        <w:tc>
          <w:tcPr>
            <w:tcW w:w="2122" w:type="dxa"/>
          </w:tcPr>
          <w:p w14:paraId="4B11AE8F" w14:textId="77777777" w:rsidR="009B4106" w:rsidRDefault="001B73F3" w:rsidP="00F15C89">
            <w:pPr>
              <w:ind w:firstLine="0"/>
              <w:jc w:val="center"/>
            </w:pPr>
            <w:r>
              <w:t>Minggu 2</w:t>
            </w:r>
          </w:p>
          <w:p w14:paraId="25EFB45B" w14:textId="14D85A6C" w:rsidR="001B73F3" w:rsidRDefault="001B73F3" w:rsidP="00F15C89">
            <w:pPr>
              <w:ind w:firstLine="0"/>
              <w:jc w:val="center"/>
            </w:pPr>
            <w:r>
              <w:t>(13 Jul – 17 Jul)</w:t>
            </w:r>
          </w:p>
        </w:tc>
        <w:tc>
          <w:tcPr>
            <w:tcW w:w="5811" w:type="dxa"/>
          </w:tcPr>
          <w:p w14:paraId="2CC22800" w14:textId="77777777" w:rsidR="00ED0B0E" w:rsidRDefault="00ED0B0E" w:rsidP="00F15C89">
            <w:pPr>
              <w:ind w:firstLine="0"/>
            </w:pPr>
            <w:r>
              <w:t>Membantu mengerjakan tugas dari kantor di antaranya:</w:t>
            </w:r>
          </w:p>
          <w:p w14:paraId="2BA27FCC" w14:textId="0245F59B" w:rsidR="001B73F3" w:rsidRDefault="00ED0B0E">
            <w:pPr>
              <w:pStyle w:val="ListParagraph"/>
              <w:numPr>
                <w:ilvl w:val="0"/>
                <w:numId w:val="11"/>
              </w:numPr>
            </w:pPr>
            <w:r>
              <w:t>Membuat program pelaporan untuk pendataan OnTime Delivery</w:t>
            </w:r>
          </w:p>
          <w:p w14:paraId="0535C4BC" w14:textId="655F28FE" w:rsidR="009B4106" w:rsidRDefault="00ED0B0E">
            <w:pPr>
              <w:pStyle w:val="ListParagraph"/>
              <w:numPr>
                <w:ilvl w:val="0"/>
                <w:numId w:val="11"/>
              </w:numPr>
            </w:pPr>
            <w:r>
              <w:t xml:space="preserve">Membuat program pelaporan untuk pendataan CostDown </w:t>
            </w:r>
          </w:p>
          <w:p w14:paraId="77E6CBFD" w14:textId="3EA3F083" w:rsidR="00ED0B0E" w:rsidRDefault="00ED0B0E" w:rsidP="00F15C89">
            <w:pPr>
              <w:ind w:firstLine="0"/>
            </w:pPr>
            <w:r>
              <w:t>Serta menentukan ide project yang akan diangkat</w:t>
            </w:r>
          </w:p>
        </w:tc>
      </w:tr>
      <w:tr w:rsidR="001B73F3" w14:paraId="0D60294B" w14:textId="77777777" w:rsidTr="001B73F3">
        <w:tc>
          <w:tcPr>
            <w:tcW w:w="2122" w:type="dxa"/>
          </w:tcPr>
          <w:p w14:paraId="158D691D" w14:textId="77777777" w:rsidR="009B4106" w:rsidRDefault="001B73F3" w:rsidP="00F15C89">
            <w:pPr>
              <w:ind w:firstLine="0"/>
              <w:jc w:val="center"/>
            </w:pPr>
            <w:r>
              <w:t>Minggu 3</w:t>
            </w:r>
          </w:p>
          <w:p w14:paraId="7DE79B2E" w14:textId="601B620D" w:rsidR="001B73F3" w:rsidRDefault="001B73F3" w:rsidP="00F15C89">
            <w:pPr>
              <w:ind w:firstLine="0"/>
              <w:jc w:val="center"/>
            </w:pPr>
            <w:r>
              <w:t>(20 Jul – 24 Jul)</w:t>
            </w:r>
          </w:p>
        </w:tc>
        <w:tc>
          <w:tcPr>
            <w:tcW w:w="5811" w:type="dxa"/>
          </w:tcPr>
          <w:p w14:paraId="70FA0860" w14:textId="77777777" w:rsidR="001339E5" w:rsidRDefault="001339E5" w:rsidP="00F15C89">
            <w:pPr>
              <w:ind w:firstLine="0"/>
            </w:pPr>
            <w:r>
              <w:t>Mengerjakan project yang diangkat:</w:t>
            </w:r>
          </w:p>
          <w:p w14:paraId="507E818A" w14:textId="3BDB8E97" w:rsidR="001B73F3" w:rsidRDefault="001339E5">
            <w:pPr>
              <w:pStyle w:val="ListParagraph"/>
              <w:numPr>
                <w:ilvl w:val="0"/>
                <w:numId w:val="12"/>
              </w:numPr>
            </w:pPr>
            <w:r>
              <w:t>Merancang project yang diangkat dengan membuat PRD</w:t>
            </w:r>
          </w:p>
          <w:p w14:paraId="243EDBCA" w14:textId="77777777" w:rsidR="001339E5" w:rsidRDefault="001339E5">
            <w:pPr>
              <w:pStyle w:val="ListParagraph"/>
              <w:numPr>
                <w:ilvl w:val="0"/>
                <w:numId w:val="12"/>
              </w:numPr>
            </w:pPr>
            <w:r>
              <w:t>Membuat desain tampilan project</w:t>
            </w:r>
          </w:p>
          <w:p w14:paraId="39393F01" w14:textId="16FCB184" w:rsidR="009B4106" w:rsidRDefault="001339E5">
            <w:pPr>
              <w:pStyle w:val="ListParagraph"/>
              <w:numPr>
                <w:ilvl w:val="0"/>
                <w:numId w:val="12"/>
              </w:numPr>
            </w:pPr>
            <w:r>
              <w:t>Implementasi modul autentikasi dan modul dashboard</w:t>
            </w:r>
          </w:p>
        </w:tc>
      </w:tr>
      <w:tr w:rsidR="001B73F3" w14:paraId="0A698DE1" w14:textId="77777777" w:rsidTr="001B73F3">
        <w:tc>
          <w:tcPr>
            <w:tcW w:w="2122" w:type="dxa"/>
          </w:tcPr>
          <w:p w14:paraId="33103E42" w14:textId="7F9FF225" w:rsidR="009B4106" w:rsidRDefault="001B73F3" w:rsidP="00F15C89">
            <w:pPr>
              <w:ind w:firstLine="0"/>
              <w:jc w:val="center"/>
            </w:pPr>
            <w:r>
              <w:t>Minggu 4</w:t>
            </w:r>
          </w:p>
          <w:p w14:paraId="1D8E93DE" w14:textId="6E3095B5" w:rsidR="001B73F3" w:rsidRDefault="001B73F3" w:rsidP="00F15C89">
            <w:pPr>
              <w:ind w:firstLine="0"/>
              <w:jc w:val="center"/>
            </w:pPr>
            <w:r>
              <w:t>(27 Jul – 31 Jul)</w:t>
            </w:r>
          </w:p>
        </w:tc>
        <w:tc>
          <w:tcPr>
            <w:tcW w:w="5811" w:type="dxa"/>
          </w:tcPr>
          <w:p w14:paraId="16BCB80E" w14:textId="77777777" w:rsidR="001B73F3" w:rsidRDefault="001339E5" w:rsidP="00F15C89">
            <w:pPr>
              <w:ind w:firstLine="0"/>
            </w:pPr>
            <w:r>
              <w:t>Mengerjakan project yang diangkatL</w:t>
            </w:r>
          </w:p>
          <w:p w14:paraId="77F5956B" w14:textId="77777777" w:rsidR="001339E5" w:rsidRDefault="001339E5">
            <w:pPr>
              <w:pStyle w:val="ListParagraph"/>
              <w:numPr>
                <w:ilvl w:val="0"/>
                <w:numId w:val="13"/>
              </w:numPr>
            </w:pPr>
            <w:r>
              <w:t>Implementasi modul tambah data, edit data, dan hapus data</w:t>
            </w:r>
          </w:p>
          <w:p w14:paraId="3D42861F" w14:textId="77777777" w:rsidR="001339E5" w:rsidRDefault="001339E5">
            <w:pPr>
              <w:pStyle w:val="ListParagraph"/>
              <w:numPr>
                <w:ilvl w:val="0"/>
                <w:numId w:val="13"/>
              </w:numPr>
            </w:pPr>
            <w:r>
              <w:t>Revisi tampilan dashboard</w:t>
            </w:r>
          </w:p>
          <w:p w14:paraId="01CB5E87" w14:textId="45271BDF" w:rsidR="001339E5" w:rsidRDefault="001339E5">
            <w:pPr>
              <w:pStyle w:val="ListParagraph"/>
              <w:numPr>
                <w:ilvl w:val="0"/>
                <w:numId w:val="13"/>
              </w:numPr>
            </w:pPr>
            <w:r>
              <w:t>Merancang perencanaan untuk implementasi AI</w:t>
            </w:r>
          </w:p>
        </w:tc>
      </w:tr>
      <w:tr w:rsidR="001B73F3" w14:paraId="5BC2CCBD" w14:textId="77777777" w:rsidTr="001B73F3">
        <w:tc>
          <w:tcPr>
            <w:tcW w:w="2122" w:type="dxa"/>
          </w:tcPr>
          <w:p w14:paraId="5B870FCC" w14:textId="3619689B" w:rsidR="009B4106" w:rsidRDefault="001B73F3" w:rsidP="00F15C89">
            <w:pPr>
              <w:ind w:firstLine="0"/>
              <w:jc w:val="center"/>
            </w:pPr>
            <w:r>
              <w:lastRenderedPageBreak/>
              <w:t>Minggu 5</w:t>
            </w:r>
          </w:p>
          <w:p w14:paraId="5CEC3EDB" w14:textId="72F27BDF" w:rsidR="001B73F3" w:rsidRDefault="001B73F3" w:rsidP="00F15C89">
            <w:pPr>
              <w:ind w:firstLine="0"/>
              <w:jc w:val="center"/>
            </w:pPr>
            <w:r>
              <w:t>(3 Aug – 7 Aug)</w:t>
            </w:r>
          </w:p>
        </w:tc>
        <w:tc>
          <w:tcPr>
            <w:tcW w:w="5811" w:type="dxa"/>
          </w:tcPr>
          <w:p w14:paraId="57493521" w14:textId="77777777" w:rsidR="001B73F3" w:rsidRDefault="006E35F1" w:rsidP="00F15C89">
            <w:pPr>
              <w:ind w:firstLine="0"/>
            </w:pPr>
            <w:r>
              <w:t>Mengerjakan project yang diangkat:</w:t>
            </w:r>
          </w:p>
          <w:p w14:paraId="50188B28" w14:textId="77777777" w:rsidR="006E35F1" w:rsidRDefault="006E35F1">
            <w:pPr>
              <w:pStyle w:val="ListParagraph"/>
              <w:numPr>
                <w:ilvl w:val="0"/>
                <w:numId w:val="14"/>
              </w:numPr>
            </w:pPr>
            <w:r>
              <w:t>Impementasi rancangan impelementasi AI</w:t>
            </w:r>
          </w:p>
          <w:p w14:paraId="6E3437C4" w14:textId="67E3D236" w:rsidR="006E35F1" w:rsidRDefault="006E35F1">
            <w:pPr>
              <w:pStyle w:val="ListParagraph"/>
              <w:numPr>
                <w:ilvl w:val="0"/>
                <w:numId w:val="14"/>
              </w:numPr>
            </w:pPr>
            <w:r>
              <w:t xml:space="preserve">Melakukan eksperimen dan itersi pengembangan model</w:t>
            </w:r>
          </w:p>
        </w:tc>
      </w:tr>
      <w:tr w:rsidR="001B73F3" w14:paraId="2FB5ECD5" w14:textId="77777777" w:rsidTr="001B73F3">
        <w:tc>
          <w:tcPr>
            <w:tcW w:w="2122" w:type="dxa"/>
          </w:tcPr>
          <w:p w14:paraId="498B49ED" w14:textId="77777777" w:rsidR="009B4106" w:rsidRDefault="001B73F3" w:rsidP="00F15C89">
            <w:pPr>
              <w:ind w:firstLine="0"/>
              <w:jc w:val="center"/>
            </w:pPr>
            <w:r>
              <w:t>Minggu 6</w:t>
            </w:r>
          </w:p>
          <w:p w14:paraId="274C96CE" w14:textId="2637E650" w:rsidR="001B73F3" w:rsidRDefault="001B73F3" w:rsidP="00F15C89">
            <w:pPr>
              <w:ind w:firstLine="0"/>
              <w:jc w:val="center"/>
            </w:pPr>
            <w:r>
              <w:t>(10 Aug – 14 Aug)</w:t>
            </w:r>
          </w:p>
        </w:tc>
        <w:tc>
          <w:tcPr>
            <w:tcW w:w="5811" w:type="dxa"/>
          </w:tcPr>
          <w:p w14:paraId="5A244A1C" w14:textId="77777777" w:rsidR="001B73F3" w:rsidRDefault="006E35F1" w:rsidP="00F15C89">
            <w:pPr>
              <w:ind w:firstLine="0"/>
            </w:pPr>
            <w:r>
              <w:t>Mengerjakan project yang diangkat:</w:t>
            </w:r>
          </w:p>
          <w:p w14:paraId="4660C2B0" w14:textId="77777777" w:rsidR="00A64CE8" w:rsidRDefault="00235195">
            <w:pPr>
              <w:pStyle w:val="ListParagraph"/>
              <w:numPr>
                <w:ilvl w:val="0"/>
                <w:numId w:val="15"/>
              </w:numPr>
            </w:pPr>
            <w:r>
              <w:t>Melakukan eksperimen dan iterasi pengembangan model</w:t>
            </w:r>
          </w:p>
          <w:p w14:paraId="40421662" w14:textId="63D28683" w:rsidR="009B4106" w:rsidRDefault="00235195">
            <w:pPr>
              <w:pStyle w:val="ListParagraph"/>
              <w:keepNext/>
              <w:numPr>
                <w:ilvl w:val="0"/>
                <w:numId w:val="15"/>
              </w:numPr>
            </w:pPr>
            <w:r>
              <w:t>Penyelesaian project dan presentasi project</w:t>
            </w:r>
          </w:p>
        </w:tc>
      </w:tr>
    </w:tbl>
    <w:p w14:paraId="09094A80" w14:textId="3ADFA413" w:rsidR="00EE5C1C" w:rsidRDefault="00EE5C1C">
      <w:pPr>
        <w:pStyle w:val="Caption"/>
      </w:pPr>
      <w:bookmarkStart w:id="42" w:name="_Toc242095759"/>
      <w:r>
        <w:t>Tabel 2.</w:t>
        <w:fldChar w:fldCharType="begin"/>
        <w:instrText xml:space="preserve"> SEQ Tabel_2. \* ARABIC </w:instrText>
        <w:fldChar w:fldCharType="separate"/>
      </w:r>
      <w:r>
        <w:rPr>
          <w:noProof/>
        </w:rPr>
        <w:t>1</w:t>
        <w:fldChar w:fldCharType="end"/>
      </w:r>
      <w:r>
        <w:t xml:space="preserve"> Kegiatan Mingguan Kerja Praktek</w:t>
      </w:r>
      <w:bookmarkEnd w:id="42"/>
    </w:p>
    <w:p w14:paraId="571E958B" w14:textId="44AFADF7" w:rsidR="00072E48" w:rsidRDefault="00072E48" w:rsidP="00A04F93">
      <w:pPr>
        <w:sectPr w:rsidR="00072E48">
          <w:pgSz w:w="11906" w:h="16838"/>
          <w:pgMar w:top="1701" w:right="1701" w:bottom="1701" w:left="2268" w:header="708" w:footer="708" w:gutter="0"/>
          <w:cols w:space="720"/>
          <w:docGrid w:linePitch="360"/>
        </w:sectPr>
      </w:pPr>
      <w:r>
        <w:t xml:space="preserve">Rincian kegiatan harian dan mingguan selama pelaksanaan Kerja Praktek, termasuk uraian tugas yang dilakukan pada setiap pertemuan, dicatat secara berkala dan disajikan secara lengkap pada </w:t>
      </w:r>
      <w:commentRangeStart w:id="43"/>
      <w:commentRangeStart w:id="44"/>
      <w:r>
        <w:t>Lampiran 1 berupa Logbook Kerja Praktek.</w:t>
      </w:r>
      <w:commentRangeEnd w:id="43"/>
      <w:r>
        <w:rPr>
          <w:rStyle w:val="CommentReference"/>
          <w:sz w:val="24"/>
          <w:szCs w:val="24"/>
        </w:rPr>
        <w:commentReference w:id="43"/>
      </w:r>
      <w:commentRangeEnd w:id="44"/>
      <w:r>
        <w:rPr>
          <w:rStyle w:val="CommentReference"/>
          <w:sz w:val="24"/>
          <w:szCs w:val="24"/>
        </w:rPr>
        <w:commentReference w:id="44"/>
      </w:r>
    </w:p>
    <w:p>
      <w:pPr>
        <w:rPr>
          <w:ins w:id="1265" w:author="Claude" w:date="2026-10-23T09:00:00Z"/>
        </w:rPr>
      </w:pPr>
      <w:ins w:id="1266" w:author="Claude" w:date="2026-10-23T09:00:00Z">
        <w:r>
          <w:t xml:space="preserve">Setelah periode Kerja Praktek di lokasi berakhir pada 14 Agustus 2026, pengembangan sistem dilanjutkan hingga Oktober 2026 dengan tetap berkoordinasi dengan pembimbing lapangan. Kegiatan lanjutan tersebut meliputi eksplorasi pendekatan pembacaan tulisan tangan menggunakan kunci jawaban (Eksplorasi 1–6), pengembangan modul sistem informasi dan desain antarmuka baru, integrasi pembacaan foto versi akhir ke dalam aplikasi, serta pemasangan dan pengujian sistem pada PC server perusahaan. Kegiatan ini dibahas sebagai iterasi IV hingga VI pada Subbab 3.2.2.</w:t>
        </w:r>
      </w:ins>
    </w:p>
    <w:p w14:paraId="7533B086" w14:textId="4FEEDCCC" w:rsidR="00CF389B" w:rsidRPr="00D862F2" w:rsidRDefault="00401FAB">
      <w:pPr>
        <w:pStyle w:val="Heading1"/>
        <w:numPr>
          <w:ilvl w:val="0"/>
          <w:numId w:val="8"/>
        </w:numPr>
      </w:pPr>
      <w:r>
        <w:lastRenderedPageBreak/>
        <w:br/>
      </w:r>
      <w:bookmarkStart w:id="45" w:name="_Toc242101858"/>
      <w:commentRangeStart w:id="46"/>
      <w:commentRangeStart w:id="47"/>
      <w:r>
        <w:t>TINJAUAN PUSTAKA</w:t>
      </w:r>
      <w:commentRangeEnd w:id="46"/>
      <w:r>
        <w:rPr>
          <w:rStyle w:val="CommentReference"/>
          <w:sz w:val="24"/>
          <w:szCs w:val="24"/>
        </w:rPr>
        <w:commentReference w:id="46"/>
      </w:r>
      <w:commentRangeEnd w:id="47"/>
      <w:r>
        <w:rPr>
          <w:rStyle w:val="CommentReference"/>
          <w:sz w:val="24"/>
          <w:szCs w:val="24"/>
        </w:rPr>
        <w:commentReference w:id="47"/>
      </w:r>
      <w:r>
        <w:t xml:space="preserve"> DAN METODOLOGI</w:t>
      </w:r>
      <w:bookmarkEnd w:id="45"/>
    </w:p>
    <w:p w14:paraId="600C584D" w14:textId="77777777" w:rsidR="00D862F2" w:rsidRDefault="00D862F2" w:rsidP="00A04F93">
      <w:bookmarkStart w:id="48" w:name="_Toc239668534"/>
      <w:bookmarkStart w:id="49" w:name="_Toc239668570"/>
      <w:bookmarkEnd w:id="48"/>
      <w:bookmarkEnd w:id="49"/>
    </w:p>
    <w:p w14:paraId="25C72B6E" w14:textId="281999BD" w:rsidR="009910F0" w:rsidRDefault="00AD546E" w:rsidP="00A04F93">
      <w:pPr>
        <w:pStyle w:val="Heading2"/>
      </w:pPr>
      <w:bookmarkStart w:id="50" w:name="_Toc242101859"/>
      <w:r>
        <w:t>Tinjauan Pustaka</w:t>
      </w:r>
      <w:bookmarkEnd w:id="50"/>
    </w:p>
    <w:p w14:paraId="2F506572" w14:textId="2E6AECBE" w:rsidR="00C61B2B" w:rsidRPr="00C61B2B" w:rsidRDefault="00C61B2B" w:rsidP="00A04F93">
      <w:pPr>
        <w:pStyle w:val="Heading3"/>
      </w:pPr>
      <w:bookmarkStart w:id="51" w:name="_Toc242101860"/>
      <w:r>
        <w:t xml:space="preserve">Model Pengembangan Perangkat Lunak</w:t>
      </w:r>
      <w:bookmarkEnd w:id="51"/>
    </w:p>
    <w:p w14:paraId="645BBBA0" w14:textId="44912AD8" w:rsidR="00BD724B" w:rsidRPr="00BD724B" w:rsidRDefault="00BD724B" w:rsidP="00BD724B">
      <w:pPr>
        <w:rPr>
          <w:lang w:val="id-ID"/>
        </w:rPr>
      </w:pPr>
      <w:r>
        <w:rPr>
          <w:lang w:val="id-ID"/>
        </w:rPr>
        <w:t>Model pengembangan perangkat lunak adalah kerangka kerja yang menggambarkan tahapan-tahapan dalam membangun sebuah sistem, mulai dari analisis kebutuhan hingga pemeliharaan setelah implementasi. Dua pendekatan yang umum dibandingkan adalah model sekuensial (</w:t>
      </w:r>
      <w:r>
        <w:rPr>
          <w:i/>
          <w:iCs/>
          <w:lang w:val="id-ID"/>
        </w:rPr>
        <w:t>waterfall</w:t>
      </w:r>
      <w:r>
        <w:rPr>
          <w:lang w:val="id-ID"/>
        </w:rPr>
        <w:t>) dan model iteratif-inkremental (</w:t>
      </w:r>
      <w:r>
        <w:rPr>
          <w:i/>
          <w:iCs/>
          <w:lang w:val="id-ID"/>
        </w:rPr>
        <w:t>iterative and incremental development</w:t>
      </w:r>
      <w:r>
        <w:rPr>
          <w:lang w:val="id-ID"/>
        </w:rPr>
        <w:t xml:space="preserve">/IID). Pada model sekuensial, setiap tahapan harus selesai sepenuhnya sebelum tahapan berikutnya dimulai. Pada model iteratif, sistem dibangun melalui serangkaian siklus pendek. Setiap siklus menghasilkan versi sistem yang semakin lengkap dan disempurnakan berdasarkan umpan balik dari siklus sebelumnya </w:t>
      </w:r>
      <w:sdt>
        <w:sdtPr>
          <w:rPr>
            <w:lang w:val="id-ID"/>
          </w:rPr>
          <w:tag w:val="MENDELEY_CITATION_v3_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"/>
          <w:id w:val="1708296893"/>
          <w:placeholder>
            <w:docPart w:val="DefaultPlaceholder_-1854013440"/>
          </w:placeholder>
        </w:sdtPr>
        <w:sdtContent>
          <w:r>
            <w:rPr>
              <w:lang w:val="id-ID"/>
            </w:rPr>
            <w:t>(Larman, 2003)</w:t>
          </w:r>
        </w:sdtContent>
      </w:sdt>
      <w:r>
        <w:rPr>
          <w:lang w:val="id-ID"/>
        </w:rPr>
        <w:t xml:space="preserve">. </w:t>
      </w:r>
      <w:sdt>
        <w:sdtPr>
          <w:rPr>
            <w:lang w:val="id-ID"/>
          </w:rPr>
          <w:tag w:val="MENDELEY_CITATION_v3_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"/>
          <w:id w:val="785310230"/>
          <w:placeholder>
            <w:docPart w:val="DefaultPlaceholder_-1854013440"/>
          </w:placeholder>
        </w:sdtPr>
        <w:sdtContent>
          <w:r>
            <w:rPr>
              <w:lang w:val="id-ID"/>
            </w:rPr>
            <w:t>Larman (2003)</w:t>
          </w:r>
        </w:sdtContent>
      </w:sdt>
      <w:r>
        <w:rPr>
          <w:lang w:val="id-ID"/>
        </w:rPr>
        <w:t xml:space="preserve">  menunjukkan bahwa praktik iteratif sudah diterapkan pada proyek perangkat lunak berskala besar sejak dekade 1950-an hingga 1970-an. Menurut mereka, berbagai varian pendekatan ini memiliki tujuan yang sama, yaitu menghindari proses pengembangan sekuensial satu kali jalan yang digerakkan oleh dokumen.</w:t>
      </w:r>
    </w:p>
    <w:p w14:paraId="2E39D373" w14:textId="3F7A515A" w:rsidR="00BD724B" w:rsidRPr="00BD724B" w:rsidRDefault="00BD724B" w:rsidP="00BD724B">
      <w:pPr>
        <w:rPr>
          <w:lang w:val="id-ID"/>
        </w:rPr>
      </w:pPr>
      <w:r>
        <w:rPr>
          <w:lang w:val="id-ID"/>
        </w:rPr>
        <w:t>Pendekatan bertahap juga umum dianjurkan ketika sistem baru harus berinteraksi dengan, atau menggantikan, sistem lama (</w:t>
      </w:r>
      <w:r>
        <w:rPr>
          <w:i/>
          <w:iCs/>
          <w:lang w:val="id-ID"/>
        </w:rPr>
        <w:t>legacy system</w:t>
      </w:r>
      <w:r>
        <w:rPr>
          <w:lang w:val="id-ID"/>
        </w:rPr>
        <w:t xml:space="preserve">). </w:t>
      </w:r>
      <w:sdt>
        <w:sdtPr>
          <w:rPr>
            <w:lang w:val="id-ID"/>
          </w:rPr>
          <w:tag w:val="MENDELEY_CITATION_v3_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"/>
          <w:id w:val="492996011"/>
          <w:placeholder>
            <w:docPart w:val="DefaultPlaceholder_-1854013440"/>
          </w:placeholder>
        </w:sdtPr>
        <w:sdtContent>
          <w:r>
            <w:rPr>
              <w:lang w:val="id-ID"/>
            </w:rPr>
            <w:t>Adepoju et al. (2024)</w:t>
          </w:r>
        </w:sdtContent>
      </w:sdt>
      <w:r>
        <w:rPr>
          <w:lang w:val="id-ID"/>
        </w:rPr>
        <w:t xml:space="preserve"> menyarankan agar sistem lama terlebih dahulu dipetakan, dikelompokkan, dan diprioritaskan, kemudian dimigrasikan secara bertahap per kelompok untuk menekan kompleksitas dan risiko proses migrasi. Hal ini sejalan dengan kondisi di lapangan. Perilaku dan struktur data sistem lama sering kali baru dapat diverifikasi secara utuh setelah proses pengembangan berjalan, dan tidak sepenuhnya diketahui sejak tahap perencanaan awal. Oleh karena itu, pendekatan iteratif lebih sesuai daripada pendekatan sekuensial murni untuk proyek yang melibatkan integrasi dengan sistem </w:t>
      </w:r>
      <w:r>
        <w:rPr>
          <w:i/>
          <w:iCs/>
          <w:lang w:val="id-ID"/>
        </w:rPr>
        <w:t>existing</w:t>
      </w:r>
      <w:r>
        <w:rPr>
          <w:lang w:val="id-ID"/>
        </w:rPr>
        <w:t>. Rancangan dapat disesuaikan berdasarkan temuan aktual tanpa harus mengulang keseluruhan proses pengembangan dari awal.</w:t>
      </w:r>
    </w:p>
    <w:p w14:paraId="6A0F69F2" w14:textId="7B71B2F3" w:rsidR="00C61B2B" w:rsidRDefault="00C61B2B" w:rsidP="00BD724B"/>
    <w:p w14:paraId="364A8828" w14:textId="77777777" w:rsidR="00C61B2B" w:rsidRDefault="00C61B2B" w:rsidP="00BD724B">
      <w:pPr>
        <w:ind w:firstLine="0"/>
      </w:pPr>
    </w:p>
    <w:p w14:paraId="429689FC" w14:textId="0FEB384D" w:rsidR="00C61B2B" w:rsidRDefault="00C61B2B">
      <w:pPr>
        <w:pStyle w:val="Heading3"/>
      </w:pPr>
      <w:bookmarkStart w:id="52" w:name="_Toc242101861"/>
      <w:r>
        <w:lastRenderedPageBreak/>
        <w:t>Framework Laravel dan Arsitektur MVC</w:t>
      </w:r>
      <w:bookmarkEnd w:id="52"/>
    </w:p>
    <w:p w14:paraId="4C3595A2" w14:textId="6457AC9C" w:rsidR="002D6D4F" w:rsidRPr="000F5A5E" w:rsidRDefault="002D6D4F" w:rsidP="000F5A5E">
      <w:pPr>
        <w:rPr>
          <w:lang w:val="id-ID"/>
        </w:rPr>
      </w:pPr>
      <w:r>
        <w:rPr>
          <w:lang w:val="id-ID"/>
        </w:rPr>
        <w:t>Laravel merupakan framework utama yang digunakan untuk membangun aplikasi web pada sistem ini. Logo Laravel ditunjukkan pada Gambar 3.1.</w:t>
      </w:r>
    </w:p>
    <w:p w14:paraId="0712F902" w14:textId="77777777" w:rsidR="00EE5C1C" w:rsidRDefault="00C61B2B" w:rsidP="00EE5C1C">
      <w:pPr>
        <w:pStyle w:val="ListParagraph"/>
        <w:keepNext/>
        <w:numPr>
          <w:ilvl w:val="0"/>
          <w:numId w:val="0"/>
        </w:numPr>
        <w:ind w:left="360"/>
        <w:jc w:val="center"/>
      </w:pPr>
      <w:r>
        <w:rPr>
          <w:noProof/>
        </w:rPr>
        <w:drawing>
          <wp:inline distT="0" distB="0" distL="0" distR="0" wp14:anchorId="61A5D993" wp14:editId="3298B69E">
            <wp:extent cx="3912870" cy="1952733"/>
            <wp:effectExtent l="0" t="0" r="0" b="0"/>
            <wp:docPr id="8866908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43231" cy="1967885"/>
                    </a:xfrm>
                    <a:prstGeom prst="rect">
                      <a:avLst/>
                    </a:prstGeom>
                    <a:noFill/>
                    <a:ln>
                      <a:noFill/>
                    </a:ln>
                  </pic:spPr>
                </pic:pic>
              </a:graphicData>
            </a:graphic>
          </wp:inline>
        </w:drawing>
      </w:r>
    </w:p>
    <w:p w14:paraId="40A24B7A" w14:textId="159D3878" w:rsidR="00C61B2B" w:rsidRDefault="00EE5C1C" w:rsidP="00EE5C1C">
      <w:pPr>
        <w:pStyle w:val="Caption"/>
      </w:pPr>
      <w:bookmarkStart w:id="53" w:name="_Toc242095703"/>
      <w:r>
        <w:t>Gambar 3.</w:t>
        <w:fldChar w:fldCharType="begin"/>
        <w:instrText xml:space="preserve"> SEQ Gambar_3. \* ARABIC </w:instrText>
        <w:fldChar w:fldCharType="separate"/>
      </w:r>
      <w:r>
        <w:rPr>
          <w:noProof/>
        </w:rPr>
        <w:t>1</w:t>
        <w:fldChar w:fldCharType="end"/>
      </w:r>
      <w:r>
        <w:t xml:space="preserve"> Logo Laravel</w:t>
      </w:r>
      <w:bookmarkEnd w:id="53"/>
    </w:p>
    <w:p w14:paraId="1A8AAFF3" w14:textId="7EE3A2C1" w:rsidR="00C61B2B" w:rsidRDefault="00BD724B" w:rsidP="00A04F93">
      <w:r>
        <w:t xml:space="preserve">Laravel adalah framework aplikasi web berbasis PHP yang menerapkan pola arsitektur </w:t>
      </w:r>
      <w:r>
        <w:rPr>
          <w:i/>
          <w:iCs/>
        </w:rPr>
        <w:t>Model-View-Controller</w:t>
      </w:r>
      <w:r>
        <w:t xml:space="preserve"> (MVC). Pola MVC memisahkan tanggung jawab aplikasi menjadi tiga komponen, yaitu </w:t>
      </w:r>
      <w:r>
        <w:rPr>
          <w:i/>
          <w:iCs/>
        </w:rPr>
        <w:t>Model</w:t>
      </w:r>
      <w:r>
        <w:t xml:space="preserve"> (representasi data dan logika akses basis data), </w:t>
      </w:r>
      <w:r>
        <w:rPr>
          <w:i/>
          <w:iCs/>
        </w:rPr>
        <w:t>View</w:t>
      </w:r>
      <w:r>
        <w:t xml:space="preserve"> (tampilan antarmuka yang dilihat pengguna), dan </w:t>
      </w:r>
      <w:r>
        <w:rPr>
          <w:i/>
          <w:iCs/>
        </w:rPr>
        <w:t>Controller</w:t>
      </w:r>
      <w:r>
        <w:t xml:space="preserve"> (penghubung yang mengatur alur permintaan dari pengguna ke </w:t>
      </w:r>
      <w:r>
        <w:rPr>
          <w:i/>
          <w:iCs/>
        </w:rPr>
        <w:t>Model</w:t>
      </w:r>
      <w:r>
        <w:t xml:space="preserve"> dan </w:t>
      </w:r>
      <w:r>
        <w:rPr>
          <w:i/>
          <w:iCs/>
        </w:rPr>
        <w:t>View</w:t>
      </w:r>
      <w:r>
        <w:t xml:space="preserve">). Dengan pemisahan ini, pengembangan tampilan dan logika bisnis dapat dilakukan secara terpisah tanpa saling memengaruhi </w:t>
      </w:r>
      <w:sdt>
        <w:sdtPr>
          <w:tag w:val="MENDELEY_CITATION_v3_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"/>
          <w:id w:val="-94640175"/>
          <w:placeholder>
            <w:docPart w:val="DefaultPlaceholder_-1854013440"/>
          </w:placeholder>
        </w:sdtPr>
        <w:sdtContent>
          <w:r>
            <w:t>(MUSHICA &amp; MEMETI, 2024)</w:t>
          </w:r>
        </w:sdtContent>
      </w:sdt>
      <w:r>
        <w:t xml:space="preserve">. </w:t>
      </w:r>
      <w:r>
        <w:rPr>
          <w:lang w:val="id-ID"/>
        </w:rPr>
        <w:t>Alur kerja pola MVC ditunjukkan pada Gambar 3.2.</w:t>
      </w:r>
    </w:p>
    <w:p w14:paraId="6A0C6320" w14:textId="77777777" w:rsidR="00EE5C1C" w:rsidRDefault="00C61B2B" w:rsidP="00EE5C1C">
      <w:pPr>
        <w:pStyle w:val="ListParagraph"/>
        <w:keepNext/>
        <w:numPr>
          <w:ilvl w:val="0"/>
          <w:numId w:val="0"/>
        </w:numPr>
        <w:ind w:left="360"/>
        <w:jc w:val="center"/>
      </w:pPr>
      <w:r>
        <w:rPr>
          <w:noProof/>
        </w:rPr>
        <w:lastRenderedPageBreak/>
        <w:drawing>
          <wp:inline distT="0" distB="0" distL="0" distR="0" wp14:anchorId="27A2998D" wp14:editId="23E97B02">
            <wp:extent cx="3846399" cy="3732028"/>
            <wp:effectExtent l="0" t="0" r="1905" b="1905"/>
            <wp:docPr id="1395364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14629" cy="3798229"/>
                    </a:xfrm>
                    <a:prstGeom prst="rect">
                      <a:avLst/>
                    </a:prstGeom>
                    <a:noFill/>
                    <a:ln>
                      <a:noFill/>
                    </a:ln>
                  </pic:spPr>
                </pic:pic>
              </a:graphicData>
            </a:graphic>
          </wp:inline>
        </w:drawing>
      </w:r>
    </w:p>
    <w:p w14:paraId="558CB001" w14:textId="26FD0275" w:rsidR="00C61B2B" w:rsidRPr="0061116F" w:rsidRDefault="00EE5C1C" w:rsidP="00EE5C1C">
      <w:pPr>
        <w:pStyle w:val="Caption"/>
      </w:pPr>
      <w:bookmarkStart w:id="54" w:name="_Toc242095704"/>
      <w:r>
        <w:t>Gambar 3.</w:t>
        <w:fldChar w:fldCharType="begin"/>
        <w:instrText xml:space="preserve"> SEQ Gambar_3. \* ARABIC </w:instrText>
        <w:fldChar w:fldCharType="separate"/>
      </w:r>
      <w:r>
        <w:rPr>
          <w:noProof/>
        </w:rPr>
        <w:t>2</w:t>
        <w:fldChar w:fldCharType="end"/>
      </w:r>
      <w:r>
        <w:t xml:space="preserve"> Alur Kerja Arsitektur MVC</w:t>
      </w:r>
      <w:bookmarkEnd w:id="54"/>
    </w:p>
    <w:p w14:paraId="1B6218A8" w14:textId="18DDC090" w:rsidR="00BD724B" w:rsidRPr="00BD724B" w:rsidRDefault="00BD724B" w:rsidP="00BD724B">
      <w:pPr>
        <w:rPr>
          <w:lang w:val="id-ID"/>
        </w:rPr>
      </w:pPr>
      <w:r>
        <w:rPr>
          <w:lang w:val="id-ID"/>
        </w:rPr>
        <w:t xml:space="preserve">Permintaan pengguna diterima oleh </w:t>
      </w:r>
      <w:r>
        <w:rPr>
          <w:i/>
          <w:iCs/>
          <w:lang w:val="id-ID"/>
        </w:rPr>
        <w:t>Controller</w:t>
      </w:r>
      <w:r>
        <w:rPr>
          <w:lang w:val="id-ID"/>
        </w:rPr>
        <w:t xml:space="preserve">, lalu diteruskan ke </w:t>
      </w:r>
      <w:r>
        <w:rPr>
          <w:i/>
          <w:iCs/>
          <w:lang w:val="id-ID"/>
        </w:rPr>
        <w:t>Model</w:t>
      </w:r>
      <w:r>
        <w:rPr>
          <w:lang w:val="id-ID"/>
        </w:rPr>
        <w:t xml:space="preserve"> untuk mengambil atau mengolah data dari basis data. Hasilnya dikirim ke </w:t>
      </w:r>
      <w:r>
        <w:rPr>
          <w:i/>
          <w:iCs/>
          <w:lang w:val="id-ID"/>
        </w:rPr>
        <w:t>View</w:t>
      </w:r>
      <w:r>
        <w:rPr>
          <w:lang w:val="id-ID"/>
        </w:rPr>
        <w:t xml:space="preserve"> untuk dirender kembali menjadi tampilan halaman.</w:t>
      </w:r>
    </w:p>
    <w:p w14:paraId="1D58A818" w14:textId="2E95D2F0" w:rsidR="00BD724B" w:rsidRPr="00BD724B" w:rsidRDefault="00BD724B" w:rsidP="00BD724B">
      <w:pPr>
        <w:rPr>
          <w:lang w:val="id-ID"/>
        </w:rPr>
      </w:pPr>
      <w:r>
        <w:rPr>
          <w:lang w:val="id-ID"/>
        </w:rPr>
        <w:t xml:space="preserve">Selain pola MVC, Laravel menyediakan sejumlah fitur bawaan yang mempercepat proses pengembangan. Fitur tersebut antara lain sistem </w:t>
      </w:r>
      <w:r>
        <w:rPr>
          <w:i/>
          <w:iCs/>
          <w:lang w:val="id-ID"/>
        </w:rPr>
        <w:t>routing</w:t>
      </w:r>
      <w:r>
        <w:rPr>
          <w:lang w:val="id-ID"/>
        </w:rPr>
        <w:t xml:space="preserve"> untuk memetakan alamat URL ke fungsi tertentu, </w:t>
      </w:r>
      <w:r>
        <w:rPr>
          <w:i/>
          <w:iCs/>
          <w:lang w:val="id-ID"/>
        </w:rPr>
        <w:t>Object-Relational Mapping</w:t>
      </w:r>
      <w:r>
        <w:rPr>
          <w:lang w:val="id-ID"/>
        </w:rPr>
        <w:t xml:space="preserve"> (ORM) bernama Eloquent yang memungkinkan interaksi dengan tabel basis data menggunakan sintaks berorientasi objek tanpa menulis perintah SQL secara manual, serta Blade sebagai </w:t>
      </w:r>
      <w:r>
        <w:rPr>
          <w:i/>
          <w:iCs/>
          <w:lang w:val="id-ID"/>
        </w:rPr>
        <w:t>template engine</w:t>
      </w:r>
      <w:r>
        <w:rPr>
          <w:lang w:val="id-ID"/>
        </w:rPr>
        <w:t xml:space="preserve"> untuk merender tampilan halaman </w:t>
      </w:r>
      <w:sdt>
        <w:sdtPr>
          <w:rPr>
            <w:lang w:val="id-ID"/>
          </w:rPr>
          <w:tag w:val="MENDELEY_CITATION_v3_eyJjaXRhdGlvbklEIjoiTUVOREVMRVlfQ0lUQVRJT05fMGNkMzUyZjUtMWQ4Yi00MzI4LWI3YjUtNmUyNjM2NmEzOWZk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
          <w:id w:val="1640383290"/>
          <w:placeholder>
            <w:docPart w:val="DefaultPlaceholder_-1854013440"/>
          </w:placeholder>
        </w:sdtPr>
        <w:sdtContent>
          <w:r>
            <w:rPr>
              <w:lang w:val="id-ID"/>
            </w:rPr>
            <w:t>(Laravel LLC, 2025)</w:t>
          </w:r>
        </w:sdtContent>
      </w:sdt>
      <w:r>
        <w:rPr>
          <w:lang w:val="id-ID"/>
        </w:rPr>
        <w:t>.</w:t>
      </w:r>
      <w:r>
        <w:t xml:space="preserve"> Eloquent juga mendukung koneksi ke lebih dari satu basis data dalam satu aplikasi, sehingga sebuah model dapat diarahkan ke basis data yang berbeda sesuai kebutuhan </w:t>
      </w:r>
      <w:sdt>
        <w:sdtPr>
          <w:tag w:val="MENDELEY_CITATION_v3_eyJjaXRhdGlvbklEIjoiTUVOREVMRVlfQ0lUQVRJT05fMTlmOWZjMGMtMTFhNy00NTc3LWEyODgtYzZlNjkzMjlmZmU2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
          <w:id w:val="-1396974047"/>
          <w:placeholder>
            <w:docPart w:val="DefaultPlaceholder_-1854013440"/>
          </w:placeholder>
        </w:sdtPr>
        <w:sdtContent>
          <w:r>
            <w:t>(Laravel LLC, 2025)</w:t>
          </w:r>
        </w:sdtContent>
      </w:sdt>
      <w:r>
        <w:t>.</w:t>
      </w:r>
      <w:r>
        <w:rPr>
          <w:lang w:val="id-ID"/>
        </w:rPr>
        <w:t>.</w:t>
      </w:r>
    </w:p>
    <w:p w14:paraId="3AACF899" w14:textId="05D536E0" w:rsidR="00AD29E6" w:rsidRDefault="00AD29E6" w:rsidP="00AD29E6">
      <w:pPr>
        <w:pStyle w:val="BodyText"/>
      </w:pPr>
      <w:r>
        <w:t xml:space="preserve">Laravel juga menyediakan dua komponen lain yang relevan. Pertama, </w:t>
      </w:r>
      <w:r>
        <w:rPr>
          <w:i/>
          <w:iCs/>
        </w:rPr>
        <w:t>middleware</w:t>
      </w:r>
      <w:r>
        <w:t xml:space="preserve">, yaitu mekanisme untuk memeriksa dan menyaring permintaan HTTP yang masuk sebelum permintaan tersebut diteruskan ke </w:t>
      </w:r>
      <w:r>
        <w:rPr>
          <w:i/>
          <w:iCs/>
        </w:rPr>
        <w:t>controller</w:t>
      </w:r>
      <w:r>
        <w:t xml:space="preserve">. Kedua, fasad </w:t>
      </w:r>
      <w:r>
        <w:rPr>
          <w:i/>
          <w:iCs/>
        </w:rPr>
        <w:t>Process</w:t>
      </w:r>
      <w:r>
        <w:t xml:space="preserve">, yaitu antarmuka untuk menjalankan proses eksternal dari dalam aplikasi, </w:t>
        <w:lastRenderedPageBreak/>
        <w:t>lengkap dengan pengaturan batas waktu eksekusi (</w:t>
      </w:r>
      <w:r>
        <w:rPr>
          <w:i/>
          <w:iCs/>
        </w:rPr>
        <w:t>timeout</w:t>
      </w:r>
      <w:r>
        <w:t xml:space="preserve">) serta pembacaan luaran standar (STDOUT) dan luaran galat (STDERR) dari proses tersebut </w:t>
      </w:r>
      <w:sdt>
        <w:sdtPr>
          <w:tag w:val="MENDELEY_CITATION_v3_eyJjaXRhdGlvbklEIjoiTUVOREVMRVlfQ0lUQVRJT05fODc2YzIyNTItM2Y0Ni00NjQ5LTk4YjMtNTYyOGRlOGE0YmIz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
          <w:id w:val="-70812226"/>
          <w:placeholder>
            <w:docPart w:val="DefaultPlaceholder_-1854013440"/>
          </w:placeholder>
        </w:sdtPr>
        <w:sdtContent>
          <w:r>
            <w:t>(Laravel LLC, 2025)</w:t>
          </w:r>
        </w:sdtContent>
      </w:sdt>
      <w:r>
        <w:t xml:space="preserve"> . Dalam sistem ini, Laravel 12 dengan PHP 8.2 digunakan sebagai kerangka kerja utama, </w:t>
      </w:r>
      <w:r>
        <w:rPr>
          <w:i/>
          <w:iCs/>
        </w:rPr>
        <w:t>middleware</w:t>
      </w:r>
      <w:r>
        <w:t xml:space="preserve"> digunakan untuk pemeriksaan hak akses menu, dan fasad </w:t>
      </w:r>
      <w:r>
        <w:rPr>
          <w:i/>
          <w:iCs/>
        </w:rPr>
        <w:t>Process</w:t>
      </w:r>
      <w:r>
        <w:t xml:space="preserve"> digunakan untuk memanggil skrip pengolahan citra berbasis Python.</w:t>
      </w:r>
    </w:p>
    <w:p w14:paraId="7E09770A" w14:textId="77777777" w:rsidR="00C61B2B" w:rsidRDefault="00C61B2B" w:rsidP="00BD724B">
      <w:pPr>
        <w:ind w:firstLine="0"/>
      </w:pPr>
    </w:p>
    <w:p w14:paraId="16AF8B70" w14:textId="3A50A353" w:rsidR="005E24AB" w:rsidRPr="00D953E4" w:rsidRDefault="00000000">
      <w:pPr>
        <w:pStyle w:val="Heading3"/>
      </w:pPr>
      <w:bookmarkStart w:id="55" w:name="_Toc242101862"/>
      <w:commentRangeStart w:id="56"/>
      <w:commentRangeStart w:id="57"/>
      <w:r>
        <w:t>Bootstrap sebagai Framework CSS</w:t>
      </w:r>
      <w:bookmarkEnd w:id="55"/>
      <w:commentRangeEnd w:id="56"/>
      <w:r>
        <w:rPr>
          <w:rStyle w:val="CommentReference"/>
          <w:sz w:val="24"/>
          <w:szCs w:val="24"/>
        </w:rPr>
        <w:commentReference w:id="56"/>
      </w:r>
      <w:commentRangeEnd w:id="57"/>
      <w:r>
        <w:rPr>
          <w:rStyle w:val="CommentReference"/>
          <w:sz w:val="24"/>
          <w:szCs w:val="24"/>
        </w:rPr>
        <w:commentReference w:id="57"/>
      </w:r>
    </w:p>
    <w:p w14:paraId="38A81CA7" w14:textId="44829F7C" w:rsidR="00BD724B" w:rsidRPr="00BD724B" w:rsidRDefault="00BD724B" w:rsidP="00BD724B">
      <w:pPr>
        <w:rPr>
          <w:lang w:val="id-ID"/>
        </w:rPr>
      </w:pPr>
      <w:r>
        <w:rPr>
          <w:lang w:val="id-ID"/>
        </w:rPr>
        <w:t xml:space="preserve">Bootstrap adalah framework CSS </w:t>
      </w:r>
      <w:r>
        <w:rPr>
          <w:i/>
          <w:iCs/>
          <w:lang w:val="id-ID"/>
        </w:rPr>
        <w:t>front-end</w:t>
      </w:r>
      <w:r>
        <w:rPr>
          <w:lang w:val="id-ID"/>
        </w:rPr>
        <w:t xml:space="preserve"> yang menyediakan kumpulan komponen antarmuka siap pakai, seperti </w:t>
      </w:r>
      <w:r>
        <w:rPr>
          <w:i/>
          <w:iCs/>
          <w:lang w:val="id-ID"/>
        </w:rPr>
        <w:t>grid system</w:t>
      </w:r>
      <w:r>
        <w:rPr>
          <w:lang w:val="id-ID"/>
        </w:rPr>
        <w:t xml:space="preserve">, tombol, formulir, dan modal, untuk mempercepat pengembangan tampilan web yang responsif di berbagai ukuran layar </w:t>
      </w:r>
      <w:sdt>
        <w:sdtPr>
          <w:rPr>
            <w:lang w:val="id-ID"/>
          </w:rPr>
          <w:tag w:val="MENDELEY_CITATION_v3_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"/>
          <w:id w:val="1663809910"/>
          <w:placeholder>
            <w:docPart w:val="DefaultPlaceholder_-1854013440"/>
          </w:placeholder>
        </w:sdtPr>
        <w:sdtContent>
          <w:r>
            <w:rPr>
              <w:lang w:val="id-ID"/>
            </w:rPr>
            <w:t>(Bootstrap Team, 2024)</w:t>
          </w:r>
        </w:sdtContent>
      </w:sdt>
      <w:r>
        <w:rPr>
          <w:lang w:val="id-ID"/>
        </w:rPr>
        <w:t xml:space="preserve">. Konsep responsif ini penting karena aplikasi web modern perlu dapat diakses dengan baik melalui perangkat desktop maupun perangkat </w:t>
      </w:r>
      <w:r>
        <w:rPr>
          <w:i/>
          <w:iCs/>
          <w:lang w:val="id-ID"/>
        </w:rPr>
        <w:t>mobile</w:t>
      </w:r>
      <w:r>
        <w:rPr>
          <w:lang w:val="id-ID"/>
        </w:rPr>
        <w:t xml:space="preserve"> tanpa memerlukan dua basis kode terpisah. Bootstrap mencapai hal ini melalui sistem </w:t>
      </w:r>
      <w:r>
        <w:rPr>
          <w:i/>
          <w:iCs/>
          <w:lang w:val="id-ID"/>
        </w:rPr>
        <w:t>grid</w:t>
      </w:r>
      <w:r>
        <w:rPr>
          <w:lang w:val="id-ID"/>
        </w:rPr>
        <w:t xml:space="preserve"> berbasis kolom yang menyesuaikan tata letak elemen secara otomatis berdasarkan lebar layar perangkat. Logo Bootstrap ditunjukkan pada Gambar 3.3.</w:t>
      </w:r>
    </w:p>
    <w:p w14:paraId="7402C1DA" w14:textId="77777777" w:rsidR="0061116F" w:rsidRDefault="0061116F" w:rsidP="00BD724B">
      <w:pPr>
        <w:ind w:firstLine="0"/>
      </w:pPr>
    </w:p>
    <w:p w14:paraId="5E4DDDB6" w14:textId="77777777" w:rsidR="00EE5C1C" w:rsidRDefault="005E24AB" w:rsidP="00EE5C1C">
      <w:pPr>
        <w:keepNext/>
        <w:jc w:val="center"/>
      </w:pPr>
      <w:r>
        <w:rPr>
          <w:noProof/>
        </w:rPr>
        <w:drawing>
          <wp:inline distT="0" distB="0" distL="0" distR="0" wp14:anchorId="50EF131C" wp14:editId="17C67BBE">
            <wp:extent cx="2225811" cy="1771650"/>
            <wp:effectExtent l="0" t="0" r="3175" b="0"/>
            <wp:docPr id="1693046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63162" cy="1801380"/>
                    </a:xfrm>
                    <a:prstGeom prst="rect">
                      <a:avLst/>
                    </a:prstGeom>
                    <a:noFill/>
                    <a:ln>
                      <a:noFill/>
                    </a:ln>
                  </pic:spPr>
                </pic:pic>
              </a:graphicData>
            </a:graphic>
          </wp:inline>
        </w:drawing>
      </w:r>
    </w:p>
    <w:p w14:paraId="3A32C522" w14:textId="2728E25A" w:rsidR="00BD724B" w:rsidRPr="00AD29E6" w:rsidRDefault="00EE5C1C" w:rsidP="00AD29E6">
      <w:pPr>
        <w:pStyle w:val="Caption"/>
      </w:pPr>
      <w:bookmarkStart w:id="58" w:name="_Toc242095705"/>
      <w:r>
        <w:t>Gambar 3.</w:t>
        <w:fldChar w:fldCharType="begin"/>
        <w:instrText xml:space="preserve"> SEQ Gambar_3. \* ARABIC </w:instrText>
        <w:fldChar w:fldCharType="separate"/>
      </w:r>
      <w:r>
        <w:rPr>
          <w:noProof/>
        </w:rPr>
        <w:t>3</w:t>
        <w:fldChar w:fldCharType="end"/>
      </w:r>
      <w:r>
        <w:t xml:space="preserve"> Logo Bootstrap</w:t>
      </w:r>
      <w:bookmarkEnd w:id="58"/>
    </w:p>
    <w:p w14:paraId="4D39A9FA" w14:textId="40B2A91B" w:rsidR="00AD29E6" w:rsidRPr="00AD29E6" w:rsidRDefault="00AD29E6" w:rsidP="00AD29E6">
      <w:pPr>
        <w:rPr>
          <w:lang w:val="id-ID"/>
        </w:rPr>
      </w:pPr>
      <w:r>
        <w:rPr>
          <w:lang w:val="id-ID"/>
        </w:rPr>
        <w:t>Pada versi 5.3, Bootstrap menyediakan fitur mode warna (</w:t>
      </w:r>
      <w:r>
        <w:rPr>
          <w:i/>
          <w:iCs/>
          <w:lang w:val="id-ID"/>
        </w:rPr>
        <w:t>color modes</w:t>
      </w:r>
      <w:r>
        <w:rPr>
          <w:lang w:val="id-ID"/>
        </w:rPr>
        <w:t>) berbasis variabel CSS. Tema tampilan, misalnya terang (</w:t>
      </w:r>
      <w:r>
        <w:rPr>
          <w:i/>
          <w:iCs/>
          <w:lang w:val="id-ID"/>
        </w:rPr>
        <w:t>light</w:t>
      </w:r>
      <w:r>
        <w:rPr>
          <w:lang w:val="id-ID"/>
        </w:rPr>
        <w:t>) dan gelap (</w:t>
      </w:r>
      <w:r>
        <w:rPr>
          <w:i/>
          <w:iCs/>
          <w:lang w:val="id-ID"/>
        </w:rPr>
        <w:t>dark</w:t>
      </w:r>
      <w:r>
        <w:rPr>
          <w:lang w:val="id-ID"/>
        </w:rPr>
        <w:t xml:space="preserve">), dapat diganti secara dinamis cukup dengan mengubah nilai atribut data-bs-theme tanpa memuat berkas </w:t>
      </w:r>
      <w:r>
        <w:rPr>
          <w:i/>
          <w:iCs/>
          <w:lang w:val="id-ID"/>
        </w:rPr>
        <w:t>stylesheet</w:t>
      </w:r>
      <w:r>
        <w:rPr>
          <w:lang w:val="id-ID"/>
        </w:rPr>
        <w:t xml:space="preserve"> terpisah (Bootstrap Team, 2024). Selain itu, Bootstrap menerapkan pendekatan </w:t>
      </w:r>
      <w:r>
        <w:rPr>
          <w:i/>
          <w:iCs/>
          <w:lang w:val="id-ID"/>
        </w:rPr>
        <w:t>mobile-first</w:t>
      </w:r>
      <w:r>
        <w:rPr>
          <w:lang w:val="id-ID"/>
        </w:rPr>
        <w:t xml:space="preserve"> melalui titik henti responsif (</w:t>
      </w:r>
      <w:r>
        <w:rPr>
          <w:i/>
          <w:iCs/>
          <w:lang w:val="id-ID"/>
        </w:rPr>
        <w:t>responsive breakpoints</w:t>
      </w:r>
      <w:r>
        <w:rPr>
          <w:lang w:val="id-ID"/>
        </w:rPr>
        <w:t xml:space="preserve">), yaitu batas lebar layar yang menentukan kapan tata letak berubah </w:t>
      </w:r>
      <w:sdt>
        <w:sdtPr>
          <w:rPr>
            <w:lang w:val="id-ID"/>
          </w:rPr>
          <w:tag w:val="MENDELEY_CITATION_v3_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"/>
          <w:id w:val="-648207857"/>
          <w:placeholder>
            <w:docPart w:val="DefaultPlaceholder_-1854013440"/>
          </w:placeholder>
        </w:sdtPr>
        <w:sdtContent>
          <w:r>
            <w:rPr>
              <w:lang w:val="id-ID"/>
            </w:rPr>
            <w:t>(Bootstrap Team, 2024)</w:t>
          </w:r>
        </w:sdtContent>
      </w:sdt>
      <w:r>
        <w:rPr>
          <w:lang w:val="id-ID"/>
        </w:rPr>
        <w:t>. Dalam sistem ini, Bootstrap 5.3 digunakan untuk komponen antarmuka seperti modal, tabel, tombol, dan formulir, termasuk penyediaan mode gelap dan penyesuaian tata letak untuk layar ponsel.</w:t>
      </w:r>
    </w:p>
    <w:p w14:paraId="67466BD5" w14:textId="188F7C26" w:rsidR="00B014F2" w:rsidRDefault="00B014F2" w:rsidP="00BD724B">
      <w:pPr>
        <w:tabs>
          <w:tab w:val="left" w:pos="1960"/>
        </w:tabs>
        <w:ind w:firstLine="0"/>
      </w:pPr>
    </w:p>
    <w:p w14:paraId="57D7E2D4" w14:textId="5A490AD5" w:rsidR="00CF389B" w:rsidRPr="00D953E4" w:rsidRDefault="00000000">
      <w:pPr>
        <w:pStyle w:val="Heading3"/>
      </w:pPr>
      <w:bookmarkStart w:id="59" w:name="_Toc242101863"/>
      <w:r>
        <w:t xml:space="preserve">Basis Data Relasional dan </w:t>
      </w:r>
      <w:commentRangeStart w:id="60"/>
      <w:commentRangeStart w:id="61"/>
      <w:r>
        <w:t>Microsoft SQL Server</w:t>
      </w:r>
      <w:bookmarkEnd w:id="59"/>
      <w:commentRangeEnd w:id="60"/>
      <w:r>
        <w:rPr>
          <w:rStyle w:val="CommentReference"/>
          <w:sz w:val="24"/>
          <w:szCs w:val="24"/>
        </w:rPr>
        <w:commentReference w:id="60"/>
      </w:r>
      <w:commentRangeEnd w:id="61"/>
      <w:r>
        <w:rPr>
          <w:rStyle w:val="CommentReference"/>
          <w:sz w:val="24"/>
          <w:szCs w:val="24"/>
        </w:rPr>
        <w:commentReference w:id="61"/>
      </w:r>
    </w:p>
    <w:p w14:paraId="63D0AD6A" w14:textId="77E879B8" w:rsidR="009D7AC4" w:rsidRPr="002D6D4F" w:rsidRDefault="00BD724B" w:rsidP="002D6D4F">
      <w:pPr>
        <w:rPr>
          <w:lang w:val="id-ID"/>
        </w:rPr>
      </w:pPr>
      <w:r>
        <w:rPr>
          <w:lang w:val="id-ID"/>
        </w:rPr>
        <w:t>Basis data relasional adalah basis data yang mengorganisasikan data ke dalam tabel-tabel (relasi) yang saling berhubungan melalui kunci (</w:t>
      </w:r>
      <w:r>
        <w:rPr>
          <w:i/>
          <w:iCs/>
          <w:lang w:val="id-ID"/>
        </w:rPr>
        <w:t>key</w:t>
      </w:r>
      <w:r>
        <w:rPr>
          <w:lang w:val="id-ID"/>
        </w:rPr>
        <w:t>) dan diakses menggunakan bahasa SQL (</w:t>
      </w:r>
      <w:r>
        <w:rPr>
          <w:i/>
          <w:iCs/>
          <w:lang w:val="id-ID"/>
        </w:rPr>
        <w:t>Structured Query Language</w:t>
      </w:r>
      <w:r>
        <w:rPr>
          <w:lang w:val="id-ID"/>
        </w:rPr>
        <w:t xml:space="preserve">) </w:t>
      </w:r>
      <w:sdt>
        <w:sdtPr>
          <w:rPr>
            <w:lang w:val="id-ID"/>
          </w:rPr>
          <w:tag w:val="MENDELEY_CITATION_v3_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"/>
          <w:id w:val="1209534915"/>
          <w:placeholder>
            <w:docPart w:val="DefaultPlaceholder_-1854013440"/>
          </w:placeholder>
        </w:sdtPr>
        <w:sdtContent>
          <w:r>
            <w:t>(Baxendale &amp; Codd, 1970)</w:t>
          </w:r>
        </w:sdtContent>
      </w:sdt>
      <w:r>
        <w:rPr>
          <w:lang w:val="id-ID"/>
        </w:rPr>
        <w:t>. Setiap tabel umumnya memiliki kunci utama (</w:t>
      </w:r>
      <w:r>
        <w:rPr>
          <w:i/>
          <w:iCs/>
          <w:lang w:val="id-ID"/>
        </w:rPr>
        <w:t>primary key</w:t>
      </w:r>
      <w:r>
        <w:rPr>
          <w:lang w:val="id-ID"/>
        </w:rPr>
        <w:t>) yang menjadi identitas unik setiap baris data, serta dapat memiliki kunci tamu (</w:t>
      </w:r>
      <w:r>
        <w:rPr>
          <w:i/>
          <w:iCs/>
          <w:lang w:val="id-ID"/>
        </w:rPr>
        <w:t>foreign key</w:t>
      </w:r>
      <w:r>
        <w:rPr>
          <w:lang w:val="id-ID"/>
        </w:rPr>
        <w:t>) yang merujuk ke kunci utama pada tabel lain. Hubungan antartabel inilah yang memungkinkan data yang tersebar di beberapa tabel digabungkan kembali melalui operasi penggabungan (</w:t>
      </w:r>
      <w:r>
        <w:rPr>
          <w:i/>
          <w:iCs/>
          <w:lang w:val="id-ID"/>
        </w:rPr>
        <w:t>join</w:t>
      </w:r>
      <w:r>
        <w:rPr>
          <w:lang w:val="id-ID"/>
        </w:rPr>
        <w:t xml:space="preserve">) sesuai kebutuhan </w:t>
      </w:r>
      <w:sdt>
        <w:sdtPr>
          <w:rPr>
            <w:lang w:val="id-ID"/>
          </w:rPr>
          <w:tag w:val="MENDELEY_CITATION_v3_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"/>
          <w:id w:val="-334304631"/>
          <w:placeholder>
            <w:docPart w:val="DefaultPlaceholder_-1854013440"/>
          </w:placeholder>
        </w:sdtPr>
        <w:sdtContent>
          <w:r>
            <w:t>(Baxendale &amp; Codd, 1970)</w:t>
          </w:r>
        </w:sdtContent>
      </w:sdt>
      <w:r>
        <w:rPr>
          <w:lang w:val="id-ID"/>
        </w:rPr>
        <w:t xml:space="preserve">. Logo Microsoft SQL Server ditunjukkan pada Gambar 3.4.</w:t>
      </w:r>
    </w:p>
    <w:p w14:paraId="593118EF" w14:textId="77777777" w:rsidR="00EE5C1C" w:rsidRDefault="005E24AB" w:rsidP="00EE5C1C">
      <w:pPr>
        <w:keepNext/>
        <w:jc w:val="center"/>
      </w:pPr>
      <w:r>
        <w:rPr>
          <w:noProof/>
        </w:rPr>
        <w:drawing>
          <wp:inline distT="0" distB="0" distL="0" distR="0" wp14:anchorId="07E1EF9E" wp14:editId="44D13382">
            <wp:extent cx="2191130" cy="1770958"/>
            <wp:effectExtent l="0" t="0" r="0" b="1270"/>
            <wp:docPr id="161918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12870" cy="1788529"/>
                    </a:xfrm>
                    <a:prstGeom prst="rect">
                      <a:avLst/>
                    </a:prstGeom>
                    <a:noFill/>
                    <a:ln>
                      <a:noFill/>
                    </a:ln>
                  </pic:spPr>
                </pic:pic>
              </a:graphicData>
            </a:graphic>
          </wp:inline>
        </w:drawing>
      </w:r>
    </w:p>
    <w:p w14:paraId="41C46C9A" w14:textId="4FBFDDF1" w:rsidR="005E24AB" w:rsidRPr="00B014F2" w:rsidRDefault="00EE5C1C" w:rsidP="00EE5C1C">
      <w:pPr>
        <w:pStyle w:val="Caption"/>
      </w:pPr>
      <w:bookmarkStart w:id="62" w:name="_Toc242095706"/>
      <w:r>
        <w:t>Gambar 3.</w:t>
        <w:fldChar w:fldCharType="begin"/>
        <w:instrText xml:space="preserve"> SEQ Gambar_3. \* ARABIC </w:instrText>
        <w:fldChar w:fldCharType="separate"/>
      </w:r>
      <w:r>
        <w:rPr>
          <w:noProof/>
        </w:rPr>
        <w:t>4</w:t>
        <w:fldChar w:fldCharType="end"/>
      </w:r>
      <w:r>
        <w:t xml:space="preserve"> Logo Microsoft SQL Server</w:t>
      </w:r>
      <w:bookmarkEnd w:id="62"/>
    </w:p>
    <w:p w14:paraId="429C4497" w14:textId="3AD263BD" w:rsidR="00BD724B" w:rsidRPr="00BD724B" w:rsidRDefault="00BD724B" w:rsidP="00BD724B">
      <w:pPr>
        <w:rPr>
          <w:lang w:val="id-ID"/>
        </w:rPr>
      </w:pPr>
      <w:r>
        <w:rPr>
          <w:lang w:val="id-ID"/>
        </w:rPr>
        <w:t>Microsoft SQL Server merupakan salah satu perangkat lunak manajemen basis data relasional (</w:t>
      </w:r>
      <w:r>
        <w:rPr>
          <w:i/>
          <w:iCs/>
          <w:lang w:val="id-ID"/>
        </w:rPr>
        <w:t>Relational Database Management System</w:t>
      </w:r>
      <w:r>
        <w:rPr>
          <w:lang w:val="id-ID"/>
        </w:rPr>
        <w:t xml:space="preserve">/RDBMS) yang umum digunakan pada lingkungan perusahaan berbasis Windows. Dalam satu </w:t>
      </w:r>
      <w:r>
        <w:rPr>
          <w:i/>
          <w:iCs/>
          <w:lang w:val="id-ID"/>
        </w:rPr>
        <w:t>instance</w:t>
      </w:r>
      <w:r>
        <w:rPr>
          <w:lang w:val="id-ID"/>
        </w:rPr>
        <w:t xml:space="preserve"> SQL Server dapat terdapat lebih dari satu basis data yang saling terpisah, namun objek di basis data lain tetap dapat diakses melalui notasi tiga bagian (</w:t>
      </w:r>
      <w:r>
        <w:rPr>
          <w:i/>
          <w:iCs/>
          <w:lang w:val="id-ID"/>
        </w:rPr>
        <w:t>three-part naming</w:t>
      </w:r>
      <w:r>
        <w:rPr>
          <w:lang w:val="id-ID"/>
        </w:rPr>
        <w:t xml:space="preserve">), yaitu nama_database.nama_skema.nama_objek (misalnya nama_database.dbo.nama_tabel), selama basis data tersebut berada pada </w:t>
      </w:r>
      <w:r>
        <w:rPr>
          <w:i/>
          <w:iCs/>
          <w:lang w:val="id-ID"/>
        </w:rPr>
        <w:t>instance</w:t>
      </w:r>
      <w:r>
        <w:rPr>
          <w:lang w:val="id-ID"/>
        </w:rPr>
        <w:t xml:space="preserve"> yang sama </w:t>
      </w:r>
      <w:sdt>
        <w:sdtPr>
          <w:rPr>
            <w:lang w:val="id-ID"/>
          </w:rPr>
          <w:tag w:val="MENDELEY_CITATION_v3_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"/>
          <w:id w:val="1327550018"/>
          <w:placeholder>
            <w:docPart w:val="DefaultPlaceholder_-1854013440"/>
          </w:placeholder>
        </w:sdtPr>
        <w:sdtContent>
          <w:r>
            <w:rPr>
              <w:lang w:val="id-ID"/>
            </w:rPr>
            <w:t>(Microsoft Corporation, 2024)</w:t>
          </w:r>
        </w:sdtContent>
      </w:sdt>
      <w:r>
        <w:rPr>
          <w:lang w:val="id-ID"/>
        </w:rPr>
        <w:t xml:space="preserve"> . Karakteristik ini menjadi pertimbangan penting ketika sistem baru perlu diintegrasikan dengan lebih dari satu basis data </w:t>
      </w:r>
      <w:r>
        <w:rPr>
          <w:i/>
          <w:iCs/>
          <w:lang w:val="id-ID"/>
        </w:rPr>
        <w:lastRenderedPageBreak/>
        <w:t>existing</w:t>
      </w:r>
      <w:r>
        <w:rPr>
          <w:lang w:val="id-ID"/>
        </w:rPr>
        <w:t xml:space="preserve"> yang sebelumnya dikelola secara terpisah, sebagaimana kondisi pada project ini.</w:t>
      </w:r>
    </w:p>
    <w:p w14:paraId="627827B0" w14:textId="0943E1B5" w:rsidR="00BD724B" w:rsidRPr="00BD724B" w:rsidRDefault="00BD724B">
      <w:pPr>
        <w:pStyle w:val="ListParagraph"/>
        <w:numPr>
          <w:ilvl w:val="0"/>
          <w:numId w:val="18"/>
        </w:numPr>
        <w:rPr>
          <w:b/>
          <w:bCs/>
          <w:lang w:val="id-ID"/>
        </w:rPr>
      </w:pPr>
      <w:r>
        <w:rPr>
          <w:b/>
          <w:bCs/>
        </w:rPr>
        <w:t xml:space="preserve">Tipe Data Karakter Tetap (CHAR) dan Spasi di Akhir String, </w:t>
      </w:r>
      <w:r>
        <w:rPr>
          <w:lang w:val="id-ID"/>
        </w:rPr>
        <w:t xml:space="preserve">Pada basis data yang telah lama digunakan, kolom teks sering didefinisikan dengan tipe data berpanjang tetap CHAR(n), bukan tipe berpanjang variabel VARCHAR(n). Nilai yang lebih pendek dari </w:t>
      </w:r>
      <w:r>
        <w:rPr>
          <w:i/>
          <w:iCs/>
          <w:lang w:val="id-ID"/>
        </w:rPr>
        <w:t>n</w:t>
      </w:r>
      <w:r>
        <w:rPr>
          <w:lang w:val="id-ID"/>
        </w:rPr>
        <w:t xml:space="preserve"> karakter disimpan dengan tambahan spasi di bagian akhir hingga panjangnya genap </w:t>
      </w:r>
      <w:r>
        <w:rPr>
          <w:i/>
          <w:iCs/>
          <w:lang w:val="id-ID"/>
        </w:rPr>
        <w:t>n</w:t>
      </w:r>
      <w:r>
        <w:rPr>
          <w:lang w:val="id-ID"/>
        </w:rPr>
        <w:t xml:space="preserve"> karakter </w:t>
      </w:r>
      <w:sdt>
        <w:sdtPr>
          <w:rPr>
            <w:lang w:val="id-ID"/>
          </w:rPr>
          <w:tag w:val="MENDELEY_CITATION_v3_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"/>
          <w:id w:val="-1106117765"/>
          <w:placeholder>
            <w:docPart w:val="DefaultPlaceholder_-1854013440"/>
          </w:placeholder>
        </w:sdtPr>
        <w:sdtContent>
          <w:r>
            <w:rPr>
              <w:color w:val="000000"/>
              <w:lang w:val="id-ID"/>
            </w:rPr>
            <w:t>(Microsoft Corporation, 2026a)</w:t>
          </w:r>
        </w:sdtContent>
      </w:sdt>
      <w:r>
        <w:rPr>
          <w:lang w:val="id-ID"/>
        </w:rPr>
        <w:t xml:space="preserve">. Ketika dibandingkan di dalam SQL Server menggunakan operator =, spasi di akhir string tersebut diabaikan karena SQL Server mengikuti aturan ANSI SQL-92 yang menyamakan panjang kedua string sebelum dibandingkan. Pengecualiannya adalah predikat LIKE, yang tidak menambahkan spasi tersebut </w:t>
      </w:r>
      <w:sdt>
        <w:sdtPr>
          <w:rPr>
            <w:lang w:val="id-ID"/>
          </w:rPr>
          <w:tag w:val="MENDELEY_CITATION_v3_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"/>
          <w:id w:val="1155956177"/>
          <w:placeholder>
            <w:docPart w:val="DefaultPlaceholder_-1854013440"/>
          </w:placeholder>
        </w:sdtPr>
        <w:sdtContent>
          <w:r>
            <w:rPr>
              <w:color w:val="000000"/>
              <w:lang w:val="id-ID"/>
            </w:rPr>
            <w:t>(Microsoft Corporation, 2026b)</w:t>
          </w:r>
        </w:sdtContent>
      </w:sdt>
      <w:r>
        <w:rPr>
          <w:lang w:val="id-ID"/>
        </w:rPr>
        <w:t xml:space="preserve">. Namun, spasi tambahan tetap ikut terbaca ketika data diambil oleh aplikasi. Di sisi PHP, string "M01" dan "M01   " dianggap berbeda, misalnya saat digunakan sebagai kunci </w:t>
      </w:r>
      <w:r>
        <w:rPr>
          <w:i/>
          <w:iCs/>
          <w:lang w:val="id-ID"/>
        </w:rPr>
        <w:t>array</w:t>
      </w:r>
      <w:r>
        <w:rPr>
          <w:lang w:val="id-ID"/>
        </w:rPr>
        <w:t>, dibandingkan secara ketat, atau dihitung tingkat kemiripannya. Oleh karena itu, pada project ini nilai dari kolom CHAR dipangkas terlebih dahulu menggunakan fungsi RTRIM() sebelum diolah lebih lanjut.</w:t>
      </w:r>
    </w:p>
    <w:p w14:paraId="4B5ADF23" w14:textId="621D7706" w:rsidR="009D7AC4" w:rsidRPr="000F5A5E" w:rsidRDefault="00BD724B">
      <w:pPr>
        <w:pStyle w:val="BodyText"/>
        <w:keepNext/>
        <w:numPr>
          <w:ilvl w:val="0"/>
          <w:numId w:val="18"/>
        </w:numPr>
        <w:spacing w:before="120"/>
        <w:rPr>
          <w:b/>
          <w:bCs/>
          <w:lang w:val="id-ID"/>
        </w:rPr>
      </w:pPr>
      <w:r>
        <w:rPr>
          <w:b/>
          <w:bCs/>
        </w:rPr>
        <w:t>Kontrol Konkurensi dan Penguncian Pesimis (</w:t>
      </w:r>
      <w:r>
        <w:rPr>
          <w:b/>
          <w:bCs/>
          <w:i/>
          <w:iCs/>
        </w:rPr>
        <w:t>Pessimistic Locking</w:t>
      </w:r>
      <w:r>
        <w:rPr>
          <w:b/>
          <w:bCs/>
        </w:rPr>
        <w:t xml:space="preserve">), </w:t>
      </w:r>
      <w:r>
        <w:rPr>
          <w:lang w:val="id-ID"/>
        </w:rPr>
        <w:t>Sistem berbasis web yang digunakan banyak pengguna secara bersamaan harus menjaga agar setiap transaksi basis data memenuhi sifat ACID (</w:t>
      </w:r>
      <w:r>
        <w:rPr>
          <w:i/>
          <w:iCs/>
          <w:lang w:val="id-ID"/>
        </w:rPr>
        <w:t>atomicity, consistency, isolation, durability</w:t>
      </w:r>
      <w:r>
        <w:rPr>
          <w:lang w:val="id-ID"/>
        </w:rPr>
        <w:t xml:space="preserve">) </w:t>
      </w:r>
      <w:sdt>
        <w:sdtPr>
          <w:rPr>
            <w:lang w:val="id-ID"/>
          </w:rPr>
          <w:tag w:val="MENDELEY_CITATION_v3_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"/>
          <w:id w:val="-2013977963"/>
          <w:placeholder>
            <w:docPart w:val="DefaultPlaceholder_-1854013440"/>
          </w:placeholder>
        </w:sdtPr>
        <w:sdtContent>
          <w:r>
            <w:t>(Haerder &amp; Reuter, 1983)</w:t>
          </w:r>
        </w:sdtContent>
      </w:sdt>
      <w:r>
        <w:rPr>
          <w:lang w:val="id-ID"/>
        </w:rPr>
        <w:t>. Salah satu masalah yang dapat muncul adalah kondisi balapan (</w:t>
      </w:r>
      <w:r>
        <w:rPr>
          <w:i/>
          <w:iCs/>
          <w:lang w:val="id-ID"/>
        </w:rPr>
        <w:t>race condition</w:t>
      </w:r>
      <w:r>
        <w:rPr>
          <w:lang w:val="id-ID"/>
        </w:rPr>
        <w:t>), yaitu ketika dua transaksi membaca data yang sama hampir bersamaan, lalu masing-masing memperbaruinya berdasarkan nilai lama. Pada project ini, risiko tersebut terdapat pada pembentukan nomor transaksi otomatis (generateNoTrs). Apabila dua operator menyimpan data pada saat yang hampir bersamaan, keduanya dapat membaca nomor urut terakhir yang sama sehingga menghasilkan nomor transaksi ganda.</w:t>
      </w:r>
      <w:r>
        <w:rPr>
          <w:b/>
          <w:bCs/>
          <w:lang w:val="id-ID"/>
        </w:rPr>
        <w:br/>
      </w:r>
      <w:r>
        <w:rPr>
          <w:lang w:val="id-ID"/>
        </w:rPr>
        <w:t>Kontrol konkurensi berbasis penguncian (</w:t>
      </w:r>
      <w:r>
        <w:rPr>
          <w:i/>
          <w:iCs/>
          <w:lang w:val="id-ID"/>
        </w:rPr>
        <w:t>locking</w:t>
      </w:r>
      <w:r>
        <w:rPr>
          <w:lang w:val="id-ID"/>
        </w:rPr>
        <w:t>)</w:t>
      </w:r>
      <w:r>
        <w:rPr>
          <w:b/>
          <w:bCs/>
          <w:lang w:val="id-ID"/>
        </w:rPr>
        <w:t xml:space="preserve"> </w:t>
      </w:r>
      <w:r>
        <w:rPr>
          <w:lang w:val="id-ID"/>
        </w:rPr>
        <w:t xml:space="preserve">mencegah masalah tersebut dengan mengharuskan setiap transaksi memperoleh kunci atas data sebelum membaca atau mengubahnya. Transaksi lain yang membutuhkan </w:t>
        <w:lastRenderedPageBreak/>
        <w:t xml:space="preserve">data yang sama harus menunggu hingga kunci dilepaskan </w:t>
      </w:r>
      <w:sdt>
        <w:sdtPr>
          <w:rPr>
            <w:lang w:val="id-ID"/>
          </w:rPr>
          <w:tag w:val="MENDELEY_CITATION_v3_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"/>
          <w:id w:val="620113268"/>
          <w:placeholder>
            <w:docPart w:val="DefaultPlaceholder_-1854013440"/>
          </w:placeholder>
        </w:sdtPr>
        <w:sdtContent>
          <w:r>
            <w:rPr>
              <w:lang w:val="id-ID"/>
            </w:rPr>
            <w:t>(Bernstein, 1987)</w:t>
          </w:r>
        </w:sdtContent>
      </w:sdt>
      <w:r>
        <w:rPr>
          <w:lang w:val="id-ID"/>
        </w:rPr>
        <w:t>. Pendekatan ini disebut penguncian pesimis (</w:t>
      </w:r>
      <w:r>
        <w:rPr>
          <w:i/>
          <w:iCs/>
          <w:lang w:val="id-ID"/>
        </w:rPr>
        <w:t>pessimistic locking</w:t>
      </w:r>
      <w:r>
        <w:rPr>
          <w:lang w:val="id-ID"/>
        </w:rPr>
        <w:t xml:space="preserve">) karena konflik diasumsikan akan terjadi sehingga dicegah sejak awal. Sebaliknya, pendekatan optimis membiarkan transaksi berjalan dan baru memeriksa konflik saat transaksi akan diselesaikan </w:t>
      </w:r>
      <w:sdt>
        <w:sdtPr>
          <w:rPr>
            <w:lang w:val="id-ID"/>
          </w:rPr>
          <w:tag w:val="MENDELEY_CITATION_v3_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"/>
          <w:id w:val="-853960415"/>
          <w:placeholder>
            <w:docPart w:val="DefaultPlaceholder_-1854013440"/>
          </w:placeholder>
        </w:sdtPr>
        <w:sdtContent>
          <w:r>
            <w:rPr>
              <w:lang w:val="id-ID"/>
            </w:rPr>
            <w:t>(Bernstein, 1987)</w:t>
          </w:r>
        </w:sdtContent>
      </w:sdt>
      <w:r>
        <w:rPr>
          <w:lang w:val="id-ID"/>
        </w:rPr>
        <w:t xml:space="preserve">. Laravel menyediakan metode lockForUpdate() untuk menerapkan penguncian pesimis di dalam sebuah transaksi basis data </w:t>
      </w:r>
      <w:sdt>
        <w:sdtPr>
          <w:rPr>
            <w:lang w:val="id-ID"/>
          </w:rPr>
          <w:tag w:val="MENDELEY_CITATION_v3_eyJjaXRhdGlvbklEIjoiTUVOREVMRVlfQ0lUQVRJT05fZDE3ZDQxZmItMDQ4OS00NjA1LWJkMmItMGY0YzZlNjU2ZGUw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
          <w:id w:val="-499966022"/>
          <w:placeholder>
            <w:docPart w:val="DefaultPlaceholder_-1854013440"/>
          </w:placeholder>
        </w:sdtPr>
        <w:sdtContent>
          <w:r>
            <w:rPr>
              <w:lang w:val="id-ID"/>
            </w:rPr>
            <w:t>(Laravel LLC, 2025)</w:t>
          </w:r>
        </w:sdtContent>
      </w:sdt>
      <w:r>
        <w:rPr>
          <w:lang w:val="id-ID"/>
        </w:rPr>
        <w:t xml:space="preserve">. Pada </w:t>
      </w:r>
      <w:r>
        <w:rPr>
          <w:i/>
          <w:iCs/>
          <w:lang w:val="id-ID"/>
        </w:rPr>
        <w:t>driver</w:t>
      </w:r>
      <w:r>
        <w:rPr>
          <w:lang w:val="id-ID"/>
        </w:rPr>
        <w:t xml:space="preserve"> SQL Server, metode ini diterjemahkan menjadi petunjuk tabel (</w:t>
      </w:r>
      <w:r>
        <w:rPr>
          <w:i/>
          <w:iCs/>
          <w:lang w:val="id-ID"/>
        </w:rPr>
        <w:t>table hint</w:t>
      </w:r>
      <w:r>
        <w:rPr>
          <w:lang w:val="id-ID"/>
        </w:rPr>
        <w:t>) WITH (ROWLOCK, UPDLOCK, HOLDLOCK). UPDLOCK memasang kunci pembaruan (</w:t>
      </w:r>
      <w:r>
        <w:rPr>
          <w:i/>
          <w:iCs/>
          <w:lang w:val="id-ID"/>
        </w:rPr>
        <w:t>update lock</w:t>
      </w:r>
      <w:r>
        <w:rPr>
          <w:lang w:val="id-ID"/>
        </w:rPr>
        <w:t xml:space="preserve">) yang ditahan hingga transaksi selesai, sedangkan HOLDLOCK setara dengan tingkat isolasi SERIALIZABLE sehingga rentang data yang dibaca turut dikunci </w:t>
      </w:r>
      <w:sdt>
        <w:sdtPr>
          <w:rPr>
            <w:lang w:val="id-ID"/>
          </w:rPr>
          <w:tag w:val="MENDELEY_CITATION_v3_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"/>
          <w:id w:val="1555812632"/>
          <w:placeholder>
            <w:docPart w:val="DefaultPlaceholder_-1854013440"/>
          </w:placeholder>
        </w:sdtPr>
        <w:sdtContent>
          <w:r>
            <w:rPr>
              <w:lang w:val="id-ID"/>
            </w:rPr>
            <w:t>(Microsoft Corporation, 2026c)</w:t>
          </w:r>
        </w:sdtContent>
      </w:sdt>
      <w:r>
        <w:rPr>
          <w:lang w:val="id-ID"/>
        </w:rPr>
        <w:t>. Dengan demikian, pembacaan nomor urut terakhir dan penyimpanan nomor baru berlangsung secara berurutan, dan setiap transaksi memperoleh nomor yang unik.</w:t>
      </w:r>
    </w:p>
    <w:p w14:paraId="79E571D2" w14:textId="77777777" w:rsidR="000F5A5E" w:rsidRPr="00BD724B" w:rsidRDefault="000F5A5E" w:rsidP="000F5A5E">
      <w:pPr>
        <w:pStyle w:val="BodyText"/>
        <w:keepNext/>
        <w:spacing w:before="120"/>
        <w:ind w:left="360" w:firstLine="0"/>
        <w:rPr>
          <w:b/>
          <w:bCs/>
          <w:lang w:val="id-ID"/>
        </w:rPr>
      </w:pPr>
    </w:p>
    <w:p w14:paraId="158FD470" w14:textId="0697B792" w:rsidR="00CF389B" w:rsidRDefault="00000000">
      <w:pPr>
        <w:pStyle w:val="Heading3"/>
      </w:pPr>
      <w:bookmarkStart w:id="63" w:name="_Toc242101864"/>
      <w:r>
        <w:t>Kecerdasan Buatan dan Large Language Model (LLM)</w:t>
      </w:r>
      <w:bookmarkEnd w:id="63"/>
    </w:p>
    <w:p w14:paraId="42A618A6" w14:textId="3CB749B7" w:rsidR="00800465" w:rsidRPr="00800465" w:rsidRDefault="00800465" w:rsidP="00800465">
      <w:pPr>
        <w:rPr>
          <w:lang w:val="id-ID"/>
        </w:rPr>
      </w:pPr>
      <w:r>
        <w:rPr>
          <w:i/>
          <w:iCs/>
          <w:lang w:val="id-ID"/>
        </w:rPr>
        <w:t>Large Language Model</w:t>
      </w:r>
      <w:r>
        <w:rPr>
          <w:lang w:val="id-ID"/>
        </w:rPr>
        <w:t xml:space="preserve"> (LLM) adalah model kecerdasan buatan berbasis arsitektur </w:t>
      </w:r>
      <w:r>
        <w:rPr>
          <w:i/>
          <w:iCs/>
          <w:lang w:val="id-ID"/>
        </w:rPr>
        <w:t>transformer</w:t>
      </w:r>
      <w:r>
        <w:rPr>
          <w:lang w:val="id-ID"/>
        </w:rPr>
        <w:t xml:space="preserve"> yang dilatih pada data teks dalam jumlah besar, sehingga mampu memahami dan menghasilkan keluaran berdasarkan instruksi berbahasa alami </w:t>
      </w:r>
      <w:sdt>
        <w:sdtPr>
          <w:rPr>
            <w:lang w:val="id-ID"/>
          </w:rPr>
          <w:tag w:val="MENDELEY_CITATION_v3_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"/>
          <w:id w:val="-1461250768"/>
          <w:placeholder>
            <w:docPart w:val="DefaultPlaceholder_-1854013440"/>
          </w:placeholder>
        </w:sdtPr>
        <w:sdtContent>
          <w:r>
            <w:rPr>
              <w:lang w:val="id-ID"/>
            </w:rPr>
            <w:t>(Zhao et al., 2026)</w:t>
          </w:r>
        </w:sdtContent>
      </w:sdt>
      <w:r>
        <w:rPr>
          <w:lang w:val="id-ID"/>
        </w:rPr>
        <w:t xml:space="preserve">. </w:t>
      </w:r>
      <w:r>
        <w:rPr>
          <w:i/>
          <w:iCs/>
          <w:lang w:val="id-ID"/>
        </w:rPr>
        <w:t>Vision-Language Model</w:t>
      </w:r>
      <w:r>
        <w:rPr>
          <w:lang w:val="id-ID"/>
        </w:rPr>
        <w:t xml:space="preserve"> (VLM) merupakan pengembangan LLM yang mampu menerima masukan berupa gambar sekaligus teks, sehingga dapat digunakan untuk tugas seperti pembacaan dokumen terstruktur, termasuk tulisan tangan pada formulir kertas. Salah satu contoh VLM yang dirancang untuk memahami gambar dengan berbagai resolusi serta membaca teks di dalamnya adalah model dari keluarga Qwen2-VL </w:t>
      </w:r>
      <w:sdt>
        <w:sdtPr>
          <w:rPr>
            <w:lang w:val="id-ID"/>
          </w:rPr>
          <w:tag w:val="MENDELEY_CITATION_v3_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"/>
          <w:id w:val="1600372253"/>
          <w:placeholder>
            <w:docPart w:val="DefaultPlaceholder_-1854013440"/>
          </w:placeholder>
        </w:sdtPr>
        <w:sdtContent>
          <w:r>
            <w:rPr>
              <w:lang w:val="id-ID"/>
            </w:rPr>
            <w:t>(Bai et al., 2025)</w:t>
          </w:r>
        </w:sdtContent>
      </w:sdt>
      <w:r>
        <w:rPr>
          <w:lang w:val="id-ID"/>
        </w:rPr>
        <w:t>.</w:t>
      </w:r>
    </w:p>
    <w:p w14:paraId="461A652E" w14:textId="51E5258E" w:rsidR="009910F0" w:rsidRDefault="00800465" w:rsidP="00800465">
      <w:pPr>
        <w:rPr>
          <w:lang w:val="id-ID"/>
        </w:rPr>
      </w:pPr>
      <w:r>
        <w:rPr>
          <w:lang w:val="id-ID"/>
        </w:rPr>
        <w:t xml:space="preserve">Kemampuan VLM membaca informasi dari gambar dokumen menjadi dasar bagi fitur ekstraksi otomatis data </w:t>
      </w:r>
      <w:r>
        <w:rPr>
          <w:i/>
          <w:iCs/>
          <w:lang w:val="id-ID"/>
        </w:rPr>
        <w:t>downtime</w:t>
      </w:r>
      <w:r>
        <w:rPr>
          <w:lang w:val="id-ID"/>
        </w:rPr>
        <w:t xml:space="preserve"> dan aktivitas produksi harian dari foto kertas pada project ini. Berbeda dengan pengenalan karakter optik (</w:t>
      </w:r>
      <w:r>
        <w:rPr>
          <w:i/>
          <w:iCs/>
          <w:lang w:val="id-ID"/>
        </w:rPr>
        <w:t>Optical Character Recognition</w:t>
      </w:r>
      <w:r>
        <w:rPr>
          <w:lang w:val="id-ID"/>
        </w:rPr>
        <w:t xml:space="preserve">/OCR) konvensional yang umumnya dirancang untuk mengenali karakter cetak dengan format baku, VLM dapat memanfaatkan konteks visual dan bahasa secara bersamaan. Karena itu, VLM berpotensi lebih fleksibel </w:t>
        <w:lastRenderedPageBreak/>
        <w:t>dalam menangani variasi tulisan tangan dan struktur tabel yang tidak presisi, dengan konsekuensi kebutuhan sumber daya komputasi yang lebih besar.</w:t>
      </w:r>
    </w:p>
    <w:p w14:paraId="1B062F63" w14:textId="77777777" w:rsidR="00800465" w:rsidRPr="00800465" w:rsidRDefault="00800465" w:rsidP="00800465">
      <w:pPr>
        <w:rPr>
          <w:lang w:val="id-ID"/>
        </w:rPr>
      </w:pPr>
    </w:p>
    <w:p w14:paraId="104A7F81" w14:textId="1BC1C7B8" w:rsidR="005E24AB" w:rsidRPr="00DF6DF2" w:rsidRDefault="00000000">
      <w:pPr>
        <w:pStyle w:val="Heading3"/>
      </w:pPr>
      <w:bookmarkStart w:id="64" w:name="_Toc242101865"/>
      <w:r>
        <w:t>Ollama sebagai Platform LLM Lokal</w:t>
      </w:r>
      <w:bookmarkEnd w:id="64"/>
    </w:p>
    <w:p w14:paraId="2DAB41E9" w14:textId="06CB1DB1" w:rsidR="009D7AC4" w:rsidRPr="002D6D4F" w:rsidRDefault="009D7AC4" w:rsidP="002D6D4F">
      <w:pPr>
        <w:rPr>
          <w:lang w:val="id-ID"/>
        </w:rPr>
      </w:pPr>
      <w:r>
        <w:t xml:space="preserve">Ollama </w:t>
      </w:r>
      <w:r>
        <w:rPr>
          <w:lang w:val="id-ID"/>
        </w:rPr>
        <w:t xml:space="preserve">adalah perangkat lunak yang memungkinkan model bahasa besar, termasuk model </w:t>
      </w:r>
      <w:r>
        <w:rPr>
          <w:i/>
          <w:iCs/>
          <w:lang w:val="id-ID"/>
        </w:rPr>
        <w:t>vision</w:t>
      </w:r>
      <w:r>
        <w:rPr>
          <w:lang w:val="id-ID"/>
        </w:rPr>
        <w:t xml:space="preserve">, dijalankan secara lokal pada perangkat keras milik pengguna tanpa memerlukan koneksi ke layanan API pihak ketiga di internet </w:t>
      </w:r>
      <w:sdt>
        <w:sdtPr>
          <w:rPr>
            <w:lang w:val="id-ID"/>
          </w:rPr>
          <w:tag w:val="MENDELEY_CITATION_v3_eyJjaXRhdGlvbklEIjoiTUVOREVMRVlfQ0lUQVRJT05fZjgxZjU4YmUtN2UzNC00MmFlLTliNDItNGI5YjRlNmE4ZTk5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
          <w:id w:val="-2122913699"/>
          <w:placeholder>
            <w:docPart w:val="DefaultPlaceholder_-1854013440"/>
          </w:placeholder>
        </w:sdtPr>
        <w:sdtContent>
          <w:r>
            <w:rPr>
              <w:lang w:val="id-ID"/>
            </w:rPr>
            <w:t>(Ollama Inc., 2024)</w:t>
          </w:r>
        </w:sdtContent>
      </w:sdt>
      <w:r>
        <w:rPr>
          <w:lang w:val="id-ID"/>
        </w:rPr>
        <w:t>. Agar dapat berjalan efisien pada perangkat keras dengan sumber daya terbatas, model yang dijalankan melalui platform semacam ini umumnya telah melalui proses kuantisasi (</w:t>
      </w:r>
      <w:r>
        <w:rPr>
          <w:i/>
          <w:iCs/>
          <w:lang w:val="id-ID"/>
        </w:rPr>
        <w:t>quantization</w:t>
      </w:r>
      <w:r>
        <w:rPr>
          <w:lang w:val="id-ID"/>
        </w:rPr>
        <w:t xml:space="preserve">), yaitu teknik mengurangi presisi numerik parameter model dengan penurunan kualitas yang relatif kecil, sehingga kebutuhan memori dan komputasi dapat ditekan </w:t>
      </w:r>
      <w:sdt>
        <w:sdtPr>
          <w:rPr>
            <w:lang w:val="id-ID"/>
          </w:rPr>
          <w:tag w:val="MENDELEY_CITATION_v3_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"/>
          <w:id w:val="-1018459367"/>
          <w:placeholder>
            <w:docPart w:val="DefaultPlaceholder_-1854013440"/>
          </w:placeholder>
        </w:sdtPr>
        <w:sdtContent>
          <w:r>
            <w:rPr>
              <w:lang w:val="id-ID"/>
            </w:rPr>
            <w:t>(Zhu et al., 2024)</w:t>
          </w:r>
        </w:sdtContent>
      </w:sdt>
      <w:r>
        <w:rPr>
          <w:lang w:val="id-ID"/>
        </w:rPr>
        <w:t xml:space="preserve">. Logo Ollama ditunjukkan pada Gambar 3.5.</w:t>
      </w:r>
    </w:p>
    <w:p w14:paraId="58D6843A" w14:textId="77777777" w:rsidR="00EE5C1C" w:rsidRDefault="005E24AB" w:rsidP="00EE5C1C">
      <w:pPr>
        <w:keepNext/>
        <w:jc w:val="center"/>
      </w:pPr>
      <w:r>
        <w:rPr>
          <w:noProof/>
        </w:rPr>
        <w:drawing>
          <wp:inline distT="0" distB="0" distL="0" distR="0" wp14:anchorId="516A049C" wp14:editId="5EEC9858">
            <wp:extent cx="4005630" cy="1994692"/>
            <wp:effectExtent l="0" t="0" r="0" b="0"/>
            <wp:docPr id="11086901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4">
                      <a:extLst>
                        <a:ext uri="{28A0092B-C50C-407E-A947-70E740481C1C}">
                          <a14:useLocalDpi xmlns:a14="http://schemas.microsoft.com/office/drawing/2010/main" val="0"/>
                        </a:ext>
                      </a:extLst>
                    </a:blip>
                    <a:srcRect t="16220" b="17331"/>
                    <a:stretch>
                      <a:fillRect/>
                    </a:stretch>
                  </pic:blipFill>
                  <pic:spPr bwMode="auto">
                    <a:xfrm>
                      <a:off x="0" y="0"/>
                      <a:ext cx="4005630" cy="1994692"/>
                    </a:xfrm>
                    <a:prstGeom prst="rect">
                      <a:avLst/>
                    </a:prstGeom>
                    <a:noFill/>
                    <a:ln>
                      <a:noFill/>
                    </a:ln>
                    <a:extLst>
                      <a:ext uri="{53640926-AAD7-44D8-BBD7-CCE9431645EC}">
                        <a14:shadowObscured xmlns:a14="http://schemas.microsoft.com/office/drawing/2010/main"/>
                      </a:ext>
                    </a:extLst>
                  </pic:spPr>
                </pic:pic>
              </a:graphicData>
            </a:graphic>
          </wp:inline>
        </w:drawing>
      </w:r>
    </w:p>
    <w:p w14:paraId="73C6F5D9" w14:textId="03941F42" w:rsidR="005E24AB" w:rsidRPr="00B014F2" w:rsidRDefault="00EE5C1C" w:rsidP="00EE5C1C">
      <w:pPr>
        <w:pStyle w:val="Caption"/>
        <w:rPr>
          <w:del w:id="1268" w:author="Claude" w:date="2026-10-23T09:00:00Z"/>
        </w:rPr>
      </w:pPr>
      <w:del w:id="1267" w:author="Claude" w:date="2026-10-23T09:00:00Z">
        <w:r>
          <w:delText xml:space="preserve">Gambar 3. Logo Ollama</w:delText>
        </w:r>
      </w:del>
    </w:p>
    <w:p>
      <w:pPr>
        <w:pStyle w:val="Caption"/>
        <w:rPr>
          <w:ins w:id="1272" w:author="Claude" w:date="2026-10-23T09:00:00Z"/>
        </w:rPr>
      </w:pPr>
      <w:ins w:id="1269" w:author="Claude" w:date="2026-10-23T09:00:00Z">
        <w:r>
          <w:t>Gambar 3.</w:t>
          <w:fldChar w:fldCharType="begin"/>
          <w:instrText xml:space="preserve"> SEQ Gambar_3. \* ARABIC </w:instrText>
          <w:fldChar w:fldCharType="separate"/>
        </w:r>
      </w:ins>
      <w:ins w:id="1270" w:author="Claude" w:date="2026-10-23T09:00:00Z">
        <w:r>
          <w:rPr>
            <w:noProof/>
          </w:rPr>
          <w:t>5</w:t>
          <w:fldChar w:fldCharType="end"/>
        </w:r>
      </w:ins>
      <w:ins w:id="1271" w:author="Claude" w:date="2026-10-23T09:00:00Z">
        <w:r>
          <w:t xml:space="preserve"> Logo Ollama</w:t>
        </w:r>
      </w:ins>
    </w:p>
    <w:p w14:paraId="343C4E4D" w14:textId="27471C17" w:rsidR="00800465" w:rsidRPr="00800465" w:rsidRDefault="00800465" w:rsidP="00800465">
      <w:pPr>
        <w:rPr>
          <w:lang w:val="id-ID"/>
        </w:rPr>
      </w:pPr>
      <w:r>
        <w:rPr>
          <w:lang w:val="id-ID"/>
        </w:rPr>
        <w:t>Pendekatan menjalankan model secara lokal ini relevan pada lingkungan yang memiliki kebijakan pembatasan data (</w:t>
      </w:r>
      <w:r>
        <w:rPr>
          <w:i/>
          <w:iCs/>
          <w:lang w:val="id-ID"/>
        </w:rPr>
        <w:t>data locality</w:t>
      </w:r>
      <w:r>
        <w:rPr>
          <w:lang w:val="id-ID"/>
        </w:rPr>
        <w:t>), sebagaimana diterapkan pada project ini. Seluruh proses ekstraksi data dari foto kertas dijalankan pada server internal perusahaan tanpa mengirim data ke luar jaringan intranet. Selain aspek keamanan data, menjalankan model secara lokal juga menghindarkan ketergantungan pada koneksi internet maupun biaya penggunaan berbasis jumlah permintaan (</w:t>
      </w:r>
      <w:r>
        <w:rPr>
          <w:i/>
          <w:iCs/>
          <w:lang w:val="id-ID"/>
        </w:rPr>
        <w:t>pay-per-use</w:t>
      </w:r>
      <w:r>
        <w:rPr>
          <w:lang w:val="id-ID"/>
        </w:rPr>
        <w:t>) yang umum diterapkan pada layanan API pihak ketiga.</w:t>
      </w:r>
    </w:p>
    <w:p w14:paraId="08949F5E" w14:textId="683E1AE4" w:rsidR="00800465" w:rsidRPr="00800465" w:rsidRDefault="00800465" w:rsidP="00800465">
      <w:pPr>
        <w:rPr>
          <w:lang w:val="id-ID"/>
        </w:rPr>
      </w:pPr>
      <w:r>
        <w:rPr>
          <w:lang w:val="id-ID"/>
        </w:rPr>
        <w:t xml:space="preserve">Ollama menyediakan layanan REST API lokal (secara bawaan pada port 11434) yang dapat dipanggil oleh aplikasi lain melalui permintaan HTTP </w:t>
      </w:r>
      <w:sdt>
        <w:sdtPr>
          <w:rPr>
            <w:lang w:val="id-ID"/>
          </w:rPr>
          <w:tag w:val="MENDELEY_CITATION_v3_eyJjaXRhdGlvbklEIjoiTUVOREVMRVlfQ0lUQVRJT05fYTFhZTc3ODEtNmU5OC00MDk5LWFmMzEtMDA4NzAxMzIwZDU0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
          <w:id w:val="-377240760"/>
          <w:placeholder>
            <w:docPart w:val="DefaultPlaceholder_-1854013440"/>
          </w:placeholder>
        </w:sdtPr>
        <w:sdtContent>
          <w:r>
            <w:rPr>
              <w:lang w:val="id-ID"/>
            </w:rPr>
            <w:t>(Ollama Inc., 2024)</w:t>
          </w:r>
        </w:sdtContent>
      </w:sdt>
      <w:r>
        <w:rPr>
          <w:lang w:val="id-ID"/>
        </w:rPr>
        <w:t xml:space="preserve">. Untuk model </w:t>
      </w:r>
      <w:r>
        <w:rPr>
          <w:i/>
          <w:iCs/>
          <w:lang w:val="id-ID"/>
        </w:rPr>
        <w:t>vision</w:t>
      </w:r>
      <w:r>
        <w:rPr>
          <w:lang w:val="id-ID"/>
        </w:rPr>
        <w:t xml:space="preserve">, gambar dikirim dalam bentuk teks yang dikodekan </w:t>
        <w:lastRenderedPageBreak/>
        <w:t>(</w:t>
      </w:r>
      <w:r>
        <w:rPr>
          <w:i/>
          <w:iCs/>
          <w:lang w:val="id-ID"/>
        </w:rPr>
        <w:t>encoded</w:t>
      </w:r>
      <w:r>
        <w:rPr>
          <w:lang w:val="id-ID"/>
        </w:rPr>
        <w:t>) dengan Base64 bersama teks instruksi (</w:t>
      </w:r>
      <w:r>
        <w:rPr>
          <w:i/>
          <w:iCs/>
          <w:lang w:val="id-ID"/>
        </w:rPr>
        <w:t>prompt</w:t>
      </w:r>
      <w:r>
        <w:rPr>
          <w:lang w:val="id-ID"/>
        </w:rPr>
        <w:t xml:space="preserve">). Perilaku model dapat diatur melalui parameter permintaan, dua di antaranya relevan pada project ini </w:t>
      </w:r>
      <w:sdt>
        <w:sdtPr>
          <w:rPr>
            <w:lang w:val="id-ID"/>
          </w:rPr>
          <w:tag w:val="MENDELEY_CITATION_v3_eyJjaXRhdGlvbklEIjoiTUVOREVMRVlfQ0lUQVRJT05fMGE5Y2U2ZWYtNTYwMy00OTk2LWEyMmItZWYyMDcyMTJlOTFj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
          <w:id w:val="1967621142"/>
          <w:placeholder>
            <w:docPart w:val="DefaultPlaceholder_-1854013440"/>
          </w:placeholder>
        </w:sdtPr>
        <w:sdtContent>
          <w:r>
            <w:rPr>
              <w:lang w:val="id-ID"/>
            </w:rPr>
            <w:t>(Ollama Inc., 2024)</w:t>
          </w:r>
        </w:sdtContent>
      </w:sdt>
      <w:r>
        <w:rPr>
          <w:lang w:val="id-ID"/>
        </w:rPr>
        <w:t>:</w:t>
      </w:r>
    </w:p>
    <w:p w14:paraId="3D850A68" w14:textId="27BB78DB" w:rsidR="00800465" w:rsidRPr="00800465" w:rsidRDefault="00800465">
      <w:pPr>
        <w:pStyle w:val="Compact"/>
        <w:numPr>
          <w:ilvl w:val="0"/>
          <w:numId w:val="19"/>
        </w:numPr>
      </w:pPr>
      <w:r>
        <w:rPr>
          <w:rStyle w:val="VerbatimChar"/>
        </w:rPr>
        <w:t>num_ctx</w:t>
      </w:r>
      <w:r>
        <w:t>, yaitu ukuran jendela konteks (</w:t>
      </w:r>
      <w:r>
        <w:rPr>
          <w:i/>
          <w:iCs/>
        </w:rPr>
        <w:t>context window</w:t>
      </w:r>
      <w:r>
        <w:t>) dalam satuan token. Nilai ini perlu cukup besar agar token gambar, instruksi, dan jawaban model muat tanpa terpotong.</w:t>
      </w:r>
    </w:p>
    <w:p w14:paraId="4D00448A" w14:textId="105E8C9D" w:rsidR="00235195" w:rsidRPr="000F5A5E" w:rsidRDefault="00800465">
      <w:pPr>
        <w:pStyle w:val="Compact"/>
        <w:numPr>
          <w:ilvl w:val="0"/>
          <w:numId w:val="19"/>
        </w:numPr>
        <w:ind w:left="360" w:firstLine="0"/>
      </w:pPr>
      <w:r>
        <w:rPr>
          <w:rStyle w:val="VerbatimChar"/>
        </w:rPr>
        <w:t>temperature</w:t>
      </w:r>
      <w:r>
        <w:t xml:space="preserve">, yaitu parameter yang mengatur tingkat keacakan pemilihan token. Nilai yang rendah membuat keluaran model lebih stabil dan konsisten. </w:t>
      </w:r>
      <w:sdt>
        <w:sdtPr>
          <w:tag w:val="MENDELEY_CITATION_v3_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"/>
          <w:id w:val="284390899"/>
          <w:placeholder>
            <w:docPart w:val="DefaultPlaceholder_-1854013440"/>
          </w:placeholder>
        </w:sdtPr>
        <w:sdtContent>
          <w:r>
            <w:t>Bilal Er et al. (2025)</w:t>
          </w:r>
        </w:sdtContent>
      </w:sdt>
      <w:r>
        <w:t xml:space="preserve">  menunjukkan bahwa keluaran LLM menjadi semakin tidak stabil seiring meningkatnya nilai </w:t>
      </w:r>
      <w:r>
        <w:rPr>
          <w:i/>
          <w:iCs/>
        </w:rPr>
        <w:t>temperature</w:t>
      </w:r>
      <w:r>
        <w:t xml:space="preserve">, sedangkan pada nilai rendah hasilnya relatif serupa antarpercobaan. </w:t>
      </w:r>
      <w:r>
        <w:rPr>
          <w:lang w:val="en-ID"/>
        </w:rPr>
        <w:t xml:space="preserve">Karena itu, nilai </w:t>
      </w:r>
      <w:r>
        <w:rPr>
          <w:i/>
          <w:iCs/>
          <w:lang w:val="en-ID"/>
        </w:rPr>
        <w:t>temperature</w:t>
      </w:r>
      <w:r>
        <w:rPr>
          <w:lang w:val="en-ID"/>
        </w:rPr>
        <w:t xml:space="preserve"> yang rendah lebih sesuai untuk tugas yang menuntut keluaran konsisten, seperti menyalin isi dokumen.</w:t>
      </w:r>
    </w:p>
    <w:p w14:paraId="0C6150C1" w14:textId="77777777" w:rsidR="000F5A5E" w:rsidRDefault="000F5A5E" w:rsidP="000F5A5E">
      <w:pPr>
        <w:pStyle w:val="Compact"/>
        <w:ind w:left="360" w:firstLine="0"/>
      </w:pPr>
    </w:p>
    <w:p w14:paraId="04FA8D90" w14:textId="3ECEE4AF" w:rsidR="00CF5510" w:rsidRPr="00CF5510" w:rsidRDefault="00CF5510">
      <w:pPr>
        <w:pStyle w:val="Heading3"/>
      </w:pPr>
      <w:bookmarkStart w:id="65" w:name="_Toc242101866"/>
      <w:r>
        <w:t>Model Qwen2.5-VL</w:t>
      </w:r>
      <w:bookmarkEnd w:id="65"/>
    </w:p>
    <w:p w14:paraId="6E51C739" w14:textId="2DC74D51" w:rsidR="009D7AC4" w:rsidRPr="00D355BF" w:rsidRDefault="00800465" w:rsidP="00D355BF">
      <w:pPr>
        <w:rPr>
          <w:lang w:val="id-ID"/>
        </w:rPr>
      </w:pPr>
      <w:r>
        <w:rPr>
          <w:lang w:val="id-ID"/>
        </w:rPr>
        <w:t xml:space="preserve">Qwen2.5-VL adalah model </w:t>
      </w:r>
      <w:r>
        <w:rPr>
          <w:i/>
          <w:iCs/>
          <w:lang w:val="id-ID"/>
        </w:rPr>
        <w:t>vision-language</w:t>
      </w:r>
      <w:r>
        <w:rPr>
          <w:lang w:val="id-ID"/>
        </w:rPr>
        <w:t xml:space="preserve"> yang dikembangkan oleh Tim Qwen dari Alibaba Group dan dirilis pada Januari 2025 sebagai bagian dari keluarga model Qwen. Model ini tersedia dalam beberapa ukuran parameter (3 miliar, 7 miliar, dan 72 miliar) yang dapat dipilih sesuai kebutuhan dan sumber daya komputasi yang tersedia. Model ini juga memiliki kemampuan penguraian dokumen (</w:t>
      </w:r>
      <w:r>
        <w:rPr>
          <w:i/>
          <w:iCs/>
          <w:lang w:val="id-ID"/>
        </w:rPr>
        <w:t>document parsing</w:t>
      </w:r>
      <w:r>
        <w:rPr>
          <w:lang w:val="id-ID"/>
        </w:rPr>
        <w:t xml:space="preserve">) yang mencakup faktur, formulir, dokumen tulisan tangan, hingga tabel, dengan kemampuan ekstraksi data terstruktur yang andal </w:t>
      </w:r>
      <w:sdt>
        <w:sdtPr>
          <w:rPr>
            <w:lang w:val="id-ID"/>
          </w:rPr>
          <w:tag w:val="MENDELEY_CITATION_v3_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"/>
          <w:id w:val="366500731"/>
          <w:placeholder>
            <w:docPart w:val="DefaultPlaceholder_-1854013440"/>
          </w:placeholder>
        </w:sdtPr>
        <w:sdtContent>
          <w:r>
            <w:rPr>
              <w:lang w:val="id-ID"/>
            </w:rPr>
            <w:t>(Bai et al., 2025)</w:t>
          </w:r>
        </w:sdtContent>
      </w:sdt>
      <w:r>
        <w:rPr>
          <w:lang w:val="id-ID"/>
        </w:rPr>
        <w:t xml:space="preserve">. Karakteristik ini menjadikan model relevan untuk project ini, karena kebutuhan utama modul ekstraksi otomatis adalah membaca data terstruktur (header, parameter proses, dan tabel waktu tidak produktif) dari kertas hasil tulisan tangan operator. Logo Qwen ditunjukkan pada Gambar 3.6.</w:t>
      </w:r>
    </w:p>
    <w:p w14:paraId="4F5462A3" w14:textId="77777777" w:rsidR="00EE5C1C" w:rsidRDefault="005E24AB" w:rsidP="00EE5C1C">
      <w:pPr>
        <w:keepNext/>
        <w:jc w:val="center"/>
      </w:pPr>
      <w:r>
        <w:rPr>
          <w:noProof/>
        </w:rPr>
        <w:lastRenderedPageBreak/>
        <w:drawing>
          <wp:inline distT="0" distB="0" distL="0" distR="0" wp14:anchorId="59F52C9B" wp14:editId="2DBD2115">
            <wp:extent cx="4134485" cy="1548805"/>
            <wp:effectExtent l="0" t="0" r="0" b="0"/>
            <wp:docPr id="129974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t="19534" b="19973"/>
                    <a:stretch>
                      <a:fillRect/>
                    </a:stretch>
                  </pic:blipFill>
                  <pic:spPr bwMode="auto">
                    <a:xfrm>
                      <a:off x="0" y="0"/>
                      <a:ext cx="4145203" cy="1552820"/>
                    </a:xfrm>
                    <a:prstGeom prst="rect">
                      <a:avLst/>
                    </a:prstGeom>
                    <a:noFill/>
                    <a:ln>
                      <a:noFill/>
                    </a:ln>
                    <a:extLst>
                      <a:ext uri="{53640926-AAD7-44D8-BBD7-CCE9431645EC}">
                        <a14:shadowObscured xmlns:a14="http://schemas.microsoft.com/office/drawing/2010/main"/>
                      </a:ext>
                    </a:extLst>
                  </pic:spPr>
                </pic:pic>
              </a:graphicData>
            </a:graphic>
          </wp:inline>
        </w:drawing>
      </w:r>
    </w:p>
    <w:p w14:paraId="506FDEE4" w14:textId="16F6258B" w:rsidR="005E24AB" w:rsidRPr="00B014F2" w:rsidRDefault="00EE5C1C" w:rsidP="00EE5C1C">
      <w:pPr>
        <w:pStyle w:val="Caption"/>
      </w:pPr>
      <w:bookmarkStart w:id="66" w:name="_Toc242095707"/>
      <w:r>
        <w:t>Gambar 3.</w:t>
        <w:fldChar w:fldCharType="begin"/>
        <w:instrText xml:space="preserve"> SEQ Gambar_3. \* ARABIC </w:instrText>
        <w:fldChar w:fldCharType="separate"/>
      </w:r>
      <w:r>
        <w:rPr>
          <w:noProof/>
        </w:rPr>
        <w:t>6</w:t>
        <w:fldChar w:fldCharType="end"/>
      </w:r>
      <w:r>
        <w:t xml:space="preserve"> Logo Qwen</w:t>
      </w:r>
      <w:bookmarkEnd w:id="66"/>
    </w:p>
    <w:p w14:paraId="13F859F8" w14:textId="77B3E4D4" w:rsidR="00800465" w:rsidRPr="00800465" w:rsidRDefault="00800465" w:rsidP="00800465">
      <w:pPr>
        <w:rPr>
          <w:lang w:val="id-ID"/>
        </w:rPr>
      </w:pPr>
      <w:r>
        <w:rPr>
          <w:lang w:val="id-ID"/>
        </w:rPr>
        <w:t xml:space="preserve">Pada project ini digunakan varian Qwen2.5-VL dengan 3 miliar parameter. Pemilihan varian ini didasarkan pada keseimbangan antara akurasi pembacaan dan kebutuhan sumber daya perangkat keras. Karena model dijalankan secara lokal pada server perusahaan tanpa layanan komputasi awan pihak ketiga, varian yang lebih kecil dari versi tertinggi menjadi pilihan yang lebih praktis untuk infrastruktur yang tersedia.</w:t>
      </w:r>
    </w:p>
    <w:p w14:paraId="4F4767C7" w14:textId="21E7A35E" w:rsidR="00CF5510" w:rsidRDefault="00800465" w:rsidP="00D355BF">
      <w:pPr>
        <w:rPr>
          <w:lang w:val="id-ID"/>
        </w:rPr>
      </w:pPr>
      <w:r>
        <w:rPr>
          <w:lang w:val="id-ID"/>
        </w:rPr>
        <w:t xml:space="preserve">Salah satu keunggulan arsitektur Qwen2.5-VL adalah pemrosesan resolusi dinamis. Model ini menggunakan </w:t>
      </w:r>
      <w:r>
        <w:rPr>
          <w:i/>
          <w:iCs/>
          <w:lang w:val="id-ID"/>
        </w:rPr>
        <w:t>Vision Transformer</w:t>
      </w:r>
      <w:r>
        <w:rPr>
          <w:lang w:val="id-ID"/>
        </w:rPr>
        <w:t xml:space="preserve"> (ViT) yang dilatih untuk memproses gambar pada resolusi aslinya, dengan jumlah token visual yang menyesuaikan ukuran gambar </w:t>
      </w:r>
      <w:sdt>
        <w:sdtPr>
          <w:rPr>
            <w:lang w:val="id-ID"/>
          </w:rPr>
          <w:tag w:val="MENDELEY_CITATION_v3_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"/>
          <w:id w:val="649336861"/>
          <w:placeholder>
            <w:docPart w:val="DefaultPlaceholder_-1854013440"/>
          </w:placeholder>
        </w:sdtPr>
        <w:sdtContent>
          <w:r>
            <w:rPr>
              <w:lang w:val="id-ID"/>
            </w:rPr>
            <w:t>(Bai et al., 2025)</w:t>
          </w:r>
        </w:sdtContent>
      </w:sdt>
      <w:r>
        <w:rPr>
          <w:lang w:val="id-ID"/>
        </w:rPr>
        <w:t>. Pendekatan ini mengurangi kebutuhan memperkecil gambar secara paksa (</w:t>
      </w:r>
      <w:r>
        <w:rPr>
          <w:i/>
          <w:iCs/>
          <w:lang w:val="id-ID"/>
        </w:rPr>
        <w:t>downsampling</w:t>
      </w:r>
      <w:r>
        <w:rPr>
          <w:lang w:val="id-ID"/>
        </w:rPr>
        <w:t>) yang dapat mengaburkan teks berukuran kecil. Hal ini relevan untuk membaca goresan tulisan tangan yang tipis di dalam kotak-kotak tabel yang sempit pada formulir produksi.</w:t>
      </w:r>
    </w:p>
    <w:p w14:paraId="304CDF07" w14:textId="77777777" w:rsidR="000F5A5E" w:rsidRPr="00D355BF" w:rsidRDefault="000F5A5E" w:rsidP="00D355BF">
      <w:pPr>
        <w:rPr>
          <w:lang w:val="id-ID"/>
        </w:rPr>
      </w:pPr>
    </w:p>
    <w:p w14:paraId="1BB953AF" w14:textId="18BE0A75" w:rsidR="00CF389B" w:rsidRDefault="00000000">
      <w:pPr>
        <w:pStyle w:val="Heading3"/>
      </w:pPr>
      <w:bookmarkStart w:id="67" w:name="_Toc242101867"/>
      <w:r>
        <w:t xml:space="preserve">Pencocokan String Tidak Tepat (Fuzzy String Matching)</w:t>
      </w:r>
      <w:bookmarkEnd w:id="67"/>
    </w:p>
    <w:p w14:paraId="6291254B" w14:textId="24E07B76" w:rsidR="00800465" w:rsidRPr="00800465" w:rsidRDefault="00800465" w:rsidP="00800465">
      <w:pPr>
        <w:rPr>
          <w:lang w:val="id-ID"/>
        </w:rPr>
      </w:pPr>
      <w:r>
        <w:rPr>
          <w:i/>
          <w:iCs/>
          <w:lang w:val="id-ID"/>
        </w:rPr>
        <w:t>Fuzzy string matching</w:t>
      </w:r>
      <w:r>
        <w:rPr>
          <w:lang w:val="id-ID"/>
        </w:rPr>
        <w:t xml:space="preserve"> adalah teknik komputasi untuk mengukur tingkat kemiripan antara dua untai karakter (</w:t>
      </w:r>
      <w:r>
        <w:rPr>
          <w:i/>
          <w:iCs/>
          <w:lang w:val="id-ID"/>
        </w:rPr>
        <w:t>string</w:t>
      </w:r>
      <w:r>
        <w:rPr>
          <w:lang w:val="id-ID"/>
        </w:rPr>
        <w:t>) yang tidak identik secara persis. Perbedaan ini umumnya disebabkan oleh kesalahan pengetikan (</w:t>
      </w:r>
      <w:r>
        <w:rPr>
          <w:i/>
          <w:iCs/>
          <w:lang w:val="id-ID"/>
        </w:rPr>
        <w:t>typo</w:t>
      </w:r>
      <w:r>
        <w:rPr>
          <w:lang w:val="id-ID"/>
        </w:rPr>
        <w:t xml:space="preserve">), variasi ejaan, atau kesalahan pembacaan karakter pada tulisan tangan </w:t>
      </w:r>
      <w:sdt>
        <w:sdtPr>
          <w:rPr>
            <w:lang w:val="id-ID"/>
          </w:rPr>
          <w:tag w:val="MENDELEY_CITATION_v3_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"/>
          <w:id w:val="2073609839"/>
          <w:placeholder>
            <w:docPart w:val="DefaultPlaceholder_-1854013440"/>
          </w:placeholder>
        </w:sdtPr>
        <w:sdtContent>
          <w:r>
            <w:rPr>
              <w:lang w:val="id-ID"/>
            </w:rPr>
            <w:t>(Van Der Loo, 2014)</w:t>
          </w:r>
        </w:sdtContent>
      </w:sdt>
      <w:r>
        <w:rPr>
          <w:lang w:val="id-ID"/>
        </w:rPr>
        <w:t xml:space="preserve"> . Salah satu ukuran dasar yang paling banyak digunakan adalah jarak Levenshtein (</w:t>
      </w:r>
      <w:r>
        <w:rPr>
          <w:i/>
          <w:iCs/>
          <w:lang w:val="id-ID"/>
        </w:rPr>
        <w:t>Levenshtein distance</w:t>
      </w:r>
      <w:r>
        <w:rPr>
          <w:lang w:val="id-ID"/>
        </w:rPr>
        <w:t>), yaitu jumlah minimum operasi penyisipan (</w:t>
      </w:r>
      <w:r>
        <w:rPr>
          <w:i/>
          <w:iCs/>
          <w:lang w:val="id-ID"/>
        </w:rPr>
        <w:t>insertion</w:t>
      </w:r>
      <w:r>
        <w:rPr>
          <w:lang w:val="id-ID"/>
        </w:rPr>
        <w:t>), penghapusan (</w:t>
      </w:r>
      <w:r>
        <w:rPr>
          <w:i/>
          <w:iCs/>
          <w:lang w:val="id-ID"/>
        </w:rPr>
        <w:t>deletion</w:t>
      </w:r>
      <w:r>
        <w:rPr>
          <w:lang w:val="id-ID"/>
        </w:rPr>
        <w:t>), atau penggantian (</w:t>
      </w:r>
      <w:r>
        <w:rPr>
          <w:i/>
          <w:iCs/>
          <w:lang w:val="id-ID"/>
        </w:rPr>
        <w:t>substitution</w:t>
      </w:r>
      <w:r>
        <w:rPr>
          <w:lang w:val="id-ID"/>
        </w:rPr>
        <w:t xml:space="preserve">) satu karakter yang diperlukan untuk mengubah suatu string menjadi string lainnya (Levenshtein, 1966; </w:t>
      </w:r>
      <w:sdt>
        <w:sdtPr>
          <w:rPr>
            <w:lang w:val="id-ID"/>
          </w:rPr>
          <w:tag w:val="MENDELEY_CITATION_v3_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"/>
          <w:id w:val="1542779053"/>
          <w:placeholder>
            <w:docPart w:val="DefaultPlaceholder_-1854013440"/>
          </w:placeholder>
        </w:sdtPr>
        <w:sdtContent>
          <w:r>
            <w:rPr>
              <w:lang w:val="id-ID"/>
            </w:rPr>
            <w:t>(Van Der Loo, 2014)</w:t>
          </w:r>
        </w:sdtContent>
      </w:sdt>
      <w:r>
        <w:rPr>
          <w:lang w:val="id-ID"/>
        </w:rPr>
        <w:t xml:space="preserve"> .</w:t>
      </w:r>
    </w:p>
    <w:p w14:paraId="02232020" w14:textId="516F9844" w:rsidR="00800465" w:rsidRDefault="00800465" w:rsidP="00800465">
      <w:pPr>
        <w:rPr>
          <w:lang w:val="id-ID"/>
        </w:rPr>
      </w:pPr>
      <w:r>
        <w:rPr>
          <w:lang w:val="id-ID"/>
        </w:rPr>
        <w:lastRenderedPageBreak/>
        <w:t xml:space="preserve">Secara formal, jarak Levenshtein antara dua string </w:t>
      </w:r>
      <m:oMath>
        <m:r>
          <w:rPr>
            <w:rFonts w:ascii="Cambria Math" w:hAnsi="Cambria Math"/>
            <w:lang w:val="id-ID"/>
          </w:rPr>
          <m:t>a</m:t>
        </m:r>
      </m:oMath>
      <w:r>
        <w:rPr>
          <w:lang w:val="id-ID"/>
        </w:rPr>
        <w:t xml:space="preserve"> dan </w:t>
      </w:r>
      <m:oMath>
        <m:r>
          <w:rPr>
            <w:rFonts w:ascii="Cambria Math" w:hAnsi="Cambria Math"/>
            <w:lang w:val="id-ID"/>
          </w:rPr>
          <m:t>b</m:t>
        </m:r>
      </m:oMath>
      <w:r>
        <w:rPr>
          <w:lang w:val="id-ID"/>
        </w:rPr>
        <w:t xml:space="preserve"> didefinisikan secara rekursif sebagai berikut:</w:t>
      </w:r>
    </w:p>
    <w:p w14:paraId="06D4D3E8" w14:textId="2EB3B93E" w:rsidR="00800465" w:rsidRPr="00800465" w:rsidRDefault="00800465" w:rsidP="00387B06">
      <w:pPr>
        <w:keepNext/>
        <w:rPr>
          <w:lang w:val="id-ID"/>
        </w:rPr>
      </w:pPr>
      <m:oMathPara>
        <m:oMathParaPr>
          <m:jc m:val="center"/>
        </m:oMathParaPr>
        <m:oMath>
          <m:r>
            <m:rPr>
              <m:nor/>
            </m:rPr>
            <w:rPr>
              <w:lang w:val="id-ID"/>
            </w:rPr>
            <m:t>lev</m:t>
          </m:r>
          <m:d>
            <m:dPr>
              <m:ctrlPr>
                <w:rPr>
                  <w:rFonts w:ascii="Cambria Math" w:hAnsi="Cambria Math"/>
                  <w:lang w:val="id-ID"/>
                </w:rPr>
              </m:ctrlPr>
            </m:dPr>
            <m:e>
              <m:r>
                <w:rPr>
                  <w:rFonts w:ascii="Cambria Math" w:hAnsi="Cambria Math"/>
                  <w:lang w:val="id-ID"/>
                </w:rPr>
                <m:t>a</m:t>
              </m:r>
              <m:r>
                <m:rPr>
                  <m:sty m:val="p"/>
                </m:rPr>
                <w:rPr>
                  <w:rFonts w:ascii="Cambria Math" w:hAnsi="Cambria Math"/>
                  <w:lang w:val="id-ID"/>
                </w:rPr>
                <m:t>,</m:t>
              </m:r>
              <m:r>
                <w:rPr>
                  <w:rFonts w:ascii="Cambria Math" w:hAnsi="Cambria Math"/>
                  <w:lang w:val="id-ID"/>
                </w:rPr>
                <m:t>b</m:t>
              </m:r>
            </m:e>
          </m:d>
          <m:r>
            <m:rPr>
              <m:sty m:val="p"/>
            </m:rPr>
            <w:rPr>
              <w:rFonts w:ascii="Cambria Math" w:hAnsi="Cambria Math"/>
              <w:lang w:val="id-ID"/>
            </w:rPr>
            <m:t>=</m:t>
          </m:r>
          <m:d>
            <m:dPr>
              <m:begChr m:val="{"/>
              <m:endChr m:val=""/>
              <m:ctrlPr>
                <w:rPr>
                  <w:rFonts w:ascii="Cambria Math" w:hAnsi="Cambria Math"/>
                  <w:lang w:val="id-ID"/>
                </w:rPr>
              </m:ctrlPr>
            </m:dPr>
            <m:e>
              <m:m>
                <m:mPr>
                  <m:plcHide m:val="1"/>
                  <m:mcs>
                    <m:mc>
                      <m:mcPr>
                        <m:count m:val="2"/>
                        <m:mcJc m:val="left"/>
                      </m:mcPr>
                    </m:mc>
                  </m:mcs>
                  <m:ctrlPr>
                    <w:rPr>
                      <w:rFonts w:ascii="Cambria Math" w:hAnsi="Cambria Math"/>
                      <w:lang w:val="id-ID"/>
                    </w:rPr>
                  </m:ctrlPr>
                </m:mPr>
                <m:mr>
                  <m:e>
                    <m:d>
                      <m:dPr>
                        <m:begChr m:val="|"/>
                        <m:endChr m:val="|"/>
                        <m:ctrlPr>
                          <w:rPr>
                            <w:rFonts w:ascii="Cambria Math" w:hAnsi="Cambria Math"/>
                            <w:lang w:val="id-ID"/>
                          </w:rPr>
                        </m:ctrlPr>
                      </m:dPr>
                      <m:e>
                        <m:r>
                          <w:rPr>
                            <w:rFonts w:ascii="Cambria Math" w:hAnsi="Cambria Math"/>
                            <w:lang w:val="id-ID"/>
                          </w:rPr>
                          <m:t>a</m:t>
                        </m:r>
                      </m:e>
                    </m:d>
                  </m:e>
                  <m:e>
                    <m:r>
                      <m:rPr>
                        <m:nor/>
                      </m:rPr>
                      <w:rPr>
                        <w:lang w:val="id-ID"/>
                      </w:rPr>
                      <m:t xml:space="preserve">jika </m:t>
                    </m:r>
                    <m:d>
                      <m:dPr>
                        <m:begChr m:val="|"/>
                        <m:endChr m:val="|"/>
                        <m:ctrlPr>
                          <w:rPr>
                            <w:rFonts w:ascii="Cambria Math" w:hAnsi="Cambria Math"/>
                            <w:lang w:val="id-ID"/>
                          </w:rPr>
                        </m:ctrlPr>
                      </m:dPr>
                      <m:e>
                        <m:r>
                          <w:rPr>
                            <w:rFonts w:ascii="Cambria Math" w:hAnsi="Cambria Math"/>
                            <w:lang w:val="id-ID"/>
                          </w:rPr>
                          <m:t>b</m:t>
                        </m:r>
                      </m:e>
                    </m:d>
                    <m:r>
                      <m:rPr>
                        <m:sty m:val="p"/>
                      </m:rPr>
                      <w:rPr>
                        <w:rFonts w:ascii="Cambria Math" w:hAnsi="Cambria Math"/>
                        <w:lang w:val="id-ID"/>
                      </w:rPr>
                      <m:t>=</m:t>
                    </m:r>
                    <m:r>
                      <w:rPr>
                        <w:rFonts w:ascii="Cambria Math" w:hAnsi="Cambria Math"/>
                        <w:lang w:val="id-ID"/>
                      </w:rPr>
                      <m:t>0</m:t>
                    </m:r>
                  </m:e>
                </m:mr>
                <m:mr>
                  <m:e>
                    <m:d>
                      <m:dPr>
                        <m:begChr m:val="|"/>
                        <m:endChr m:val="|"/>
                        <m:ctrlPr>
                          <w:rPr>
                            <w:rFonts w:ascii="Cambria Math" w:hAnsi="Cambria Math"/>
                            <w:lang w:val="id-ID"/>
                          </w:rPr>
                        </m:ctrlPr>
                      </m:dPr>
                      <m:e>
                        <m:r>
                          <w:rPr>
                            <w:rFonts w:ascii="Cambria Math" w:hAnsi="Cambria Math"/>
                            <w:lang w:val="id-ID"/>
                          </w:rPr>
                          <m:t>b</m:t>
                        </m:r>
                      </m:e>
                    </m:d>
                  </m:e>
                  <m:e>
                    <m:r>
                      <m:rPr>
                        <m:nor/>
                      </m:rPr>
                      <w:rPr>
                        <w:lang w:val="id-ID"/>
                      </w:rPr>
                      <m:t xml:space="preserve">jika </m:t>
                    </m:r>
                    <m:d>
                      <m:dPr>
                        <m:begChr m:val="|"/>
                        <m:endChr m:val="|"/>
                        <m:ctrlPr>
                          <w:rPr>
                            <w:rFonts w:ascii="Cambria Math" w:hAnsi="Cambria Math"/>
                            <w:lang w:val="id-ID"/>
                          </w:rPr>
                        </m:ctrlPr>
                      </m:dPr>
                      <m:e>
                        <m:r>
                          <w:rPr>
                            <w:rFonts w:ascii="Cambria Math" w:hAnsi="Cambria Math"/>
                            <w:lang w:val="id-ID"/>
                          </w:rPr>
                          <m:t>a</m:t>
                        </m:r>
                      </m:e>
                    </m:d>
                    <m:r>
                      <m:rPr>
                        <m:sty m:val="p"/>
                      </m:rPr>
                      <w:rPr>
                        <w:rFonts w:ascii="Cambria Math" w:hAnsi="Cambria Math"/>
                        <w:lang w:val="id-ID"/>
                      </w:rPr>
                      <m:t>=</m:t>
                    </m:r>
                    <m:r>
                      <w:rPr>
                        <w:rFonts w:ascii="Cambria Math" w:hAnsi="Cambria Math"/>
                        <w:lang w:val="id-ID"/>
                      </w:rPr>
                      <m:t>0</m:t>
                    </m:r>
                  </m:e>
                </m:mr>
                <m:mr>
                  <m:e>
                    <m:r>
                      <m:rPr>
                        <m:nor/>
                      </m:rPr>
                      <w:rPr>
                        <w:lang w:val="id-ID"/>
                      </w:rPr>
                      <m:t>lev</m:t>
                    </m:r>
                    <m:d>
                      <m:dPr>
                        <m:ctrlPr>
                          <w:rPr>
                            <w:rFonts w:ascii="Cambria Math" w:hAnsi="Cambria Math"/>
                            <w:lang w:val="id-ID"/>
                          </w:rPr>
                        </m:ctrlPr>
                      </m:dPr>
                      <m:e>
                        <m:sSub>
                          <m:sSubPr>
                            <m:ctrlPr>
                              <w:rPr>
                                <w:rFonts w:ascii="Cambria Math" w:hAnsi="Cambria Math"/>
                                <w:lang w:val="id-ID"/>
                              </w:rPr>
                            </m:ctrlPr>
                          </m:sSubPr>
                          <m:e>
                            <m:r>
                              <w:rPr>
                                <w:rFonts w:ascii="Cambria Math" w:hAnsi="Cambria Math"/>
                                <w:lang w:val="id-ID"/>
                              </w:rPr>
                              <m:t>a</m:t>
                            </m:r>
                          </m:e>
                          <m:sub>
                            <m:r>
                              <w:rPr>
                                <w:rFonts w:ascii="Cambria Math" w:hAnsi="Cambria Math"/>
                                <w:lang w:val="id-ID"/>
                              </w:rPr>
                              <m:t>2</m:t>
                            </m:r>
                            <m:r>
                              <m:rPr>
                                <m:sty m:val="p"/>
                              </m:rPr>
                              <w:rPr>
                                <w:rFonts w:ascii="Cambria Math" w:hAnsi="Cambria Math"/>
                                <w:lang w:val="id-ID"/>
                              </w:rPr>
                              <m:t>..</m:t>
                            </m:r>
                          </m:sub>
                        </m:sSub>
                        <m:r>
                          <m:rPr>
                            <m:sty m:val="p"/>
                          </m:rPr>
                          <w:rPr>
                            <w:rFonts w:ascii="Cambria Math" w:hAnsi="Cambria Math"/>
                            <w:lang w:val="id-ID"/>
                          </w:rPr>
                          <m:t>,</m:t>
                        </m:r>
                        <m:sSub>
                          <m:sSubPr>
                            <m:ctrlPr>
                              <w:rPr>
                                <w:rFonts w:ascii="Cambria Math" w:hAnsi="Cambria Math"/>
                                <w:lang w:val="id-ID"/>
                              </w:rPr>
                            </m:ctrlPr>
                          </m:sSubPr>
                          <m:e>
                            <m:r>
                              <w:rPr>
                                <w:rFonts w:ascii="Cambria Math" w:hAnsi="Cambria Math"/>
                                <w:lang w:val="id-ID"/>
                              </w:rPr>
                              <m:t>b</m:t>
                            </m:r>
                          </m:e>
                          <m:sub>
                            <m:r>
                              <w:rPr>
                                <w:rFonts w:ascii="Cambria Math" w:hAnsi="Cambria Math"/>
                                <w:lang w:val="id-ID"/>
                              </w:rPr>
                              <m:t>2</m:t>
                            </m:r>
                            <m:r>
                              <m:rPr>
                                <m:sty m:val="p"/>
                              </m:rPr>
                              <w:rPr>
                                <w:rFonts w:ascii="Cambria Math" w:hAnsi="Cambria Math"/>
                                <w:lang w:val="id-ID"/>
                              </w:rPr>
                              <m:t>..</m:t>
                            </m:r>
                          </m:sub>
                        </m:sSub>
                      </m:e>
                    </m:d>
                  </m:e>
                  <m:e>
                    <m:r>
                      <m:rPr>
                        <m:nor/>
                      </m:rPr>
                      <w:rPr>
                        <w:lang w:val="id-ID"/>
                      </w:rPr>
                      <m:t xml:space="preserve">jika </m:t>
                    </m:r>
                    <m:sSub>
                      <m:sSubPr>
                        <m:ctrlPr>
                          <w:rPr>
                            <w:rFonts w:ascii="Cambria Math" w:hAnsi="Cambria Math"/>
                            <w:lang w:val="id-ID"/>
                          </w:rPr>
                        </m:ctrlPr>
                      </m:sSubPr>
                      <m:e>
                        <m:r>
                          <w:rPr>
                            <w:rFonts w:ascii="Cambria Math" w:hAnsi="Cambria Math"/>
                            <w:lang w:val="id-ID"/>
                          </w:rPr>
                          <m:t>a</m:t>
                        </m:r>
                      </m:e>
                      <m:sub>
                        <m:r>
                          <w:rPr>
                            <w:rFonts w:ascii="Cambria Math" w:hAnsi="Cambria Math"/>
                            <w:lang w:val="id-ID"/>
                          </w:rPr>
                          <m:t>1</m:t>
                        </m:r>
                      </m:sub>
                    </m:sSub>
                    <m:r>
                      <m:rPr>
                        <m:sty m:val="p"/>
                      </m:rPr>
                      <w:rPr>
                        <w:rFonts w:ascii="Cambria Math" w:hAnsi="Cambria Math"/>
                        <w:lang w:val="id-ID"/>
                      </w:rPr>
                      <m:t>=</m:t>
                    </m:r>
                    <m:sSub>
                      <m:sSubPr>
                        <m:ctrlPr>
                          <w:rPr>
                            <w:rFonts w:ascii="Cambria Math" w:hAnsi="Cambria Math"/>
                            <w:lang w:val="id-ID"/>
                          </w:rPr>
                        </m:ctrlPr>
                      </m:sSubPr>
                      <m:e>
                        <m:r>
                          <w:rPr>
                            <w:rFonts w:ascii="Cambria Math" w:hAnsi="Cambria Math"/>
                            <w:lang w:val="id-ID"/>
                          </w:rPr>
                          <m:t>b</m:t>
                        </m:r>
                      </m:e>
                      <m:sub>
                        <m:r>
                          <w:rPr>
                            <w:rFonts w:ascii="Cambria Math" w:hAnsi="Cambria Math"/>
                            <w:lang w:val="id-ID"/>
                          </w:rPr>
                          <m:t>1</m:t>
                        </m:r>
                      </m:sub>
                    </m:sSub>
                  </m:e>
                </m:mr>
                <m:mr>
                  <m:e>
                    <m:r>
                      <w:rPr>
                        <w:rFonts w:ascii="Cambria Math" w:hAnsi="Cambria Math"/>
                        <w:lang w:val="id-ID"/>
                      </w:rPr>
                      <m:t>1</m:t>
                    </m:r>
                    <m:r>
                      <m:rPr>
                        <m:sty m:val="p"/>
                      </m:rPr>
                      <w:rPr>
                        <w:rFonts w:ascii="Cambria Math" w:hAnsi="Cambria Math"/>
                        <w:lang w:val="id-ID"/>
                      </w:rPr>
                      <m:t>+min</m:t>
                    </m:r>
                    <m:d>
                      <m:dPr>
                        <m:begChr m:val="{"/>
                        <m:endChr m:val="}"/>
                        <m:ctrlPr>
                          <w:rPr>
                            <w:rFonts w:ascii="Cambria Math" w:hAnsi="Cambria Math"/>
                            <w:lang w:val="id-ID"/>
                          </w:rPr>
                        </m:ctrlPr>
                      </m:dPr>
                      <m:e>
                        <m:r>
                          <m:rPr>
                            <m:nor/>
                          </m:rPr>
                          <w:rPr>
                            <w:lang w:val="id-ID"/>
                          </w:rPr>
                          <m:t>lev</m:t>
                        </m:r>
                        <m:d>
                          <m:dPr>
                            <m:ctrlPr>
                              <w:rPr>
                                <w:rFonts w:ascii="Cambria Math" w:hAnsi="Cambria Math"/>
                                <w:lang w:val="id-ID"/>
                              </w:rPr>
                            </m:ctrlPr>
                          </m:dPr>
                          <m:e>
                            <m:sSub>
                              <m:sSubPr>
                                <m:ctrlPr>
                                  <w:rPr>
                                    <w:rFonts w:ascii="Cambria Math" w:hAnsi="Cambria Math"/>
                                    <w:lang w:val="id-ID"/>
                                  </w:rPr>
                                </m:ctrlPr>
                              </m:sSubPr>
                              <m:e>
                                <m:r>
                                  <w:rPr>
                                    <w:rFonts w:ascii="Cambria Math" w:hAnsi="Cambria Math"/>
                                    <w:lang w:val="id-ID"/>
                                  </w:rPr>
                                  <m:t>a</m:t>
                                </m:r>
                              </m:e>
                              <m:sub>
                                <m:r>
                                  <w:rPr>
                                    <w:rFonts w:ascii="Cambria Math" w:hAnsi="Cambria Math"/>
                                    <w:lang w:val="id-ID"/>
                                  </w:rPr>
                                  <m:t>2</m:t>
                                </m:r>
                                <m:r>
                                  <m:rPr>
                                    <m:sty m:val="p"/>
                                  </m:rPr>
                                  <w:rPr>
                                    <w:rFonts w:ascii="Cambria Math" w:hAnsi="Cambria Math"/>
                                    <w:lang w:val="id-ID"/>
                                  </w:rPr>
                                  <m:t>..</m:t>
                                </m:r>
                              </m:sub>
                            </m:sSub>
                            <m:r>
                              <m:rPr>
                                <m:sty m:val="p"/>
                              </m:rPr>
                              <w:rPr>
                                <w:rFonts w:ascii="Cambria Math" w:hAnsi="Cambria Math"/>
                                <w:lang w:val="id-ID"/>
                              </w:rPr>
                              <m:t>,</m:t>
                            </m:r>
                            <m:r>
                              <w:rPr>
                                <w:rFonts w:ascii="Cambria Math" w:hAnsi="Cambria Math"/>
                                <w:lang w:val="id-ID"/>
                              </w:rPr>
                              <m:t>b</m:t>
                            </m:r>
                          </m:e>
                        </m:d>
                        <m:r>
                          <m:rPr>
                            <m:sty m:val="p"/>
                          </m:rPr>
                          <w:rPr>
                            <w:rFonts w:ascii="Cambria Math" w:hAnsi="Cambria Math"/>
                            <w:lang w:val="id-ID"/>
                          </w:rPr>
                          <m:t>,</m:t>
                        </m:r>
                        <m:r>
                          <w:rPr>
                            <w:rFonts w:ascii="Cambria Math" w:hAnsi="Cambria Math"/>
                            <w:lang w:val="id-ID"/>
                          </w:rPr>
                          <m:t> </m:t>
                        </m:r>
                        <m:r>
                          <m:rPr>
                            <m:nor/>
                          </m:rPr>
                          <w:rPr>
                            <w:lang w:val="id-ID"/>
                          </w:rPr>
                          <m:t>lev</m:t>
                        </m:r>
                        <m:d>
                          <m:dPr>
                            <m:ctrlPr>
                              <w:rPr>
                                <w:rFonts w:ascii="Cambria Math" w:hAnsi="Cambria Math"/>
                                <w:lang w:val="id-ID"/>
                              </w:rPr>
                            </m:ctrlPr>
                          </m:dPr>
                          <m:e>
                            <m:r>
                              <w:rPr>
                                <w:rFonts w:ascii="Cambria Math" w:hAnsi="Cambria Math"/>
                                <w:lang w:val="id-ID"/>
                              </w:rPr>
                              <m:t>a</m:t>
                            </m:r>
                            <m:r>
                              <m:rPr>
                                <m:sty m:val="p"/>
                              </m:rPr>
                              <w:rPr>
                                <w:rFonts w:ascii="Cambria Math" w:hAnsi="Cambria Math"/>
                                <w:lang w:val="id-ID"/>
                              </w:rPr>
                              <m:t>,</m:t>
                            </m:r>
                            <m:sSub>
                              <m:sSubPr>
                                <m:ctrlPr>
                                  <w:rPr>
                                    <w:rFonts w:ascii="Cambria Math" w:hAnsi="Cambria Math"/>
                                    <w:lang w:val="id-ID"/>
                                  </w:rPr>
                                </m:ctrlPr>
                              </m:sSubPr>
                              <m:e>
                                <m:r>
                                  <w:rPr>
                                    <w:rFonts w:ascii="Cambria Math" w:hAnsi="Cambria Math"/>
                                    <w:lang w:val="id-ID"/>
                                  </w:rPr>
                                  <m:t>b</m:t>
                                </m:r>
                              </m:e>
                              <m:sub>
                                <m:r>
                                  <w:rPr>
                                    <w:rFonts w:ascii="Cambria Math" w:hAnsi="Cambria Math"/>
                                    <w:lang w:val="id-ID"/>
                                  </w:rPr>
                                  <m:t>2</m:t>
                                </m:r>
                                <m:r>
                                  <m:rPr>
                                    <m:sty m:val="p"/>
                                  </m:rPr>
                                  <w:rPr>
                                    <w:rFonts w:ascii="Cambria Math" w:hAnsi="Cambria Math"/>
                                    <w:lang w:val="id-ID"/>
                                  </w:rPr>
                                  <m:t>..</m:t>
                                </m:r>
                              </m:sub>
                            </m:sSub>
                          </m:e>
                        </m:d>
                        <m:r>
                          <m:rPr>
                            <m:sty m:val="p"/>
                          </m:rPr>
                          <w:rPr>
                            <w:rFonts w:ascii="Cambria Math" w:hAnsi="Cambria Math"/>
                            <w:lang w:val="id-ID"/>
                          </w:rPr>
                          <m:t>,</m:t>
                        </m:r>
                        <m:r>
                          <w:rPr>
                            <w:rFonts w:ascii="Cambria Math" w:hAnsi="Cambria Math"/>
                            <w:lang w:val="id-ID"/>
                          </w:rPr>
                          <m:t> </m:t>
                        </m:r>
                        <m:r>
                          <m:rPr>
                            <m:nor/>
                          </m:rPr>
                          <w:rPr>
                            <w:lang w:val="id-ID"/>
                          </w:rPr>
                          <m:t>lev</m:t>
                        </m:r>
                        <m:d>
                          <m:dPr>
                            <m:ctrlPr>
                              <w:rPr>
                                <w:rFonts w:ascii="Cambria Math" w:hAnsi="Cambria Math"/>
                                <w:lang w:val="id-ID"/>
                              </w:rPr>
                            </m:ctrlPr>
                          </m:dPr>
                          <m:e>
                            <m:sSub>
                              <m:sSubPr>
                                <m:ctrlPr>
                                  <w:rPr>
                                    <w:rFonts w:ascii="Cambria Math" w:hAnsi="Cambria Math"/>
                                    <w:lang w:val="id-ID"/>
                                  </w:rPr>
                                </m:ctrlPr>
                              </m:sSubPr>
                              <m:e>
                                <m:r>
                                  <w:rPr>
                                    <w:rFonts w:ascii="Cambria Math" w:hAnsi="Cambria Math"/>
                                    <w:lang w:val="id-ID"/>
                                  </w:rPr>
                                  <m:t>a</m:t>
                                </m:r>
                              </m:e>
                              <m:sub>
                                <m:r>
                                  <w:rPr>
                                    <w:rFonts w:ascii="Cambria Math" w:hAnsi="Cambria Math"/>
                                    <w:lang w:val="id-ID"/>
                                  </w:rPr>
                                  <m:t>2</m:t>
                                </m:r>
                                <m:r>
                                  <m:rPr>
                                    <m:sty m:val="p"/>
                                  </m:rPr>
                                  <w:rPr>
                                    <w:rFonts w:ascii="Cambria Math" w:hAnsi="Cambria Math"/>
                                    <w:lang w:val="id-ID"/>
                                  </w:rPr>
                                  <m:t>..</m:t>
                                </m:r>
                              </m:sub>
                            </m:sSub>
                            <m:r>
                              <m:rPr>
                                <m:sty m:val="p"/>
                              </m:rPr>
                              <w:rPr>
                                <w:rFonts w:ascii="Cambria Math" w:hAnsi="Cambria Math"/>
                                <w:lang w:val="id-ID"/>
                              </w:rPr>
                              <m:t>,</m:t>
                            </m:r>
                            <m:sSub>
                              <m:sSubPr>
                                <m:ctrlPr>
                                  <w:rPr>
                                    <w:rFonts w:ascii="Cambria Math" w:hAnsi="Cambria Math"/>
                                    <w:lang w:val="id-ID"/>
                                  </w:rPr>
                                </m:ctrlPr>
                              </m:sSubPr>
                              <m:e>
                                <m:r>
                                  <w:rPr>
                                    <w:rFonts w:ascii="Cambria Math" w:hAnsi="Cambria Math"/>
                                    <w:lang w:val="id-ID"/>
                                  </w:rPr>
                                  <m:t>b</m:t>
                                </m:r>
                              </m:e>
                              <m:sub>
                                <m:r>
                                  <w:rPr>
                                    <w:rFonts w:ascii="Cambria Math" w:hAnsi="Cambria Math"/>
                                    <w:lang w:val="id-ID"/>
                                  </w:rPr>
                                  <m:t>2</m:t>
                                </m:r>
                                <m:r>
                                  <m:rPr>
                                    <m:sty m:val="p"/>
                                  </m:rPr>
                                  <w:rPr>
                                    <w:rFonts w:ascii="Cambria Math" w:hAnsi="Cambria Math"/>
                                    <w:lang w:val="id-ID"/>
                                  </w:rPr>
                                  <m:t>..</m:t>
                                </m:r>
                              </m:sub>
                            </m:sSub>
                          </m:e>
                        </m:d>
                      </m:e>
                    </m:d>
                  </m:e>
                  <m:e>
                    <m:r>
                      <m:rPr>
                        <m:nor/>
                      </m:rPr>
                      <w:rPr>
                        <w:lang w:val="id-ID"/>
                      </w:rPr>
                      <m:t>selainnya</m:t>
                    </m:r>
                  </m:e>
                </m:mr>
              </m:m>
            </m:e>
          </m:d>
          <m:r>
            <w:rPr>
              <w:rFonts w:ascii="Cambria Math" w:hAnsi="Cambria Math"/>
              <w:lang w:val="id-ID"/>
            </w:rPr>
            <m:t>  </m:t>
          </m:r>
          <m:d>
            <m:dPr>
              <m:ctrlPr>
                <w:rPr>
                  <w:rFonts w:ascii="Cambria Math" w:hAnsi="Cambria Math"/>
                  <w:lang w:val="id-ID"/>
                </w:rPr>
              </m:ctrlPr>
            </m:dPr>
            <m:e>
              <m:r>
                <w:rPr>
                  <w:rFonts w:ascii="Cambria Math" w:hAnsi="Cambria Math"/>
                  <w:lang w:val="id-ID"/>
                </w:rPr>
                <m:t>3.1</m:t>
              </m:r>
            </m:e>
          </m:d>
        </m:oMath>
      </m:oMathPara>
    </w:p>
    <w:p w14:paraId="1CCF54C6" w14:textId="6EBDC92D" w:rsidR="00800465" w:rsidRPr="00800465" w:rsidRDefault="00387B06" w:rsidP="00387B06">
      <w:pPr>
        <w:pStyle w:val="Caption"/>
        <w:rPr>
          <w:lang w:val="id-ID"/>
        </w:rPr>
      </w:pPr>
      <w:bookmarkStart w:id="68" w:name="_Toc242096966"/>
      <w:r>
        <w:t>Persamaan 3.</w:t>
        <w:fldChar w:fldCharType="begin"/>
        <w:instrText xml:space="preserve"> SEQ Persamaan_3. \* ARABIC </w:instrText>
        <w:fldChar w:fldCharType="separate"/>
      </w:r>
      <w:r>
        <w:rPr>
          <w:noProof/>
        </w:rPr>
        <w:t>1</w:t>
        <w:fldChar w:fldCharType="end"/>
      </w:r>
      <w:r>
        <w:t xml:space="preserve"> Fungsi Rekursif Jarak Levenshtein</w:t>
      </w:r>
      <w:bookmarkEnd w:id="68"/>
    </w:p>
    <w:p w14:paraId="7634939B" w14:textId="2C92923C" w:rsidR="00800465" w:rsidRPr="00800465" w:rsidRDefault="00800465" w:rsidP="00800465">
      <w:pPr>
        <w:rPr>
          <w:lang w:val="id-ID"/>
        </w:rPr>
      </w:pPr>
      <w:r>
        <w:rPr>
          <w:lang w:val="id-ID"/>
        </w:rPr>
        <w:t xml:space="preserve">Pada persamaan tersebut, </w:t>
      </w:r>
      <m:oMath>
        <m:d>
          <m:dPr>
            <m:begChr m:val="|"/>
            <m:endChr m:val="|"/>
            <m:ctrlPr>
              <w:rPr>
                <w:rFonts w:ascii="Cambria Math" w:hAnsi="Cambria Math"/>
                <w:lang w:val="id-ID"/>
              </w:rPr>
            </m:ctrlPr>
          </m:dPr>
          <m:e>
            <m:r>
              <w:rPr>
                <w:rFonts w:ascii="Cambria Math" w:hAnsi="Cambria Math"/>
                <w:lang w:val="id-ID"/>
              </w:rPr>
              <m:t>a</m:t>
            </m:r>
          </m:e>
        </m:d>
      </m:oMath>
      <w:r>
        <w:rPr>
          <w:lang w:val="id-ID"/>
        </w:rPr>
        <w:t xml:space="preserve"> adalah panjang string </w:t>
      </w:r>
      <m:oMath>
        <m:r>
          <w:rPr>
            <w:rFonts w:ascii="Cambria Math" w:hAnsi="Cambria Math"/>
            <w:lang w:val="id-ID"/>
          </w:rPr>
          <m:t>a</m:t>
        </m:r>
      </m:oMath>
      <w:r>
        <w:rPr>
          <w:lang w:val="id-ID"/>
        </w:rPr>
        <w:t xml:space="preserve">, </w:t>
      </w:r>
      <m:oMath>
        <m:sSub>
          <m:sSubPr>
            <m:ctrlPr>
              <w:rPr>
                <w:rFonts w:ascii="Cambria Math" w:hAnsi="Cambria Math"/>
                <w:lang w:val="id-ID"/>
              </w:rPr>
            </m:ctrlPr>
          </m:sSubPr>
          <m:e>
            <m:r>
              <w:rPr>
                <w:rFonts w:ascii="Cambria Math" w:hAnsi="Cambria Math"/>
                <w:lang w:val="id-ID"/>
              </w:rPr>
              <m:t>a</m:t>
            </m:r>
          </m:e>
          <m:sub>
            <m:r>
              <w:rPr>
                <w:rFonts w:ascii="Cambria Math" w:hAnsi="Cambria Math"/>
                <w:lang w:val="id-ID"/>
              </w:rPr>
              <m:t>1</m:t>
            </m:r>
          </m:sub>
        </m:sSub>
      </m:oMath>
      <w:r>
        <w:rPr>
          <w:lang w:val="id-ID"/>
        </w:rPr>
        <w:t xml:space="preserve"> adalah karakter pertamanya, dan </w:t>
      </w:r>
      <m:oMath>
        <m:sSub>
          <m:sSubPr>
            <m:ctrlPr>
              <w:rPr>
                <w:rFonts w:ascii="Cambria Math" w:hAnsi="Cambria Math"/>
                <w:lang w:val="id-ID"/>
              </w:rPr>
            </m:ctrlPr>
          </m:sSubPr>
          <m:e>
            <m:r>
              <w:rPr>
                <w:rFonts w:ascii="Cambria Math" w:hAnsi="Cambria Math"/>
                <w:lang w:val="id-ID"/>
              </w:rPr>
              <m:t>a</m:t>
            </m:r>
          </m:e>
          <m:sub>
            <m:r>
              <w:rPr>
                <w:rFonts w:ascii="Cambria Math" w:hAnsi="Cambria Math"/>
                <w:lang w:val="id-ID"/>
              </w:rPr>
              <m:t>2</m:t>
            </m:r>
            <m:r>
              <m:rPr>
                <m:sty m:val="p"/>
              </m:rPr>
              <w:rPr>
                <w:rFonts w:ascii="Cambria Math" w:hAnsi="Cambria Math"/>
                <w:lang w:val="id-ID"/>
              </w:rPr>
              <m:t>..</m:t>
            </m:r>
          </m:sub>
        </m:sSub>
      </m:oMath>
      <w:r>
        <w:rPr>
          <w:lang w:val="id-ID"/>
        </w:rPr>
        <w:t xml:space="preserve"> adalah string </w:t>
      </w:r>
      <m:oMath>
        <m:r>
          <w:rPr>
            <w:rFonts w:ascii="Cambria Math" w:hAnsi="Cambria Math"/>
            <w:lang w:val="id-ID"/>
          </w:rPr>
          <m:t>a</m:t>
        </m:r>
      </m:oMath>
      <w:r>
        <w:rPr>
          <w:lang w:val="id-ID"/>
        </w:rPr>
        <w:t xml:space="preserve"> tanpa karakter pertama. Sebagai ilustrasi, jarak Levenshtein antara “BUDI” dan “BUDY”, yaitu kasus umum variasi penulisan nama pada tulisan tangan, bernilai 1 karena hanya diperlukan satu operasi penggantian karakter (“I” menjadi “Y”).</w:t>
      </w:r>
    </w:p>
    <w:p w14:paraId="5A0F8723" w14:textId="049F6F1E" w:rsidR="00800465" w:rsidRPr="00800465" w:rsidRDefault="00800465" w:rsidP="00800465">
      <w:pPr>
        <w:rPr>
          <w:lang w:val="id-ID"/>
        </w:rPr>
      </w:pPr>
      <w:r>
        <w:rPr>
          <w:lang w:val="id-ID"/>
        </w:rPr>
        <w:t xml:space="preserve">Pada sistem berbasis PHP, derajat kemiripan dua string juga dapat dihitung dengan fungsi bawaan similar_text() tanpa pustaka tambahan </w:t>
      </w:r>
      <w:sdt>
        <w:sdtPr>
          <w:rPr>
            <w:lang w:val="id-ID"/>
          </w:rPr>
          <w:tag w:val="MENDELEY_CITATION_v3_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"/>
          <w:id w:val="190739142"/>
          <w:placeholder>
            <w:docPart w:val="DefaultPlaceholder_-1854013440"/>
          </w:placeholder>
        </w:sdtPr>
        <w:sdtContent>
          <w:r>
            <w:rPr>
              <w:lang w:val="id-ID"/>
            </w:rPr>
            <w:t>(PHP Documentation Group, 2024)</w:t>
          </w:r>
        </w:sdtContent>
      </w:sdt>
      <w:r>
        <w:rPr>
          <w:lang w:val="id-ID"/>
        </w:rPr>
        <w:t xml:space="preserve">. Jarak Levenshtein menghitung jumlah operasi pengeditan, sedangkan similar_text() menghitung jumlah karakter yang sama menggunakan algoritma yang dijelaskan oleh Oliver (1993). Algoritma ini mencari </w:t>
      </w:r>
      <w:r>
        <w:rPr>
          <w:i/>
          <w:iCs/>
          <w:lang w:val="id-ID"/>
        </w:rPr>
        <w:t>substring</w:t>
      </w:r>
      <w:r>
        <w:rPr>
          <w:lang w:val="id-ID"/>
        </w:rPr>
        <w:t xml:space="preserve"> bersama terpanjang (</w:t>
      </w:r>
      <w:r>
        <w:rPr>
          <w:i/>
          <w:iCs/>
          <w:lang w:val="id-ID"/>
        </w:rPr>
        <w:t>longest common substring</w:t>
      </w:r>
      <w:r>
        <w:rPr>
          <w:lang w:val="id-ID"/>
        </w:rPr>
        <w:t xml:space="preserve">) dari kedua string, lalu mengulangi pencarian yang sama secara rekursif pada bagian kiri (prefiks) dan kanan (sufiks) dari </w:t>
      </w:r>
      <w:r>
        <w:rPr>
          <w:i/>
          <w:iCs/>
          <w:lang w:val="id-ID"/>
        </w:rPr>
        <w:t>substring</w:t>
      </w:r>
      <w:r>
        <w:rPr>
          <w:lang w:val="id-ID"/>
        </w:rPr>
        <w:t xml:space="preserve"> tersebut. Panjang seluruh </w:t>
      </w:r>
      <w:r>
        <w:rPr>
          <w:i/>
          <w:iCs/>
          <w:lang w:val="id-ID"/>
        </w:rPr>
        <w:t>substring</w:t>
      </w:r>
      <w:r>
        <w:rPr>
          <w:lang w:val="id-ID"/>
        </w:rPr>
        <w:t xml:space="preserve"> yang ditemukan dijumlahkan sebagai jumlah karakter yang cocok (</w:t>
      </w:r>
      <m:oMath>
        <m:r>
          <w:rPr>
            <w:rFonts w:ascii="Cambria Math" w:hAnsi="Cambria Math"/>
            <w:lang w:val="id-ID"/>
          </w:rPr>
          <m:t>M</m:t>
        </m:r>
      </m:oMath>
      <w:r>
        <w:rPr>
          <w:lang w:val="id-ID"/>
        </w:rPr>
        <w:t xml:space="preserve">). Persentase kemiripan diperoleh dengan membagi </w:t>
      </w:r>
      <m:oMath>
        <m:r>
          <w:rPr>
            <w:rFonts w:ascii="Cambria Math" w:hAnsi="Cambria Math"/>
            <w:lang w:val="id-ID"/>
          </w:rPr>
          <m:t>M</m:t>
        </m:r>
      </m:oMath>
      <w:r>
        <w:rPr>
          <w:lang w:val="id-ID"/>
        </w:rPr>
        <w:t xml:space="preserve"> dengan rata-rata panjang kedua string </w:t>
      </w:r>
      <w:sdt>
        <w:sdtPr>
          <w:rPr>
            <w:lang w:val="id-ID"/>
          </w:rPr>
          <w:tag w:val="MENDELEY_CITATION_v3_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"/>
          <w:id w:val="-277879472"/>
          <w:placeholder>
            <w:docPart w:val="DefaultPlaceholder_-1854013440"/>
          </w:placeholder>
        </w:sdtPr>
        <w:sdtContent>
          <w:r>
            <w:rPr>
              <w:lang w:val="id-ID"/>
            </w:rPr>
            <w:t>(PHP Documentation Group, 2024)</w:t>
          </w:r>
        </w:sdtContent>
      </w:sdt>
      <w:r>
        <w:rPr>
          <w:lang w:val="id-ID"/>
        </w:rPr>
        <w:t>:</w:t>
      </w:r>
    </w:p>
    <w:p w14:paraId="20C01DDD" w14:textId="6F1F650D" w:rsidR="00800465" w:rsidRPr="00800465" w:rsidRDefault="00800465" w:rsidP="00387B06">
      <w:pPr>
        <w:keepNext/>
        <w:rPr>
          <w:lang w:val="id-ID"/>
        </w:rPr>
      </w:pPr>
      <m:oMathPara>
        <m:oMathParaPr>
          <m:jc m:val="center"/>
        </m:oMathParaPr>
        <m:oMath>
          <m:r>
            <m:rPr>
              <m:nor/>
            </m:rPr>
            <w:rPr>
              <w:lang w:val="id-ID"/>
            </w:rPr>
            <m:t>sim</m:t>
          </m:r>
          <m:d>
            <m:dPr>
              <m:ctrlPr>
                <w:rPr>
                  <w:rFonts w:ascii="Cambria Math" w:hAnsi="Cambria Math"/>
                  <w:lang w:val="id-ID"/>
                </w:rPr>
              </m:ctrlPr>
            </m:dPr>
            <m:e>
              <m:r>
                <w:rPr>
                  <w:rFonts w:ascii="Cambria Math" w:hAnsi="Cambria Math"/>
                  <w:lang w:val="id-ID"/>
                </w:rPr>
                <m:t>a</m:t>
              </m:r>
              <m:r>
                <m:rPr>
                  <m:sty m:val="p"/>
                </m:rPr>
                <w:rPr>
                  <w:rFonts w:ascii="Cambria Math" w:hAnsi="Cambria Math"/>
                  <w:lang w:val="id-ID"/>
                </w:rPr>
                <m:t>,</m:t>
              </m:r>
              <m:r>
                <w:rPr>
                  <w:rFonts w:ascii="Cambria Math" w:hAnsi="Cambria Math"/>
                  <w:lang w:val="id-ID"/>
                </w:rPr>
                <m:t>b</m:t>
              </m:r>
            </m:e>
          </m:d>
          <m:r>
            <m:rPr>
              <m:sty m:val="p"/>
            </m:rPr>
            <w:rPr>
              <w:rFonts w:ascii="Cambria Math" w:hAnsi="Cambria Math"/>
              <w:lang w:val="id-ID"/>
            </w:rPr>
            <m:t>=</m:t>
          </m:r>
          <m:f>
            <m:fPr>
              <m:ctrlPr>
                <w:rPr>
                  <w:rFonts w:ascii="Cambria Math" w:hAnsi="Cambria Math"/>
                  <w:lang w:val="id-ID"/>
                </w:rPr>
              </m:ctrlPr>
            </m:fPr>
            <m:num>
              <m:r>
                <w:rPr>
                  <w:rFonts w:ascii="Cambria Math" w:hAnsi="Cambria Math"/>
                  <w:lang w:val="id-ID"/>
                </w:rPr>
                <m:t>2M</m:t>
              </m:r>
            </m:num>
            <m:den>
              <m:d>
                <m:dPr>
                  <m:begChr m:val="|"/>
                  <m:endChr m:val="|"/>
                  <m:ctrlPr>
                    <w:rPr>
                      <w:rFonts w:ascii="Cambria Math" w:hAnsi="Cambria Math"/>
                      <w:lang w:val="id-ID"/>
                    </w:rPr>
                  </m:ctrlPr>
                </m:dPr>
                <m:e>
                  <m:r>
                    <w:rPr>
                      <w:rFonts w:ascii="Cambria Math" w:hAnsi="Cambria Math"/>
                      <w:lang w:val="id-ID"/>
                    </w:rPr>
                    <m:t>a</m:t>
                  </m:r>
                </m:e>
              </m:d>
              <m:r>
                <m:rPr>
                  <m:sty m:val="p"/>
                </m:rPr>
                <w:rPr>
                  <w:rFonts w:ascii="Cambria Math" w:hAnsi="Cambria Math"/>
                  <w:lang w:val="id-ID"/>
                </w:rPr>
                <m:t>+</m:t>
              </m:r>
              <m:d>
                <m:dPr>
                  <m:begChr m:val="|"/>
                  <m:endChr m:val="|"/>
                  <m:ctrlPr>
                    <w:rPr>
                      <w:rFonts w:ascii="Cambria Math" w:hAnsi="Cambria Math"/>
                      <w:lang w:val="id-ID"/>
                    </w:rPr>
                  </m:ctrlPr>
                </m:dPr>
                <m:e>
                  <m:r>
                    <w:rPr>
                      <w:rFonts w:ascii="Cambria Math" w:hAnsi="Cambria Math"/>
                      <w:lang w:val="id-ID"/>
                    </w:rPr>
                    <m:t>b</m:t>
                  </m:r>
                </m:e>
              </m:d>
            </m:den>
          </m:f>
          <m:r>
            <m:rPr>
              <m:sty m:val="p"/>
            </m:rPr>
            <w:rPr>
              <w:rFonts w:ascii="Cambria Math" w:hAnsi="Cambria Math"/>
              <w:lang w:val="id-ID"/>
            </w:rPr>
            <m:t>×</m:t>
          </m:r>
          <m:r>
            <w:rPr>
              <w:rFonts w:ascii="Cambria Math" w:hAnsi="Cambria Math"/>
              <w:lang w:val="id-ID"/>
            </w:rPr>
            <m:t>100</m:t>
          </m:r>
          <m:r>
            <m:rPr>
              <m:sty m:val="p"/>
            </m:rPr>
            <w:rPr>
              <w:rFonts w:ascii="Cambria Math" w:hAnsi="Cambria Math"/>
              <w:lang w:val="id-ID"/>
            </w:rPr>
            <m:t>%</m:t>
          </m:r>
          <m:r>
            <w:rPr>
              <w:rFonts w:ascii="Cambria Math" w:hAnsi="Cambria Math"/>
              <w:lang w:val="id-ID"/>
            </w:rPr>
            <m:t>  </m:t>
          </m:r>
          <m:d>
            <m:dPr>
              <m:ctrlPr>
                <w:rPr>
                  <w:rFonts w:ascii="Cambria Math" w:hAnsi="Cambria Math"/>
                  <w:lang w:val="id-ID"/>
                </w:rPr>
              </m:ctrlPr>
            </m:dPr>
            <m:e>
              <m:r>
                <w:rPr>
                  <w:rFonts w:ascii="Cambria Math" w:hAnsi="Cambria Math"/>
                  <w:lang w:val="id-ID"/>
                </w:rPr>
                <m:t>3.2</m:t>
              </m:r>
            </m:e>
          </m:d>
        </m:oMath>
      </m:oMathPara>
    </w:p>
    <w:p w14:paraId="011201D1" w14:textId="450F9DF4" w:rsidR="00387B06" w:rsidRDefault="00387B06" w:rsidP="00A610F1">
      <w:pPr>
        <w:pStyle w:val="Caption"/>
      </w:pPr>
      <w:bookmarkStart w:id="69" w:name="_Toc242096967"/>
      <w:r>
        <w:t>Persamaan 3.</w:t>
        <w:fldChar w:fldCharType="begin"/>
        <w:instrText xml:space="preserve"> SEQ Persamaan_3. \* ARABIC </w:instrText>
        <w:fldChar w:fldCharType="separate"/>
      </w:r>
      <w:r>
        <w:rPr>
          <w:noProof/>
        </w:rPr>
        <w:t>2</w:t>
        <w:fldChar w:fldCharType="end"/>
      </w:r>
      <w:r>
        <w:t xml:space="preserve"> Persentase Kemiripan Teks Berbasis Algoritma Oliver</w:t>
      </w:r>
      <w:bookmarkEnd w:id="69"/>
    </w:p>
    <w:p w14:paraId="7A196E41" w14:textId="070F33E4" w:rsidR="0048704B" w:rsidRDefault="0048704B" w:rsidP="0048704B">
      <w:pPr>
        <w:rPr>
          <w:lang w:val="id-ID"/>
        </w:rPr>
      </w:pPr>
      <w:r>
        <w:rPr>
          <w:lang w:val="id-ID"/>
        </w:rPr>
        <w:t xml:space="preserve">Hasil fungsi ini dapat berbeda apabila urutan kedua argumen ditukar </w:t>
      </w:r>
      <w:sdt>
        <w:sdtPr>
          <w:rPr>
            <w:lang w:val="id-ID"/>
          </w:rPr>
          <w:tag w:val="MENDELEY_CITATION_v3_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"/>
          <w:id w:val="-725685527"/>
          <w:placeholder>
            <w:docPart w:val="DefaultPlaceholder_-1854013440"/>
          </w:placeholder>
        </w:sdtPr>
        <w:sdtContent>
          <w:r>
            <w:rPr>
              <w:lang w:val="id-ID"/>
            </w:rPr>
            <w:t>(PHP Documentation Group, 2024)</w:t>
          </w:r>
        </w:sdtContent>
      </w:sdt>
      <w:r>
        <w:rPr>
          <w:lang w:val="id-ID"/>
        </w:rPr>
        <w:t xml:space="preserve">. Agar hasilnya tidak bergantung pada urutan argumen, kemiripan dapat dihitung dua arah, yaitu </w:t>
      </w:r>
      <m:oMath>
        <m:r>
          <m:rPr>
            <m:sty m:val="p"/>
          </m:rPr>
          <w:rPr>
            <w:rFonts w:ascii="Cambria Math" w:hAnsi="Cambria Math"/>
            <w:lang w:val="id-ID"/>
          </w:rPr>
          <m:t>sim</m:t>
        </m:r>
        <m:d>
          <m:dPr>
            <m:ctrlPr>
              <w:rPr>
                <w:rFonts w:ascii="Cambria Math" w:hAnsi="Cambria Math"/>
                <w:lang w:val="id-ID"/>
              </w:rPr>
            </m:ctrlPr>
          </m:dPr>
          <m:e>
            <m:r>
              <w:rPr>
                <w:rFonts w:ascii="Cambria Math" w:hAnsi="Cambria Math"/>
                <w:lang w:val="id-ID"/>
              </w:rPr>
              <m:t>a</m:t>
            </m:r>
            <m:r>
              <m:rPr>
                <m:sty m:val="p"/>
              </m:rPr>
              <w:rPr>
                <w:rFonts w:ascii="Cambria Math" w:hAnsi="Cambria Math"/>
                <w:lang w:val="id-ID"/>
              </w:rPr>
              <m:t>,</m:t>
            </m:r>
            <m:r>
              <w:rPr>
                <w:rFonts w:ascii="Cambria Math" w:hAnsi="Cambria Math"/>
                <w:lang w:val="id-ID"/>
              </w:rPr>
              <m:t>b</m:t>
            </m:r>
          </m:e>
        </m:d>
      </m:oMath>
      <w:r>
        <w:rPr>
          <w:lang w:val="id-ID"/>
        </w:rPr>
        <w:t xml:space="preserve"> dan </w:t>
      </w:r>
      <m:oMath>
        <m:r>
          <m:rPr>
            <m:sty m:val="p"/>
          </m:rPr>
          <w:rPr>
            <w:rFonts w:ascii="Cambria Math" w:hAnsi="Cambria Math"/>
            <w:lang w:val="id-ID"/>
          </w:rPr>
          <m:t>sim</m:t>
        </m:r>
        <m:d>
          <m:dPr>
            <m:ctrlPr>
              <w:rPr>
                <w:rFonts w:ascii="Cambria Math" w:hAnsi="Cambria Math"/>
                <w:lang w:val="id-ID"/>
              </w:rPr>
            </m:ctrlPr>
          </m:dPr>
          <m:e>
            <m:r>
              <w:rPr>
                <w:rFonts w:ascii="Cambria Math" w:hAnsi="Cambria Math"/>
                <w:lang w:val="id-ID"/>
              </w:rPr>
              <m:t>b</m:t>
            </m:r>
            <m:r>
              <m:rPr>
                <m:sty m:val="p"/>
              </m:rPr>
              <w:rPr>
                <w:rFonts w:ascii="Cambria Math" w:hAnsi="Cambria Math"/>
                <w:lang w:val="id-ID"/>
              </w:rPr>
              <m:t>,</m:t>
            </m:r>
            <m:r>
              <w:rPr>
                <w:rFonts w:ascii="Cambria Math" w:hAnsi="Cambria Math"/>
                <w:lang w:val="id-ID"/>
              </w:rPr>
              <m:t>a</m:t>
            </m:r>
          </m:e>
        </m:d>
      </m:oMath>
      <w:r>
        <w:rPr>
          <w:lang w:val="id-ID"/>
        </w:rPr>
        <w:t xml:space="preserve">, lalu dirata-ratakan. Dalam sistem ini, teknik pencocokan string tidak tepat digunakan </w:t>
        <w:lastRenderedPageBreak/>
        <w:t>untuk mencocokkan nama operator yang ditulis tangan pada formulir dengan data nama operator yang terdaftar di basis data.</w:t>
      </w:r>
    </w:p>
    <w:p w14:paraId="3B2EE90D" w14:textId="77777777" w:rsidR="00A610F1" w:rsidRDefault="00A610F1" w:rsidP="00A610F1">
      <w:pPr>
        <w:keepNext/>
        <w:ind w:firstLine="0"/>
      </w:pPr>
      <m:oMathPara>
        <m:oMath>
          <m:r>
            <w:rPr>
              <w:rFonts w:ascii="Cambria Math" w:hAnsi="Cambria Math"/>
            </w:rPr>
            <m:t>Sko</m:t>
          </m:r>
          <m:sSub>
            <m:sSubPr>
              <m:ctrlPr>
                <w:rPr>
                  <w:rFonts w:ascii="Cambria Math" w:hAnsi="Cambria Math"/>
                </w:rPr>
              </m:ctrlPr>
            </m:sSubPr>
            <m:e>
              <m:r>
                <w:rPr>
                  <w:rFonts w:ascii="Cambria Math" w:hAnsi="Cambria Math"/>
                </w:rPr>
                <m:t>r</m:t>
              </m:r>
            </m:e>
            <m:sub>
              <m:r>
                <w:rPr>
                  <w:rFonts w:ascii="Cambria Math" w:hAnsi="Cambria Math"/>
                </w:rPr>
                <m:t>o</m:t>
              </m:r>
            </m:sub>
          </m:sSub>
          <m:r>
            <w:rPr>
              <w:rFonts w:ascii="Cambria Math" w:hAnsi="Cambria Math"/>
            </w:rPr>
            <m:t>perator</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m:t>
          </m:r>
          <m:d>
            <m:dPr>
              <m:ctrlPr>
                <w:rPr>
                  <w:rFonts w:ascii="Cambria Math" w:hAnsi="Cambria Math"/>
                </w:rPr>
              </m:ctrlPr>
            </m:dPr>
            <m:e>
              <m:r>
                <w:rPr>
                  <w:rFonts w:ascii="Cambria Math" w:hAnsi="Cambria Math"/>
                </w:rPr>
                <m:t>Similarity</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+Similarity</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e>
              </m:d>
            </m:e>
          </m:d>
          <m:r>
            <w:rPr>
              <w:rFonts w:ascii="Cambria Math" w:hAnsi="Cambria Math"/>
            </w:rPr>
            <m:t>/2</m:t>
          </m:r>
          <m:d>
            <m:dPr>
              <m:ctrlPr>
                <w:rPr>
                  <w:rFonts w:ascii="Cambria Math" w:hAnsi="Cambria Math"/>
                </w:rPr>
              </m:ctrlPr>
            </m:dPr>
            <m:e>
              <m:r>
                <w:rPr>
                  <w:rFonts w:ascii="Cambria Math" w:hAnsi="Cambria Math"/>
                </w:rPr>
                <m:t>3.3</m:t>
              </m:r>
            </m:e>
          </m:d>
        </m:oMath>
      </m:oMathPara>
    </w:p>
    <w:p w14:paraId="304D971D" w14:textId="401A837D" w:rsidR="00A610F1" w:rsidRDefault="00A610F1" w:rsidP="00A610F1">
      <w:pPr>
        <w:pStyle w:val="Caption"/>
      </w:pPr>
      <w:bookmarkStart w:id="70" w:name="_Toc242096968"/>
      <w:del w:id="3355" w:author="Claude" w:date="2026-10-23T09:00:00Z">
        <w:r>
          <w:delText xml:space="preserve">Persamaan 3. </w:delText>
        </w:r>
      </w:del>
      <w:ins w:id="3356" w:author="Claude" w:date="2026-10-23T09:00:00Z">
        <w:r>
          <w:t xml:space="preserve">Persamaan 3.</w:t>
        </w:r>
      </w:ins>
      <w:r>
        <w:fldChar w:fldCharType="begin"/>
        <w:instrText xml:space="preserve"> SEQ Persamaan_3. \* ARABIC </w:instrText>
        <w:fldChar w:fldCharType="separate"/>
      </w:r>
      <w:r>
        <w:rPr>
          <w:noProof/>
        </w:rPr>
        <w:t>3</w:t>
      </w:r>
      <w:r>
        <w:fldChar w:fldCharType="end"/>
        <w:t xml:space="preserve"> Skor Kemiripan Simetris Dua Arah Operator</w:t>
      </w:r>
      <w:bookmarkEnd w:id="70"/>
    </w:p>
    <w:p w14:paraId="73657466" w14:textId="4AC1FC51" w:rsidR="00A610F1" w:rsidRPr="00A610F1" w:rsidRDefault="00A610F1" w:rsidP="00A610F1">
      <w:r>
        <w:t>Di mana kandidat operator dinyatakan cocok secara otomatis (</w:t>
      </w:r>
      <w:r>
        <w:rPr>
          <w:i/>
          <w:iCs/>
        </w:rPr>
        <w:t>confident</w:t>
      </w:r>
      <w:r>
        <w:t xml:space="preserve">) apabila </w:t>
      </w:r>
      <m:oMath>
        <m:sSub>
          <m:sSubPr>
            <m:ctrlPr>
              <w:rPr>
                <w:rFonts w:ascii="Cambria Math" w:hAnsi="Cambria Math"/>
              </w:rPr>
            </m:ctrlPr>
          </m:sSubPr>
          <m:e>
            <m:r>
              <m:rPr>
                <m:nor/>
              </m:rPr>
              <m:t>Score</m:t>
            </m:r>
          </m:e>
          <m:sub>
            <m:r>
              <m:rPr>
                <m:nor/>
              </m:rPr>
              <m:t>operator</m:t>
            </m:r>
          </m:sub>
        </m:sSub>
        <m:r>
          <w:rPr>
            <w:rFonts w:ascii="Cambria Math" w:hAnsi="Cambria Math"/>
          </w:rPr>
          <m:t>≥70,0%</m:t>
        </m:r>
      </m:oMath>
      <w:r>
        <w:t>.</w:t>
      </w:r>
    </w:p>
    <w:p w14:paraId="483EC348" w14:textId="77777777" w:rsidR="009D7AC4" w:rsidRDefault="009D7AC4" w:rsidP="0048704B">
      <w:pPr>
        <w:ind w:firstLine="0"/>
      </w:pPr>
    </w:p>
    <w:p w14:paraId="6FB2843A" w14:textId="6E7A73F9" w:rsidR="00FB0091" w:rsidRDefault="00FB0091">
      <w:pPr>
        <w:pStyle w:val="Heading3"/>
      </w:pPr>
      <w:bookmarkStart w:id="71" w:name="_Toc242101868"/>
      <w:r>
        <w:t>Pengolahan Citra Digital</w:t>
      </w:r>
      <w:bookmarkEnd w:id="71"/>
      <w:r>
        <w:t xml:space="preserve"> </w:t>
      </w:r>
    </w:p>
    <w:p w14:paraId="56827E04" w14:textId="1AB3BF64" w:rsidR="001A10CE" w:rsidRPr="00D355BF" w:rsidRDefault="00800465" w:rsidP="00D355BF">
      <w:pPr>
        <w:rPr>
          <w:lang w:val="id-ID"/>
        </w:rPr>
      </w:pPr>
      <w:r>
        <w:rPr>
          <w:lang w:val="id-ID"/>
        </w:rPr>
        <w:t xml:space="preserve">Pengolahan citra digital adalah bidang ilmu komputer yang mempelajari teknik untuk memanipulasi dan menganalisis gambar secara komputasional, guna mengekstrak informasi tertentu atau memperbaiki kualitas gambar sebelum diproses lebih lanjut </w:t>
      </w:r>
      <w:sdt>
        <w:sdtPr>
          <w:rPr>
            <w:lang w:val="id-ID"/>
          </w:rPr>
          <w:tag w:val="MENDELEY_CITATION_v3_eyJjaXRhdGlvbklEIjoiTUVOREVMRVlfQ0lUQVRJT05fMGE1MjM1ZDMtMmJhMC00NWNmLWI1MTgtMWEwMzkwMTM4MmEw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
          <w:id w:val="-1977279678"/>
          <w:placeholder>
            <w:docPart w:val="DefaultPlaceholder_-1854013440"/>
          </w:placeholder>
        </w:sdtPr>
        <w:sdtContent>
          <w:r>
            <w:rPr>
              <w:lang w:val="id-ID"/>
            </w:rPr>
            <w:t>(OpenCV Team, 2024)</w:t>
          </w:r>
        </w:sdtContent>
      </w:sdt>
      <w:r>
        <w:rPr>
          <w:lang w:val="id-ID"/>
        </w:rPr>
        <w:t>. Bidang ini menjadi dasar penting bagi sistem yang perlu membaca informasi dari gambar hasil pemotretan dengan kondisi pencahayaan, sudut pandang, dan kualitas yang bervariasi.</w:t>
      </w:r>
    </w:p>
    <w:p w14:paraId="7059D5A6" w14:textId="77777777" w:rsidR="00733297" w:rsidRDefault="001A10CE" w:rsidP="00733297">
      <w:pPr>
        <w:keepNext/>
        <w:jc w:val="center"/>
      </w:pPr>
      <w:r>
        <w:rPr>
          <w:noProof/>
        </w:rPr>
        <w:drawing>
          <wp:inline distT="0" distB="0" distL="0" distR="0" wp14:anchorId="5C541DFC" wp14:editId="27D956ED">
            <wp:extent cx="3678371" cy="3242733"/>
            <wp:effectExtent l="0" t="0" r="0" b="0"/>
            <wp:docPr id="640769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03381" cy="3264781"/>
                    </a:xfrm>
                    <a:prstGeom prst="rect">
                      <a:avLst/>
                    </a:prstGeom>
                    <a:noFill/>
                    <a:ln>
                      <a:noFill/>
                    </a:ln>
                  </pic:spPr>
                </pic:pic>
              </a:graphicData>
            </a:graphic>
          </wp:inline>
        </w:drawing>
      </w:r>
    </w:p>
    <w:p w14:paraId="220F281D" w14:textId="2163F5E3" w:rsidR="001A10CE" w:rsidRPr="00B014F2" w:rsidRDefault="00733297" w:rsidP="00733297">
      <w:pPr>
        <w:pStyle w:val="Caption"/>
      </w:pPr>
      <w:bookmarkStart w:id="72" w:name="_Toc242095708"/>
      <w:r>
        <w:t>Gambar 3.</w:t>
        <w:fldChar w:fldCharType="begin"/>
        <w:instrText xml:space="preserve"> SEQ Gambar_3. \* ARABIC </w:instrText>
        <w:fldChar w:fldCharType="separate"/>
      </w:r>
      <w:r>
        <w:rPr>
          <w:noProof/>
        </w:rPr>
        <w:t>7</w:t>
        <w:fldChar w:fldCharType="end"/>
      </w:r>
      <w:r>
        <w:t xml:space="preserve"> Alur Pipeline Pengolahan Citra Pada Project</w:t>
      </w:r>
      <w:bookmarkEnd w:id="72"/>
    </w:p>
    <w:p w14:paraId="2D6B57DC" w14:textId="48C68B02" w:rsidR="00DA0E35" w:rsidRPr="00FB0091" w:rsidRDefault="00DA0E35" w:rsidP="00A04F93">
      <w:r>
        <w:t>Beberapa teknik dasar pengolahan citra digital yang relevan diterapkan pada project ini antara lain:</w:t>
      </w:r>
    </w:p>
    <w:p w14:paraId="4E7108EE" w14:textId="0118F8A5" w:rsidR="009910F0" w:rsidRPr="00800465" w:rsidRDefault="00800465">
      <w:pPr>
        <w:pStyle w:val="ListParagraph"/>
        <w:numPr>
          <w:ilvl w:val="0"/>
          <w:numId w:val="6"/>
        </w:numPr>
        <w:ind w:left="714" w:hanging="357"/>
        <w:rPr>
          <w:b/>
          <w:bCs/>
          <w:lang w:val="id-ID"/>
        </w:rPr>
      </w:pPr>
      <w:r>
        <w:rPr>
          <w:b/>
          <w:bCs/>
          <w:lang w:val="id-ID"/>
        </w:rPr>
        <w:lastRenderedPageBreak/>
        <w:t>Deteksi Tepi (</w:t>
      </w:r>
      <w:r>
        <w:rPr>
          <w:b/>
          <w:bCs/>
          <w:i/>
          <w:iCs/>
          <w:lang w:val="id-ID"/>
        </w:rPr>
        <w:t>Edge Detection</w:t>
      </w:r>
      <w:r>
        <w:rPr>
          <w:b/>
          <w:bCs/>
          <w:lang w:val="id-ID"/>
        </w:rPr>
        <w:t xml:space="preserve">). </w:t>
      </w:r>
      <w:r>
        <w:rPr>
          <w:lang w:val="id-ID"/>
        </w:rPr>
        <w:t xml:space="preserve">Deteksi tepi adalah teknik untuk mengenali batas antarobjek dalam sebuah gambar berdasarkan perubahan intensitas kecerahan yang tajam. Salah satu algoritma deteksi tepi yang umum digunakan adalah </w:t>
      </w:r>
      <w:r>
        <w:rPr>
          <w:i/>
          <w:iCs/>
          <w:lang w:val="id-ID"/>
        </w:rPr>
        <w:t>Canny Edge Detector</w:t>
      </w:r>
      <w:r>
        <w:rPr>
          <w:lang w:val="id-ID"/>
        </w:rPr>
        <w:t>. Algoritma ini bekerja dengan menghaluskan gambar terlebih dahulu untuk mengurangi derau (</w:t>
      </w:r>
      <w:r>
        <w:rPr>
          <w:i/>
          <w:iCs/>
          <w:lang w:val="id-ID"/>
        </w:rPr>
        <w:t>noise</w:t>
      </w:r>
      <w:r>
        <w:rPr>
          <w:lang w:val="id-ID"/>
        </w:rPr>
        <w:t xml:space="preserve">), menghitung gradien intensitas piksel untuk menemukan area dengan perubahan intensitas yang signifikan, menipiskan kandidat tepi melalui </w:t>
      </w:r>
      <w:r>
        <w:rPr>
          <w:i/>
          <w:iCs/>
          <w:lang w:val="id-ID"/>
        </w:rPr>
        <w:t>non-maximum suppression</w:t>
      </w:r>
      <w:r>
        <w:rPr>
          <w:lang w:val="id-ID"/>
        </w:rPr>
        <w:t xml:space="preserve">, lalu menentukan tepi akhir menggunakan dua nilai ambang </w:t>
      </w:r>
      <w:sdt>
        <w:sdtPr>
          <w:rPr>
            <w:lang w:val="id-ID"/>
          </w:rPr>
          <w:tag w:val="MENDELEY_CITATION_v3_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"/>
          <w:id w:val="660047968"/>
          <w:placeholder>
            <w:docPart w:val="DefaultPlaceholder_-1854013440"/>
          </w:placeholder>
        </w:sdtPr>
        <w:sdtContent>
          <w:r>
            <w:rPr>
              <w:color w:val="000000"/>
              <w:lang w:val="id-ID"/>
            </w:rPr>
            <w:t>(Tao, 2023)</w:t>
          </w:r>
        </w:sdtContent>
      </w:sdt>
      <w:r>
        <w:rPr>
          <w:lang w:val="id-ID"/>
        </w:rPr>
        <w:t>. Pada project ini, deteksi tepi digunakan sebagai langkah awal untuk menemukan empat sudut kertas dalam sebuah foto, sebagai dasar proses pemotongan otomatis (</w:t>
      </w:r>
      <w:r>
        <w:rPr>
          <w:i/>
          <w:iCs/>
          <w:lang w:val="id-ID"/>
        </w:rPr>
        <w:t>auto-crop</w:t>
      </w:r>
      <w:r>
        <w:rPr>
          <w:lang w:val="id-ID"/>
        </w:rPr>
        <w:t>).</w:t>
      </w:r>
    </w:p>
    <w:p w14:paraId="087D9459" w14:textId="2B3C7DCD" w:rsidR="00800465" w:rsidRPr="00800465" w:rsidRDefault="00235195">
      <w:pPr>
        <w:pStyle w:val="ListParagraph"/>
        <w:numPr>
          <w:ilvl w:val="0"/>
          <w:numId w:val="6"/>
        </w:numPr>
        <w:ind w:left="714" w:hanging="357"/>
        <w:rPr>
          <w:lang w:val="id-ID"/>
        </w:rPr>
      </w:pPr>
      <w:r>
        <w:rPr>
          <w:b/>
          <w:bCs/>
        </w:rPr>
        <w:t xml:space="preserve">Transformasi Perspektif (Perspective Transform). </w:t>
      </w:r>
      <w:r>
        <w:t xml:space="preserve">Transformasi </w:t>
      </w:r>
      <w:r>
        <w:rPr>
          <w:lang w:val="id-ID"/>
        </w:rPr>
        <w:t xml:space="preserve">perspektif adalah teknik untuk “meluruskan” objek yang terekam dari sudut kamera miring agar tampak datar, seolah difoto tegak lurus dari atas. Caranya adalah memetakan empat titik sudut pada gambar asli ke empat titik yang membentuk persegi panjang </w:t>
      </w:r>
      <w:sdt>
        <w:sdtPr>
          <w:rPr>
            <w:lang w:val="id-ID"/>
          </w:rPr>
          <w:tag w:val="MENDELEY_CITATION_v3_eyJjaXRhdGlvbklEIjoiTUVOREVMRVlfQ0lUQVRJT05fODRmOGY1ZDYtMDJmZC00OGMyLTgzZDYtNjhmZWU0M2M5NmVm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
          <w:id w:val="806353799"/>
          <w:placeholder>
            <w:docPart w:val="DefaultPlaceholder_-1854013440"/>
          </w:placeholder>
        </w:sdtPr>
        <w:sdtContent>
          <w:r>
            <w:rPr>
              <w:color w:val="000000"/>
              <w:lang w:val="id-ID"/>
            </w:rPr>
            <w:t>(OpenCV Team, 2024)</w:t>
          </w:r>
        </w:sdtContent>
      </w:sdt>
      <w:r>
        <w:rPr>
          <w:lang w:val="id-ID"/>
        </w:rPr>
        <w:t>. Secara matematis, transformasi ini dinyatakan dengan matriks homogen berukuran 3×3:</w:t>
      </w:r>
    </w:p>
    <w:p w14:paraId="54B0C2CB" w14:textId="7FE00CCC" w:rsidR="00800465" w:rsidRPr="00800465" w:rsidRDefault="00000000" w:rsidP="00A610F1">
      <w:pPr>
        <w:pStyle w:val="ListParagraph"/>
        <w:keepNext/>
        <w:numPr>
          <w:ilvl w:val="0"/>
          <w:numId w:val="0"/>
        </w:numPr>
        <w:ind w:left="714"/>
        <w:rPr>
          <w:lang w:val="id-ID"/>
        </w:rPr>
      </w:pPr>
      <m:oMathPara>
        <m:oMath>
          <m:d>
            <m:dPr>
              <m:begChr m:val="["/>
              <m:endChr m:val="]"/>
              <m:ctrlPr>
                <w:rPr>
                  <w:rFonts w:ascii="Cambria Math" w:hAnsi="Cambria Math"/>
                  <w:lang w:val="id-ID"/>
                </w:rPr>
              </m:ctrlPr>
            </m:dPr>
            <m:e>
              <m:m>
                <m:mPr>
                  <m:plcHide m:val="1"/>
                  <m:mcs>
                    <m:mc>
                      <m:mcPr>
                        <m:count m:val="1"/>
                        <m:mcJc m:val="center"/>
                      </m:mcPr>
                    </m:mc>
                  </m:mcs>
                  <m:ctrlPr>
                    <w:rPr>
                      <w:rFonts w:ascii="Cambria Math" w:hAnsi="Cambria Math"/>
                      <w:lang w:val="id-ID"/>
                    </w:rPr>
                  </m:ctrlPr>
                </m:mPr>
                <m:mr>
                  <m:e>
                    <m:r>
                      <w:rPr>
                        <w:rFonts w:ascii="Cambria Math" w:hAnsi="Cambria Math"/>
                        <w:lang w:val="id-ID"/>
                      </w:rPr>
                      <m:t>x</m:t>
                    </m:r>
                    <m:r>
                      <m:rPr>
                        <m:sty m:val="p"/>
                      </m:rPr>
                      <w:rPr>
                        <w:rFonts w:ascii="Cambria Math" w:hAnsi="Cambria Math"/>
                        <w:lang w:val="id-ID"/>
                      </w:rPr>
                      <m:t>'</m:t>
                    </m:r>
                  </m:e>
                </m:mr>
                <m:mr>
                  <m:e>
                    <m:r>
                      <w:rPr>
                        <w:rFonts w:ascii="Cambria Math" w:hAnsi="Cambria Math"/>
                        <w:lang w:val="id-ID"/>
                      </w:rPr>
                      <m:t>y</m:t>
                    </m:r>
                    <m:r>
                      <m:rPr>
                        <m:sty m:val="p"/>
                      </m:rPr>
                      <w:rPr>
                        <w:rFonts w:ascii="Cambria Math" w:hAnsi="Cambria Math"/>
                        <w:lang w:val="id-ID"/>
                      </w:rPr>
                      <m:t>'</m:t>
                    </m:r>
                  </m:e>
                </m:mr>
                <m:mr>
                  <m:e>
                    <m:r>
                      <w:rPr>
                        <w:rFonts w:ascii="Cambria Math" w:hAnsi="Cambria Math"/>
                        <w:lang w:val="id-ID"/>
                      </w:rPr>
                      <m:t>w</m:t>
                    </m:r>
                    <m:r>
                      <m:rPr>
                        <m:sty m:val="p"/>
                      </m:rPr>
                      <w:rPr>
                        <w:rFonts w:ascii="Cambria Math" w:hAnsi="Cambria Math"/>
                        <w:lang w:val="id-ID"/>
                      </w:rPr>
                      <m:t>'</m:t>
                    </m:r>
                  </m:e>
                </m:mr>
              </m:m>
            </m:e>
          </m:d>
          <m:r>
            <m:rPr>
              <m:sty m:val="p"/>
            </m:rPr>
            <w:rPr>
              <w:rFonts w:ascii="Cambria Math" w:hAnsi="Cambria Math"/>
              <w:lang w:val="id-ID"/>
            </w:rPr>
            <m:t>=</m:t>
          </m:r>
          <m:d>
            <m:dPr>
              <m:begChr m:val="["/>
              <m:endChr m:val="]"/>
              <m:ctrlPr>
                <w:rPr>
                  <w:rFonts w:ascii="Cambria Math" w:hAnsi="Cambria Math"/>
                  <w:lang w:val="id-ID"/>
                </w:rPr>
              </m:ctrlPr>
            </m:dPr>
            <m:e>
              <m:m>
                <m:mPr>
                  <m:plcHide m:val="1"/>
                  <m:mcs>
                    <m:mc>
                      <m:mcPr>
                        <m:count m:val="3"/>
                        <m:mcJc m:val="center"/>
                      </m:mcPr>
                    </m:mc>
                  </m:mcs>
                  <m:ctrlPr>
                    <w:rPr>
                      <w:rFonts w:ascii="Cambria Math" w:hAnsi="Cambria Math"/>
                      <w:lang w:val="id-ID"/>
                    </w:rPr>
                  </m:ctrlPr>
                </m:mPr>
                <m:mr>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11</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12</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13</m:t>
                        </m:r>
                      </m:sub>
                    </m:sSub>
                  </m:e>
                </m:mr>
                <m:mr>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21</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22</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23</m:t>
                        </m:r>
                      </m:sub>
                    </m:sSub>
                  </m:e>
                </m:mr>
                <m:mr>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31</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32</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33</m:t>
                        </m:r>
                      </m:sub>
                    </m:sSub>
                  </m:e>
                </m:mr>
              </m:m>
            </m:e>
          </m:d>
          <m:d>
            <m:dPr>
              <m:begChr m:val="["/>
              <m:endChr m:val="]"/>
              <m:ctrlPr>
                <w:rPr>
                  <w:rFonts w:ascii="Cambria Math" w:hAnsi="Cambria Math"/>
                  <w:lang w:val="id-ID"/>
                </w:rPr>
              </m:ctrlPr>
            </m:dPr>
            <m:e>
              <m:m>
                <m:mPr>
                  <m:plcHide m:val="1"/>
                  <m:mcs>
                    <m:mc>
                      <m:mcPr>
                        <m:count m:val="1"/>
                        <m:mcJc m:val="center"/>
                      </m:mcPr>
                    </m:mc>
                  </m:mcs>
                  <m:ctrlPr>
                    <w:rPr>
                      <w:rFonts w:ascii="Cambria Math" w:hAnsi="Cambria Math"/>
                      <w:lang w:val="id-ID"/>
                    </w:rPr>
                  </m:ctrlPr>
                </m:mPr>
                <m:mr>
                  <m:e>
                    <m:r>
                      <w:rPr>
                        <w:rFonts w:ascii="Cambria Math" w:hAnsi="Cambria Math"/>
                        <w:lang w:val="id-ID"/>
                      </w:rPr>
                      <m:t>x</m:t>
                    </m:r>
                  </m:e>
                </m:mr>
                <m:mr>
                  <m:e>
                    <m:r>
                      <w:rPr>
                        <w:rFonts w:ascii="Cambria Math" w:hAnsi="Cambria Math"/>
                        <w:lang w:val="id-ID"/>
                      </w:rPr>
                      <m:t>y</m:t>
                    </m:r>
                  </m:e>
                </m:mr>
                <m:mr>
                  <m:e>
                    <m:r>
                      <w:rPr>
                        <w:rFonts w:ascii="Cambria Math" w:hAnsi="Cambria Math"/>
                        <w:lang w:val="id-ID"/>
                      </w:rPr>
                      <m:t>1</m:t>
                    </m:r>
                  </m:e>
                </m:mr>
              </m:m>
            </m:e>
          </m:d>
          <m:r>
            <w:rPr>
              <w:rFonts w:ascii="Cambria Math" w:hAnsi="Cambria Math"/>
              <w:lang w:val="id-ID"/>
            </w:rPr>
            <m:t>  </m:t>
          </m:r>
          <m:d>
            <m:dPr>
              <m:ctrlPr>
                <w:rPr>
                  <w:rFonts w:ascii="Cambria Math" w:hAnsi="Cambria Math"/>
                  <w:lang w:val="id-ID"/>
                </w:rPr>
              </m:ctrlPr>
            </m:dPr>
            <m:e>
              <m:r>
                <w:rPr>
                  <w:rFonts w:ascii="Cambria Math" w:hAnsi="Cambria Math"/>
                  <w:lang w:val="id-ID"/>
                </w:rPr>
                <m:t>3.3</m:t>
              </m:r>
            </m:e>
          </m:d>
        </m:oMath>
      </m:oMathPara>
    </w:p>
    <w:p w14:paraId="655AD1C5" w14:textId="17F38303" w:rsidR="00A610F1" w:rsidRDefault="00A610F1" w:rsidP="00A610F1">
      <w:pPr>
        <w:pStyle w:val="Caption"/>
      </w:pPr>
      <w:bookmarkStart w:id="73" w:name="_Toc242096969"/>
      <w:del w:id="3357" w:author="Claude" w:date="2026-10-23T09:00:00Z">
        <w:r>
          <w:delText xml:space="preserve">Persamaan 3</w:delText>
        </w:r>
      </w:del>
      <w:ins w:id="3358" w:author="Claude" w:date="2026-10-23T09:00:00Z">
        <w:r>
          <w:t xml:space="preserve">Persamaan 3.</w:t>
        </w:r>
      </w:ins>
      <w:r>
        <w:fldChar w:fldCharType="begin"/>
        <w:instrText xml:space="preserve"> SEQ Persamaan_3. \* ARABIC </w:instrText>
        <w:fldChar w:fldCharType="separate"/>
      </w:r>
      <w:r>
        <w:rPr>
          <w:noProof/>
        </w:rPr>
        <w:t>4</w:t>
      </w:r>
      <w:r>
        <w:fldChar w:fldCharType="end"/>
        <w:t xml:space="preserve"> Matriks Homogen Transformasi Perspektif 3x3</w:t>
      </w:r>
      <w:bookmarkEnd w:id="73"/>
    </w:p>
    <w:p w14:paraId="311E5D04" w14:textId="728C0419" w:rsidR="009910F0" w:rsidRPr="00800465" w:rsidRDefault="00800465" w:rsidP="00800465">
      <w:pPr>
        <w:pStyle w:val="ListParagraph"/>
        <w:numPr>
          <w:ilvl w:val="0"/>
          <w:numId w:val="0"/>
        </w:numPr>
        <w:ind w:left="720" w:firstLine="720"/>
        <w:rPr>
          <w:lang w:val="id-ID"/>
        </w:rPr>
      </w:pPr>
      <w:r>
        <w:rPr>
          <w:lang w:val="id-ID"/>
        </w:rPr>
        <w:t xml:space="preserve">Koordinat piksel akhir diperoleh dengan </w:t>
      </w:r>
      <m:oMath>
        <m:sSub>
          <m:sSubPr>
            <m:ctrlPr>
              <w:rPr>
                <w:rFonts w:ascii="Cambria Math" w:hAnsi="Cambria Math"/>
                <w:lang w:val="id-ID"/>
              </w:rPr>
            </m:ctrlPr>
          </m:sSubPr>
          <m:e>
            <m:r>
              <w:rPr>
                <w:rFonts w:ascii="Cambria Math" w:hAnsi="Cambria Math"/>
                <w:lang w:val="id-ID"/>
              </w:rPr>
              <m:t>x</m:t>
            </m:r>
          </m:e>
          <m:sub>
            <m:r>
              <w:rPr>
                <w:rFonts w:ascii="Cambria Math" w:hAnsi="Cambria Math"/>
                <w:lang w:val="id-ID"/>
              </w:rPr>
              <m:t>baru</m:t>
            </m:r>
          </m:sub>
        </m:sSub>
        <m:r>
          <m:rPr>
            <m:sty m:val="p"/>
          </m:rPr>
          <w:rPr>
            <w:rFonts w:ascii="Cambria Math" w:hAnsi="Cambria Math"/>
            <w:lang w:val="id-ID"/>
          </w:rPr>
          <m:t>=</m:t>
        </m:r>
        <m:r>
          <w:rPr>
            <w:rFonts w:ascii="Cambria Math" w:hAnsi="Cambria Math"/>
            <w:lang w:val="id-ID"/>
          </w:rPr>
          <m:t>x</m:t>
        </m:r>
        <m:r>
          <m:rPr>
            <m:sty m:val="p"/>
          </m:rPr>
          <w:rPr>
            <w:rFonts w:ascii="Cambria Math" w:hAnsi="Cambria Math"/>
            <w:lang w:val="id-ID"/>
          </w:rPr>
          <m:t>'/</m:t>
        </m:r>
        <m:r>
          <w:rPr>
            <w:rFonts w:ascii="Cambria Math" w:hAnsi="Cambria Math"/>
            <w:lang w:val="id-ID"/>
          </w:rPr>
          <m:t>w</m:t>
        </m:r>
        <m:r>
          <m:rPr>
            <m:sty m:val="p"/>
          </m:rPr>
          <w:rPr>
            <w:rFonts w:ascii="Cambria Math" w:hAnsi="Cambria Math"/>
            <w:lang w:val="id-ID"/>
          </w:rPr>
          <m:t>'</m:t>
        </m:r>
      </m:oMath>
      <w:r>
        <w:rPr>
          <w:lang w:val="id-ID"/>
        </w:rPr>
        <w:t xml:space="preserve"> dan </w:t>
      </w:r>
      <m:oMath>
        <m:sSub>
          <m:sSubPr>
            <m:ctrlPr>
              <w:rPr>
                <w:rFonts w:ascii="Cambria Math" w:hAnsi="Cambria Math"/>
                <w:lang w:val="id-ID"/>
              </w:rPr>
            </m:ctrlPr>
          </m:sSubPr>
          <m:e>
            <m:r>
              <w:rPr>
                <w:rFonts w:ascii="Cambria Math" w:hAnsi="Cambria Math"/>
                <w:lang w:val="id-ID"/>
              </w:rPr>
              <m:t>y</m:t>
            </m:r>
          </m:e>
          <m:sub>
            <m:r>
              <w:rPr>
                <w:rFonts w:ascii="Cambria Math" w:hAnsi="Cambria Math"/>
                <w:lang w:val="id-ID"/>
              </w:rPr>
              <m:t>baru</m:t>
            </m:r>
          </m:sub>
        </m:sSub>
        <m:r>
          <m:rPr>
            <m:sty m:val="p"/>
          </m:rPr>
          <w:rPr>
            <w:rFonts w:ascii="Cambria Math" w:hAnsi="Cambria Math"/>
            <w:lang w:val="id-ID"/>
          </w:rPr>
          <m:t>=</m:t>
        </m:r>
        <m:r>
          <w:rPr>
            <w:rFonts w:ascii="Cambria Math" w:hAnsi="Cambria Math"/>
            <w:lang w:val="id-ID"/>
          </w:rPr>
          <m:t>y</m:t>
        </m:r>
        <m:r>
          <m:rPr>
            <m:sty m:val="p"/>
          </m:rPr>
          <w:rPr>
            <w:rFonts w:ascii="Cambria Math" w:hAnsi="Cambria Math"/>
            <w:lang w:val="id-ID"/>
          </w:rPr>
          <m:t>'/</m:t>
        </m:r>
        <m:r>
          <w:rPr>
            <w:rFonts w:ascii="Cambria Math" w:hAnsi="Cambria Math"/>
            <w:lang w:val="id-ID"/>
          </w:rPr>
          <m:t>w</m:t>
        </m:r>
        <m:r>
          <m:rPr>
            <m:sty m:val="p"/>
          </m:rPr>
          <w:rPr>
            <w:rFonts w:ascii="Cambria Math" w:hAnsi="Cambria Math"/>
            <w:lang w:val="id-ID"/>
          </w:rPr>
          <m:t>'</m:t>
        </m:r>
      </m:oMath>
      <w:r>
        <w:rPr>
          <w:lang w:val="id-ID"/>
        </w:rPr>
        <w:t xml:space="preserve">. Dengan menetapkan </w:t>
      </w:r>
      <m:oMath>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33</m:t>
            </m:r>
          </m:sub>
        </m:sSub>
        <m:r>
          <m:rPr>
            <m:sty m:val="p"/>
          </m:rPr>
          <w:rPr>
            <w:rFonts w:ascii="Cambria Math" w:hAnsi="Cambria Math"/>
            <w:lang w:val="id-ID"/>
          </w:rPr>
          <m:t>=</m:t>
        </m:r>
        <m:r>
          <w:rPr>
            <w:rFonts w:ascii="Cambria Math" w:hAnsi="Cambria Math"/>
            <w:lang w:val="id-ID"/>
          </w:rPr>
          <m:t>1</m:t>
        </m:r>
      </m:oMath>
      <w:r>
        <w:rPr>
          <w:lang w:val="id-ID"/>
        </w:rPr>
        <w:t xml:space="preserve">, tersisa delapan parameter bebas yang dapat dihitung dari empat pasang titik korespondensi melalui sistem persamaan linear, dengan syarat tidak ada tiga titik yang segaris </w:t>
      </w:r>
      <w:sdt>
        <w:sdtPr>
          <w:rPr>
            <w:lang w:val="id-ID"/>
          </w:rPr>
          <w:tag w:val="MENDELEY_CITATION_v3_eyJjaXRhdGlvbklEIjoiTUVOREVMRVlfQ0lUQVRJT05fMTVhODg4Y2MtZTAyYy00YmUxLWIyNTktMDYzOGRhNWI5OGMy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
          <w:id w:val="1789850544"/>
          <w:placeholder>
            <w:docPart w:val="DefaultPlaceholder_-1854013440"/>
          </w:placeholder>
        </w:sdtPr>
        <w:sdtContent>
          <w:r>
            <w:rPr>
              <w:color w:val="000000"/>
              <w:lang w:val="id-ID"/>
            </w:rPr>
            <w:t>(OpenCV Team, 2024)</w:t>
          </w:r>
        </w:sdtContent>
      </w:sdt>
      <w:r>
        <w:rPr>
          <w:lang w:val="id-ID"/>
        </w:rPr>
        <w:t>.</w:t>
      </w:r>
    </w:p>
    <w:p w14:paraId="67A7B0F9" w14:textId="3250DAA7" w:rsidR="00800465" w:rsidRDefault="00235195">
      <w:pPr>
        <w:pStyle w:val="ListParagraph"/>
        <w:numPr>
          <w:ilvl w:val="0"/>
          <w:numId w:val="6"/>
        </w:numPr>
        <w:ind w:left="714" w:hanging="357"/>
        <w:rPr>
          <w:lang w:val="id-ID"/>
        </w:rPr>
      </w:pPr>
      <w:r>
        <w:rPr>
          <w:b/>
          <w:bCs/>
        </w:rPr>
        <w:t>Transformasi Affine (Affine Transform).</w:t>
      </w:r>
      <w:r>
        <w:t xml:space="preserve"> </w:t>
      </w:r>
      <w:r>
        <w:rPr>
          <w:lang w:val="id-ID"/>
        </w:rPr>
        <w:t>Transformasi affine mencakup rotasi, translasi, penskalaan, dan kemiringan (</w:t>
      </w:r>
      <w:r>
        <w:rPr>
          <w:i/>
          <w:iCs/>
          <w:lang w:val="id-ID"/>
        </w:rPr>
        <w:t>shear</w:t>
      </w:r>
      <w:r>
        <w:rPr>
          <w:lang w:val="id-ID"/>
        </w:rPr>
        <w:t xml:space="preserve">). Sifat pentingnya adalah garis-garis yang sejajar pada gambar asli tetap sejajar pada gambar hasil (OpenCV Team, 2024). Karena sifat ini, transformasi affine tidak dapat memodelkan distorsi perspektif secara penuh, misalnya efek </w:t>
        <w:lastRenderedPageBreak/>
        <w:t>trapesium (</w:t>
      </w:r>
      <w:r>
        <w:rPr>
          <w:i/>
          <w:iCs/>
          <w:lang w:val="id-ID"/>
        </w:rPr>
        <w:t>keystone</w:t>
      </w:r>
      <w:r>
        <w:rPr>
          <w:lang w:val="id-ID"/>
        </w:rPr>
        <w:t xml:space="preserve">). Meski begitu, pendekatan ini efektif sebagai tahap awal koreksi distorsi sudut pandang pada gambar dokumen sebelum dilakukan koreksi geometris lanjutan </w:t>
      </w:r>
      <w:sdt>
        <w:sdtPr>
          <w:rPr>
            <w:lang w:val="id-ID"/>
          </w:rPr>
          <w:tag w:val="MENDELEY_CITATION_v3_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"/>
          <w:id w:val="-1666467964"/>
          <w:placeholder>
            <w:docPart w:val="DefaultPlaceholder_-1854013440"/>
          </w:placeholder>
        </w:sdtPr>
        <w:sdtContent>
          <w:r>
            <w:rPr>
              <w:color w:val="000000"/>
              <w:lang w:val="id-ID"/>
            </w:rPr>
            <w:t>(Wang et al., 2025)</w:t>
          </w:r>
        </w:sdtContent>
      </w:sdt>
      <w:r>
        <w:rPr>
          <w:lang w:val="id-ID"/>
        </w:rPr>
        <w:t>. Secara matematis, transformasi affine dinyatakan sebagai:</w:t>
      </w:r>
    </w:p>
    <w:p w14:paraId="19340516" w14:textId="77777777" w:rsidR="00A610F1" w:rsidRPr="00800465" w:rsidRDefault="00A610F1" w:rsidP="00A610F1">
      <w:pPr>
        <w:pStyle w:val="ListParagraph"/>
        <w:numPr>
          <w:ilvl w:val="0"/>
          <w:numId w:val="0"/>
        </w:numPr>
        <w:ind w:left="714"/>
        <w:rPr>
          <w:lang w:val="id-ID"/>
        </w:rPr>
      </w:pPr>
    </w:p>
    <w:p w14:paraId="273D2337" w14:textId="171499A9" w:rsidR="00800465" w:rsidRPr="00800465" w:rsidRDefault="00000000" w:rsidP="00A610F1">
      <w:pPr>
        <w:pStyle w:val="ListParagraph"/>
        <w:keepNext/>
        <w:numPr>
          <w:ilvl w:val="0"/>
          <w:numId w:val="0"/>
        </w:numPr>
        <w:ind w:left="714"/>
        <w:rPr>
          <w:lang w:val="id-ID"/>
        </w:rPr>
      </w:pPr>
      <m:oMathPara>
        <m:oMathParaPr>
          <m:jc m:val="center"/>
        </m:oMathParaPr>
        <m:oMath>
          <m:d>
            <m:dPr>
              <m:begChr m:val="["/>
              <m:endChr m:val="]"/>
              <m:ctrlPr>
                <w:rPr>
                  <w:rFonts w:ascii="Cambria Math" w:hAnsi="Cambria Math"/>
                  <w:lang w:val="id-ID"/>
                </w:rPr>
              </m:ctrlPr>
            </m:dPr>
            <m:e>
              <m:m>
                <m:mPr>
                  <m:plcHide m:val="1"/>
                  <m:mcs>
                    <m:mc>
                      <m:mcPr>
                        <m:count m:val="1"/>
                        <m:mcJc m:val="center"/>
                      </m:mcPr>
                    </m:mc>
                  </m:mcs>
                  <m:ctrlPr>
                    <w:rPr>
                      <w:rFonts w:ascii="Cambria Math" w:hAnsi="Cambria Math"/>
                      <w:lang w:val="id-ID"/>
                    </w:rPr>
                  </m:ctrlPr>
                </m:mPr>
                <m:mr>
                  <m:e>
                    <m:r>
                      <w:rPr>
                        <w:rFonts w:ascii="Cambria Math" w:hAnsi="Cambria Math"/>
                        <w:lang w:val="id-ID"/>
                      </w:rPr>
                      <m:t>x</m:t>
                    </m:r>
                    <m:r>
                      <m:rPr>
                        <m:sty m:val="p"/>
                      </m:rPr>
                      <w:rPr>
                        <w:rFonts w:ascii="Cambria Math" w:hAnsi="Cambria Math"/>
                        <w:lang w:val="id-ID"/>
                      </w:rPr>
                      <m:t>'</m:t>
                    </m:r>
                  </m:e>
                </m:mr>
                <m:mr>
                  <m:e>
                    <m:r>
                      <w:rPr>
                        <w:rFonts w:ascii="Cambria Math" w:hAnsi="Cambria Math"/>
                        <w:lang w:val="id-ID"/>
                      </w:rPr>
                      <m:t>y</m:t>
                    </m:r>
                    <m:r>
                      <m:rPr>
                        <m:sty m:val="p"/>
                      </m:rPr>
                      <w:rPr>
                        <w:rFonts w:ascii="Cambria Math" w:hAnsi="Cambria Math"/>
                        <w:lang w:val="id-ID"/>
                      </w:rPr>
                      <m:t>'</m:t>
                    </m:r>
                  </m:e>
                </m:mr>
              </m:m>
            </m:e>
          </m:d>
          <m:r>
            <m:rPr>
              <m:sty m:val="p"/>
            </m:rPr>
            <w:rPr>
              <w:rFonts w:ascii="Cambria Math" w:hAnsi="Cambria Math"/>
              <w:lang w:val="id-ID"/>
            </w:rPr>
            <m:t>=</m:t>
          </m:r>
          <m:d>
            <m:dPr>
              <m:begChr m:val="["/>
              <m:endChr m:val="]"/>
              <m:ctrlPr>
                <w:rPr>
                  <w:rFonts w:ascii="Cambria Math" w:hAnsi="Cambria Math"/>
                  <w:lang w:val="id-ID"/>
                </w:rPr>
              </m:ctrlPr>
            </m:dPr>
            <m:e>
              <m:m>
                <m:mPr>
                  <m:plcHide m:val="1"/>
                  <m:mcs>
                    <m:mc>
                      <m:mcPr>
                        <m:count m:val="2"/>
                        <m:mcJc m:val="center"/>
                      </m:mcPr>
                    </m:mc>
                  </m:mcs>
                  <m:ctrlPr>
                    <w:rPr>
                      <w:rFonts w:ascii="Cambria Math" w:hAnsi="Cambria Math"/>
                      <w:lang w:val="id-ID"/>
                    </w:rPr>
                  </m:ctrlPr>
                </m:mPr>
                <m:mr>
                  <m:e>
                    <m:sSub>
                      <m:sSubPr>
                        <m:ctrlPr>
                          <w:rPr>
                            <w:rFonts w:ascii="Cambria Math" w:hAnsi="Cambria Math"/>
                            <w:lang w:val="id-ID"/>
                          </w:rPr>
                        </m:ctrlPr>
                      </m:sSubPr>
                      <m:e>
                        <m:r>
                          <w:rPr>
                            <w:rFonts w:ascii="Cambria Math" w:hAnsi="Cambria Math"/>
                            <w:lang w:val="id-ID"/>
                          </w:rPr>
                          <m:t>a</m:t>
                        </m:r>
                      </m:e>
                      <m:sub>
                        <m:r>
                          <w:rPr>
                            <w:rFonts w:ascii="Cambria Math" w:hAnsi="Cambria Math"/>
                            <w:lang w:val="id-ID"/>
                          </w:rPr>
                          <m:t>11</m:t>
                        </m:r>
                      </m:sub>
                    </m:sSub>
                  </m:e>
                  <m:e>
                    <m:sSub>
                      <m:sSubPr>
                        <m:ctrlPr>
                          <w:rPr>
                            <w:rFonts w:ascii="Cambria Math" w:hAnsi="Cambria Math"/>
                            <w:lang w:val="id-ID"/>
                          </w:rPr>
                        </m:ctrlPr>
                      </m:sSubPr>
                      <m:e>
                        <m:r>
                          <w:rPr>
                            <w:rFonts w:ascii="Cambria Math" w:hAnsi="Cambria Math"/>
                            <w:lang w:val="id-ID"/>
                          </w:rPr>
                          <m:t>a</m:t>
                        </m:r>
                      </m:e>
                      <m:sub>
                        <m:r>
                          <w:rPr>
                            <w:rFonts w:ascii="Cambria Math" w:hAnsi="Cambria Math"/>
                            <w:lang w:val="id-ID"/>
                          </w:rPr>
                          <m:t>12</m:t>
                        </m:r>
                      </m:sub>
                    </m:sSub>
                  </m:e>
                </m:mr>
                <m:mr>
                  <m:e>
                    <m:sSub>
                      <m:sSubPr>
                        <m:ctrlPr>
                          <w:rPr>
                            <w:rFonts w:ascii="Cambria Math" w:hAnsi="Cambria Math"/>
                            <w:lang w:val="id-ID"/>
                          </w:rPr>
                        </m:ctrlPr>
                      </m:sSubPr>
                      <m:e>
                        <m:r>
                          <w:rPr>
                            <w:rFonts w:ascii="Cambria Math" w:hAnsi="Cambria Math"/>
                            <w:lang w:val="id-ID"/>
                          </w:rPr>
                          <m:t>a</m:t>
                        </m:r>
                      </m:e>
                      <m:sub>
                        <m:r>
                          <w:rPr>
                            <w:rFonts w:ascii="Cambria Math" w:hAnsi="Cambria Math"/>
                            <w:lang w:val="id-ID"/>
                          </w:rPr>
                          <m:t>21</m:t>
                        </m:r>
                      </m:sub>
                    </m:sSub>
                  </m:e>
                  <m:e>
                    <m:sSub>
                      <m:sSubPr>
                        <m:ctrlPr>
                          <w:rPr>
                            <w:rFonts w:ascii="Cambria Math" w:hAnsi="Cambria Math"/>
                            <w:lang w:val="id-ID"/>
                          </w:rPr>
                        </m:ctrlPr>
                      </m:sSubPr>
                      <m:e>
                        <m:r>
                          <w:rPr>
                            <w:rFonts w:ascii="Cambria Math" w:hAnsi="Cambria Math"/>
                            <w:lang w:val="id-ID"/>
                          </w:rPr>
                          <m:t>a</m:t>
                        </m:r>
                      </m:e>
                      <m:sub>
                        <m:r>
                          <w:rPr>
                            <w:rFonts w:ascii="Cambria Math" w:hAnsi="Cambria Math"/>
                            <w:lang w:val="id-ID"/>
                          </w:rPr>
                          <m:t>22</m:t>
                        </m:r>
                      </m:sub>
                    </m:sSub>
                  </m:e>
                </m:mr>
              </m:m>
            </m:e>
          </m:d>
          <m:d>
            <m:dPr>
              <m:begChr m:val="["/>
              <m:endChr m:val="]"/>
              <m:ctrlPr>
                <w:rPr>
                  <w:rFonts w:ascii="Cambria Math" w:hAnsi="Cambria Math"/>
                  <w:lang w:val="id-ID"/>
                </w:rPr>
              </m:ctrlPr>
            </m:dPr>
            <m:e>
              <m:m>
                <m:mPr>
                  <m:plcHide m:val="1"/>
                  <m:mcs>
                    <m:mc>
                      <m:mcPr>
                        <m:count m:val="1"/>
                        <m:mcJc m:val="center"/>
                      </m:mcPr>
                    </m:mc>
                  </m:mcs>
                  <m:ctrlPr>
                    <w:rPr>
                      <w:rFonts w:ascii="Cambria Math" w:hAnsi="Cambria Math"/>
                      <w:lang w:val="id-ID"/>
                    </w:rPr>
                  </m:ctrlPr>
                </m:mPr>
                <m:mr>
                  <m:e>
                    <m:r>
                      <w:rPr>
                        <w:rFonts w:ascii="Cambria Math" w:hAnsi="Cambria Math"/>
                        <w:lang w:val="id-ID"/>
                      </w:rPr>
                      <m:t>x</m:t>
                    </m:r>
                  </m:e>
                </m:mr>
                <m:mr>
                  <m:e>
                    <m:r>
                      <w:rPr>
                        <w:rFonts w:ascii="Cambria Math" w:hAnsi="Cambria Math"/>
                        <w:lang w:val="id-ID"/>
                      </w:rPr>
                      <m:t>y</m:t>
                    </m:r>
                  </m:e>
                </m:mr>
              </m:m>
            </m:e>
          </m:d>
          <m:r>
            <m:rPr>
              <m:sty m:val="p"/>
            </m:rPr>
            <w:rPr>
              <w:rFonts w:ascii="Cambria Math" w:hAnsi="Cambria Math"/>
              <w:lang w:val="id-ID"/>
            </w:rPr>
            <m:t>+</m:t>
          </m:r>
          <m:d>
            <m:dPr>
              <m:begChr m:val="["/>
              <m:endChr m:val="]"/>
              <m:ctrlPr>
                <w:rPr>
                  <w:rFonts w:ascii="Cambria Math" w:hAnsi="Cambria Math"/>
                  <w:lang w:val="id-ID"/>
                </w:rPr>
              </m:ctrlPr>
            </m:dPr>
            <m:e>
              <m:m>
                <m:mPr>
                  <m:plcHide m:val="1"/>
                  <m:mcs>
                    <m:mc>
                      <m:mcPr>
                        <m:count m:val="1"/>
                        <m:mcJc m:val="center"/>
                      </m:mcPr>
                    </m:mc>
                  </m:mcs>
                  <m:ctrlPr>
                    <w:rPr>
                      <w:rFonts w:ascii="Cambria Math" w:hAnsi="Cambria Math"/>
                      <w:lang w:val="id-ID"/>
                    </w:rPr>
                  </m:ctrlPr>
                </m:mPr>
                <m:mr>
                  <m:e>
                    <m:sSub>
                      <m:sSubPr>
                        <m:ctrlPr>
                          <w:rPr>
                            <w:rFonts w:ascii="Cambria Math" w:hAnsi="Cambria Math"/>
                            <w:lang w:val="id-ID"/>
                          </w:rPr>
                        </m:ctrlPr>
                      </m:sSubPr>
                      <m:e>
                        <m:r>
                          <w:rPr>
                            <w:rFonts w:ascii="Cambria Math" w:hAnsi="Cambria Math"/>
                            <w:lang w:val="id-ID"/>
                          </w:rPr>
                          <m:t>t</m:t>
                        </m:r>
                      </m:e>
                      <m:sub>
                        <m:r>
                          <w:rPr>
                            <w:rFonts w:ascii="Cambria Math" w:hAnsi="Cambria Math"/>
                            <w:lang w:val="id-ID"/>
                          </w:rPr>
                          <m:t>x</m:t>
                        </m:r>
                      </m:sub>
                    </m:sSub>
                  </m:e>
                </m:mr>
                <m:mr>
                  <m:e>
                    <m:sSub>
                      <m:sSubPr>
                        <m:ctrlPr>
                          <w:rPr>
                            <w:rFonts w:ascii="Cambria Math" w:hAnsi="Cambria Math"/>
                            <w:lang w:val="id-ID"/>
                          </w:rPr>
                        </m:ctrlPr>
                      </m:sSubPr>
                      <m:e>
                        <m:r>
                          <w:rPr>
                            <w:rFonts w:ascii="Cambria Math" w:hAnsi="Cambria Math"/>
                            <w:lang w:val="id-ID"/>
                          </w:rPr>
                          <m:t>t</m:t>
                        </m:r>
                      </m:e>
                      <m:sub>
                        <m:r>
                          <w:rPr>
                            <w:rFonts w:ascii="Cambria Math" w:hAnsi="Cambria Math"/>
                            <w:lang w:val="id-ID"/>
                          </w:rPr>
                          <m:t>y</m:t>
                        </m:r>
                      </m:sub>
                    </m:sSub>
                  </m:e>
                </m:mr>
              </m:m>
            </m:e>
          </m:d>
          <m:r>
            <w:rPr>
              <w:rFonts w:ascii="Cambria Math" w:hAnsi="Cambria Math"/>
              <w:lang w:val="id-ID"/>
            </w:rPr>
            <m:t>  </m:t>
          </m:r>
          <m:d>
            <m:dPr>
              <m:ctrlPr>
                <w:rPr>
                  <w:rFonts w:ascii="Cambria Math" w:hAnsi="Cambria Math"/>
                  <w:lang w:val="id-ID"/>
                </w:rPr>
              </m:ctrlPr>
            </m:dPr>
            <m:e>
              <m:r>
                <w:rPr>
                  <w:rFonts w:ascii="Cambria Math" w:hAnsi="Cambria Math"/>
                  <w:lang w:val="id-ID"/>
                </w:rPr>
                <m:t>3.4</m:t>
              </m:r>
            </m:e>
          </m:d>
        </m:oMath>
      </m:oMathPara>
    </w:p>
    <w:p w14:paraId="43CB4A3C" w14:textId="3FB3919B" w:rsidR="00A610F1" w:rsidRDefault="00A610F1" w:rsidP="00A610F1">
      <w:pPr>
        <w:pStyle w:val="Caption"/>
      </w:pPr>
      <w:bookmarkStart w:id="74" w:name="_Toc242096970"/>
      <w:r>
        <w:t>Persamaan 3.</w:t>
        <w:fldChar w:fldCharType="begin"/>
        <w:instrText xml:space="preserve"> SEQ Persamaan_3. \* ARABIC </w:instrText>
        <w:fldChar w:fldCharType="separate"/>
      </w:r>
      <w:r>
        <w:rPr>
          <w:noProof/>
        </w:rPr>
        <w:t>5</w:t>
      </w:r>
      <w:r>
        <w:fldChar w:fldCharType="end"/>
        <w:t xml:space="preserve"> Pemetaan Geometris Transformasi Affine 2x3</w:t>
      </w:r>
      <w:bookmarkEnd w:id="74"/>
    </w:p>
    <w:p w14:paraId="109D8C57" w14:textId="035863CC" w:rsidR="009910F0" w:rsidRPr="00800465" w:rsidRDefault="00800465" w:rsidP="00800465">
      <w:pPr>
        <w:pStyle w:val="ListParagraph"/>
        <w:numPr>
          <w:ilvl w:val="0"/>
          <w:numId w:val="0"/>
        </w:numPr>
        <w:ind w:left="720" w:firstLine="720"/>
        <w:rPr>
          <w:lang w:val="id-ID"/>
        </w:rPr>
      </w:pPr>
      <w:r>
        <w:rPr>
          <w:lang w:val="id-ID"/>
        </w:rPr>
        <w:t xml:space="preserve">Parameter </w:t>
      </w:r>
      <m:oMath>
        <m:sSub>
          <m:sSubPr>
            <m:ctrlPr>
              <w:rPr>
                <w:rFonts w:ascii="Cambria Math" w:hAnsi="Cambria Math"/>
                <w:lang w:val="id-ID"/>
              </w:rPr>
            </m:ctrlPr>
          </m:sSubPr>
          <m:e>
            <m:r>
              <w:rPr>
                <w:rFonts w:ascii="Cambria Math" w:hAnsi="Cambria Math"/>
                <w:lang w:val="id-ID"/>
              </w:rPr>
              <m:t>a</m:t>
            </m:r>
          </m:e>
          <m:sub>
            <m:r>
              <w:rPr>
                <w:rFonts w:ascii="Cambria Math" w:hAnsi="Cambria Math"/>
                <w:lang w:val="id-ID"/>
              </w:rPr>
              <m:t>ij</m:t>
            </m:r>
          </m:sub>
        </m:sSub>
      </m:oMath>
      <w:r>
        <w:rPr>
          <w:lang w:val="id-ID"/>
        </w:rPr>
        <w:t xml:space="preserve"> mewakili rotasi, penskalaan, dan kemiringan, sedangkan </w:t>
      </w:r>
      <m:oMath>
        <m:sSub>
          <m:sSubPr>
            <m:ctrlPr>
              <w:rPr>
                <w:rFonts w:ascii="Cambria Math" w:hAnsi="Cambria Math"/>
                <w:lang w:val="id-ID"/>
              </w:rPr>
            </m:ctrlPr>
          </m:sSubPr>
          <m:e>
            <m:r>
              <w:rPr>
                <w:rFonts w:ascii="Cambria Math" w:hAnsi="Cambria Math"/>
                <w:lang w:val="id-ID"/>
              </w:rPr>
              <m:t>t</m:t>
            </m:r>
          </m:e>
          <m:sub>
            <m:r>
              <w:rPr>
                <w:rFonts w:ascii="Cambria Math" w:hAnsi="Cambria Math"/>
                <w:lang w:val="id-ID"/>
              </w:rPr>
              <m:t>x</m:t>
            </m:r>
          </m:sub>
        </m:sSub>
      </m:oMath>
      <w:r>
        <w:rPr>
          <w:lang w:val="id-ID"/>
        </w:rPr>
        <w:t xml:space="preserve"> dan </w:t>
      </w:r>
      <m:oMath>
        <m:sSub>
          <m:sSubPr>
            <m:ctrlPr>
              <w:rPr>
                <w:rFonts w:ascii="Cambria Math" w:hAnsi="Cambria Math"/>
                <w:lang w:val="id-ID"/>
              </w:rPr>
            </m:ctrlPr>
          </m:sSubPr>
          <m:e>
            <m:r>
              <w:rPr>
                <w:rFonts w:ascii="Cambria Math" w:hAnsi="Cambria Math"/>
                <w:lang w:val="id-ID"/>
              </w:rPr>
              <m:t>t</m:t>
            </m:r>
          </m:e>
          <m:sub>
            <m:r>
              <w:rPr>
                <w:rFonts w:ascii="Cambria Math" w:hAnsi="Cambria Math"/>
                <w:lang w:val="id-ID"/>
              </w:rPr>
              <m:t>y</m:t>
            </m:r>
          </m:sub>
        </m:sSub>
      </m:oMath>
      <w:r>
        <w:rPr>
          <w:lang w:val="id-ID"/>
        </w:rPr>
        <w:t xml:space="preserve"> mewakili pergeseran. Keenam parameter bebas ini dapat dihitung dari tiga pasang titik korespondensi yang tidak segaris dan membentuk matriks berukuran 2×3 </w:t>
      </w:r>
      <w:sdt>
        <w:sdtPr>
          <w:rPr>
            <w:lang w:val="id-ID"/>
          </w:rPr>
          <w:tag w:val="MENDELEY_CITATION_v3_eyJjaXRhdGlvbklEIjoiTUVOREVMRVlfQ0lUQVRJT05fMzE4NTc0NjktOTgwMi00MWNhLThkMzctYmM3MmY5NTMwYjdk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
          <w:id w:val="-70205008"/>
          <w:placeholder>
            <w:docPart w:val="DefaultPlaceholder_-1854013440"/>
          </w:placeholder>
        </w:sdtPr>
        <w:sdtContent>
          <w:r>
            <w:rPr>
              <w:color w:val="000000"/>
              <w:lang w:val="id-ID"/>
            </w:rPr>
            <w:t>(OpenCV Team, 2024)</w:t>
          </w:r>
        </w:sdtContent>
      </w:sdt>
      <w:r>
        <w:rPr>
          <w:lang w:val="id-ID"/>
        </w:rPr>
        <w:t xml:space="preserve">. Jumlah parameternya lebih sedikit daripada transformasi perspektif dan tidak ada pembagian dengan koordinat homogen </w:t>
      </w:r>
      <m:oMath>
        <m:r>
          <w:rPr>
            <w:rFonts w:ascii="Cambria Math" w:hAnsi="Cambria Math"/>
            <w:lang w:val="id-ID"/>
          </w:rPr>
          <m:t>w</m:t>
        </m:r>
        <m:r>
          <m:rPr>
            <m:sty m:val="p"/>
          </m:rPr>
          <w:rPr>
            <w:rFonts w:ascii="Cambria Math" w:hAnsi="Cambria Math"/>
            <w:lang w:val="id-ID"/>
          </w:rPr>
          <m:t>'</m:t>
        </m:r>
      </m:oMath>
      <w:r>
        <w:rPr>
          <w:lang w:val="id-ID"/>
        </w:rPr>
        <w:t>, sehingga pengguna cukup menandai tiga titik acuan, tidak perlu empat.</w:t>
      </w:r>
    </w:p>
    <w:p w14:paraId="16C378E4" w14:textId="3C983905" w:rsidR="00235195" w:rsidRDefault="00235195">
      <w:pPr>
        <w:pStyle w:val="ListParagraph"/>
        <w:numPr>
          <w:ilvl w:val="0"/>
          <w:numId w:val="6"/>
        </w:numPr>
        <w:ind w:left="714" w:hanging="357"/>
        <w:rPr>
          <w:lang w:val="id-ID"/>
        </w:rPr>
      </w:pPr>
      <w:r>
        <w:rPr>
          <w:b/>
          <w:bCs/>
        </w:rPr>
        <w:t>Peningkatan Kontras Citra (Contrast Limited Adaptive Histogram Equalization/CLAHE).</w:t>
      </w:r>
      <w:r>
        <w:t xml:space="preserve">  </w:t>
      </w:r>
      <w:r>
        <w:rPr>
          <w:lang w:val="id-ID"/>
        </w:rPr>
        <w:t xml:space="preserve">CLAHE adalah varian dari </w:t>
      </w:r>
      <w:r>
        <w:rPr>
          <w:i/>
          <w:iCs/>
          <w:lang w:val="id-ID"/>
        </w:rPr>
        <w:t>adaptive histogram equalization</w:t>
      </w:r>
      <w:r>
        <w:rPr>
          <w:lang w:val="id-ID"/>
        </w:rPr>
        <w:t xml:space="preserve"> (AHE) yang membatasi peningkatan kontras </w:t>
      </w:r>
      <w:sdt>
        <w:sdtPr>
          <w:rPr>
            <w:lang w:val="id-ID"/>
          </w:rPr>
          <w:tag w:val="MENDELEY_CITATION_v3_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"/>
          <w:id w:val="-86542050"/>
          <w:placeholder>
            <w:docPart w:val="DefaultPlaceholder_-1854013440"/>
          </w:placeholder>
        </w:sdtPr>
        <w:sdtContent>
          <w:r>
            <w:rPr>
              <w:color w:val="000000"/>
              <w:lang w:val="id-ID"/>
            </w:rPr>
            <w:t>(Khozaimi et al., 2025)</w:t>
          </w:r>
        </w:sdtContent>
      </w:sdt>
      <w:r>
        <w:rPr>
          <w:lang w:val="id-ID"/>
        </w:rPr>
        <w:t>. Gambar dibagi menjadi wilayah-wilayah kecil (</w:t>
      </w:r>
      <w:r>
        <w:rPr>
          <w:i/>
          <w:iCs/>
          <w:lang w:val="id-ID"/>
        </w:rPr>
        <w:t>tiles</w:t>
      </w:r>
      <w:r>
        <w:rPr>
          <w:lang w:val="id-ID"/>
        </w:rPr>
        <w:t>), lalu histogram setiap wilayah diratakan secara terpisah. Nilai histogram yang melebihi batas kontras (</w:t>
      </w:r>
      <w:r>
        <w:rPr>
          <w:i/>
          <w:iCs/>
          <w:lang w:val="id-ID"/>
        </w:rPr>
        <w:t>clip limit</w:t>
      </w:r>
      <w:r>
        <w:rPr>
          <w:lang w:val="id-ID"/>
        </w:rPr>
        <w:t xml:space="preserve">) dipotong dan dibagikan merata ke nilai lainnya agar derau tidak ikut diperkuat secara berlebihan. Setelah itu, batas antarwilayah dihaluskan menggunakan interpolasi bilinear agar tidak muncul garis batas yang terlihat </w:t>
      </w:r>
      <w:sdt>
        <w:sdtPr>
          <w:rPr>
            <w:lang w:val="id-ID"/>
          </w:rPr>
          <w:tag w:val="MENDELEY_CITATION_v3_eyJjaXRhdGlvbklEIjoiTUVOREVMRVlfQ0lUQVRJT05fYTZkYzljNmMtMTkwNi00Njk4LWJkMTctZDcyYzk3NTU4MmZi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
          <w:id w:val="1512262666"/>
          <w:placeholder>
            <w:docPart w:val="DefaultPlaceholder_-1854013440"/>
          </w:placeholder>
        </w:sdtPr>
        <w:sdtContent>
          <w:r>
            <w:rPr>
              <w:color w:val="000000"/>
              <w:lang w:val="id-ID"/>
            </w:rPr>
            <w:t>(OpenCV Team, 2024)</w:t>
          </w:r>
        </w:sdtContent>
      </w:sdt>
      <w:r>
        <w:rPr>
          <w:lang w:val="id-ID"/>
        </w:rPr>
        <w:t xml:space="preserve">. Hasil CLAHE bergantung pada dua parameter, yaitu </w:t>
      </w:r>
      <w:r>
        <w:rPr>
          <w:i/>
          <w:iCs/>
          <w:lang w:val="id-ID"/>
        </w:rPr>
        <w:t>clip limit</w:t>
      </w:r>
      <w:r>
        <w:rPr>
          <w:lang w:val="id-ID"/>
        </w:rPr>
        <w:t xml:space="preserve"> dan ukuran </w:t>
      </w:r>
      <w:r>
        <w:rPr>
          <w:i/>
          <w:iCs/>
          <w:lang w:val="id-ID"/>
        </w:rPr>
        <w:t>tile</w:t>
      </w:r>
      <w:r>
        <w:rPr>
          <w:lang w:val="id-ID"/>
        </w:rPr>
        <w:t xml:space="preserve"> </w:t>
      </w:r>
      <w:sdt>
        <w:sdtPr>
          <w:rPr>
            <w:lang w:val="id-ID"/>
          </w:rPr>
          <w:tag w:val="MENDELEY_CITATION_v3_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"/>
          <w:id w:val="403491656"/>
          <w:placeholder>
            <w:docPart w:val="DefaultPlaceholder_-1854013440"/>
          </w:placeholder>
        </w:sdtPr>
        <w:sdtContent>
          <w:r>
            <w:rPr>
              <w:color w:val="000000"/>
              <w:lang w:val="id-ID"/>
            </w:rPr>
            <w:t>(Khozaimi et al., 2025)</w:t>
          </w:r>
        </w:sdtContent>
      </w:sdt>
      <w:r>
        <w:rPr>
          <w:lang w:val="id-ID"/>
        </w:rPr>
        <w:t xml:space="preserve">. </w:t>
      </w:r>
    </w:p>
    <w:p w14:paraId="2A790AB5" w14:textId="3266BF55" w:rsidR="00F15C89" w:rsidRPr="00F15C89" w:rsidRDefault="00800465">
      <w:pPr>
        <w:pStyle w:val="ListParagraph"/>
        <w:numPr>
          <w:ilvl w:val="0"/>
          <w:numId w:val="6"/>
        </w:numPr>
        <w:ind w:left="714" w:hanging="357"/>
        <w:rPr>
          <w:lang w:val="id-ID"/>
        </w:rPr>
      </w:pPr>
      <w:r>
        <w:rPr>
          <w:b/>
          <w:bCs/>
          <w:lang w:val="id-ID"/>
        </w:rPr>
        <w:t xml:space="preserve">Pemeriksaan Rasio Tinta (Ink Ratio Thresholding), </w:t>
      </w:r>
      <w:r>
        <w:rPr>
          <w:lang w:val="id-ID"/>
        </w:rPr>
        <w:t>Pengambangan (</w:t>
      </w:r>
      <w:r>
        <w:rPr>
          <w:i/>
          <w:iCs/>
          <w:lang w:val="id-ID"/>
        </w:rPr>
        <w:t>thresholding</w:t>
      </w:r>
      <w:r>
        <w:rPr>
          <w:lang w:val="id-ID"/>
        </w:rPr>
        <w:t>) adalah teknik segmentasi yang memisahkan piksel objek (</w:t>
      </w:r>
      <w:r>
        <w:rPr>
          <w:i/>
          <w:iCs/>
          <w:lang w:val="id-ID"/>
        </w:rPr>
        <w:t>foreground</w:t>
      </w:r>
      <w:r>
        <w:rPr>
          <w:lang w:val="id-ID"/>
        </w:rPr>
        <w:t>) dari piksel latar belakang (</w:t>
      </w:r>
      <w:r>
        <w:rPr>
          <w:i/>
          <w:iCs/>
          <w:lang w:val="id-ID"/>
        </w:rPr>
        <w:t>background</w:t>
      </w:r>
      <w:r>
        <w:rPr>
          <w:lang w:val="id-ID"/>
        </w:rPr>
        <w:t xml:space="preserve">) berdasarkan nilai intensitasnya. Bentuk paling sederhananya adalah pengambangan global, yaitu penggunaan satu nilai ambang untuk seluruh piksel </w:t>
      </w:r>
      <w:sdt>
        <w:sdtPr>
          <w:rPr>
            <w:lang w:val="id-ID"/>
          </w:rPr>
          <w:tag w:val="MENDELEY_CITATION_v3_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"/>
          <w:id w:val="-811481179"/>
          <w:placeholder>
            <w:docPart w:val="DefaultPlaceholder_-1854013440"/>
          </w:placeholder>
        </w:sdtPr>
        <w:sdtContent>
          <w:r>
            <w:rPr>
              <w:color w:val="000000"/>
              <w:lang w:val="id-ID"/>
            </w:rPr>
            <w:t>(Sezgin, 2004)</w:t>
          </w:r>
        </w:sdtContent>
      </w:sdt>
      <w:r>
        <w:rPr>
          <w:lang w:val="id-ID"/>
        </w:rPr>
        <w:t xml:space="preserve">. Pada project ini, konsep tersebut digunakan untuk memeriksa apakah setiap </w:t>
        <w:lastRenderedPageBreak/>
        <w:t>kotak pada tabel waktu tidak produktif berisi tulisan. Citra kotak diubah ke skala keabuan (</w:t>
      </w:r>
      <w:r>
        <w:rPr>
          <w:i/>
          <w:iCs/>
          <w:lang w:val="id-ID"/>
        </w:rPr>
        <w:t>grayscale</w:t>
      </w:r>
      <w:r>
        <w:rPr>
          <w:lang w:val="id-ID"/>
        </w:rPr>
        <w:t>), kemudian dihitung proporsi piksel gelap terhadap seluruh piksel kotak:</w:t>
      </w:r>
    </w:p>
    <w:p w14:paraId="009C802C" w14:textId="28DABBD9" w:rsidR="00F15C89" w:rsidRPr="00F15C89" w:rsidRDefault="00F15C89" w:rsidP="00A610F1">
      <w:pPr>
        <w:pStyle w:val="ListParagraph"/>
        <w:keepNext/>
        <w:numPr>
          <w:ilvl w:val="0"/>
          <w:numId w:val="0"/>
        </w:numPr>
        <w:ind w:left="714"/>
        <w:rPr>
          <w:lang w:val="id-ID"/>
        </w:rPr>
      </w:pPr>
      <m:oMathPara>
        <m:oMathParaPr>
          <m:jc m:val="center"/>
        </m:oMathParaPr>
        <m:oMath>
          <m:r>
            <w:rPr>
              <w:rFonts w:ascii="Cambria Math" w:hAnsi="Cambria Math"/>
              <w:lang w:val="id-ID"/>
            </w:rPr>
            <m:t>r</m:t>
          </m:r>
          <m:r>
            <m:rPr>
              <m:sty m:val="p"/>
            </m:rPr>
            <w:rPr>
              <w:rFonts w:ascii="Cambria Math" w:hAnsi="Cambria Math"/>
              <w:lang w:val="id-ID"/>
            </w:rPr>
            <m:t>=</m:t>
          </m:r>
          <m:f>
            <m:fPr>
              <m:ctrlPr>
                <w:rPr>
                  <w:rFonts w:ascii="Cambria Math" w:hAnsi="Cambria Math"/>
                  <w:lang w:val="id-ID"/>
                </w:rPr>
              </m:ctrlPr>
            </m:fPr>
            <m:num>
              <m:r>
                <w:rPr>
                  <w:rFonts w:ascii="Cambria Math" w:hAnsi="Cambria Math"/>
                  <w:lang w:val="id-ID"/>
                </w:rPr>
                <m:t>1</m:t>
              </m:r>
            </m:num>
            <m:den>
              <m:r>
                <w:rPr>
                  <w:rFonts w:ascii="Cambria Math" w:hAnsi="Cambria Math"/>
                  <w:lang w:val="id-ID"/>
                </w:rPr>
                <m:t>W</m:t>
              </m:r>
              <m:r>
                <m:rPr>
                  <m:sty m:val="p"/>
                </m:rPr>
                <w:rPr>
                  <w:rFonts w:ascii="Cambria Math" w:hAnsi="Cambria Math"/>
                  <w:lang w:val="id-ID"/>
                </w:rPr>
                <m:t>×</m:t>
              </m:r>
              <m:r>
                <w:rPr>
                  <w:rFonts w:ascii="Cambria Math" w:hAnsi="Cambria Math"/>
                  <w:lang w:val="id-ID"/>
                </w:rPr>
                <m:t>H</m:t>
              </m:r>
            </m:den>
          </m:f>
          <m:nary>
            <m:naryPr>
              <m:chr m:val="∑"/>
              <m:limLoc m:val="undOvr"/>
              <m:ctrlPr>
                <w:rPr>
                  <w:rFonts w:ascii="Cambria Math" w:hAnsi="Cambria Math"/>
                  <w:lang w:val="id-ID"/>
                </w:rPr>
              </m:ctrlPr>
            </m:naryPr>
            <m:sub>
              <m:r>
                <w:rPr>
                  <w:rFonts w:ascii="Cambria Math" w:hAnsi="Cambria Math"/>
                  <w:lang w:val="id-ID"/>
                </w:rPr>
                <m:t>x</m:t>
              </m:r>
              <m:r>
                <m:rPr>
                  <m:sty m:val="p"/>
                </m:rPr>
                <w:rPr>
                  <w:rFonts w:ascii="Cambria Math" w:hAnsi="Cambria Math"/>
                  <w:lang w:val="id-ID"/>
                </w:rPr>
                <m:t>=</m:t>
              </m:r>
              <m:r>
                <w:rPr>
                  <w:rFonts w:ascii="Cambria Math" w:hAnsi="Cambria Math"/>
                  <w:lang w:val="id-ID"/>
                </w:rPr>
                <m:t>1</m:t>
              </m:r>
            </m:sub>
            <m:sup>
              <m:r>
                <w:rPr>
                  <w:rFonts w:ascii="Cambria Math" w:hAnsi="Cambria Math"/>
                  <w:lang w:val="id-ID"/>
                </w:rPr>
                <m:t>W</m:t>
              </m:r>
            </m:sup>
            <m:e>
              <m:nary>
                <m:naryPr>
                  <m:chr m:val="∑"/>
                  <m:limLoc m:val="undOvr"/>
                  <m:ctrlPr>
                    <w:rPr>
                      <w:rFonts w:ascii="Cambria Math" w:hAnsi="Cambria Math"/>
                      <w:lang w:val="id-ID"/>
                    </w:rPr>
                  </m:ctrlPr>
                </m:naryPr>
                <m:sub>
                  <m:r>
                    <w:rPr>
                      <w:rFonts w:ascii="Cambria Math" w:hAnsi="Cambria Math"/>
                      <w:lang w:val="id-ID"/>
                    </w:rPr>
                    <m:t>y</m:t>
                  </m:r>
                  <m:r>
                    <m:rPr>
                      <m:sty m:val="p"/>
                    </m:rPr>
                    <w:rPr>
                      <w:rFonts w:ascii="Cambria Math" w:hAnsi="Cambria Math"/>
                      <w:lang w:val="id-ID"/>
                    </w:rPr>
                    <m:t>=</m:t>
                  </m:r>
                  <m:r>
                    <w:rPr>
                      <w:rFonts w:ascii="Cambria Math" w:hAnsi="Cambria Math"/>
                      <w:lang w:val="id-ID"/>
                    </w:rPr>
                    <m:t>1</m:t>
                  </m:r>
                </m:sub>
                <m:sup>
                  <m:r>
                    <w:rPr>
                      <w:rFonts w:ascii="Cambria Math" w:hAnsi="Cambria Math"/>
                      <w:lang w:val="id-ID"/>
                    </w:rPr>
                    <m:t>H</m:t>
                  </m:r>
                </m:sup>
                <m:e>
                  <m:r>
                    <m:rPr>
                      <m:sty m:val="p"/>
                    </m:rPr>
                    <w:rPr>
                      <w:rFonts w:ascii="Cambria Math" w:hAnsi="Cambria Math"/>
                      <w:lang w:val="id-ID"/>
                    </w:rPr>
                    <m:t>1</m:t>
                  </m:r>
                </m:e>
              </m:nary>
            </m:e>
          </m:nary>
          <m:d>
            <m:dPr>
              <m:begChr m:val="["/>
              <m:endChr m:val="]"/>
              <m:ctrlPr>
                <w:rPr>
                  <w:rFonts w:ascii="Cambria Math" w:hAnsi="Cambria Math"/>
                  <w:lang w:val="id-ID"/>
                </w:rPr>
              </m:ctrlPr>
            </m:dPr>
            <m:e>
              <m:r>
                <w:rPr>
                  <w:rFonts w:ascii="Cambria Math" w:hAnsi="Cambria Math"/>
                  <w:lang w:val="id-ID"/>
                </w:rPr>
                <m:t>I</m:t>
              </m:r>
              <m:d>
                <m:dPr>
                  <m:ctrlPr>
                    <w:rPr>
                      <w:rFonts w:ascii="Cambria Math" w:hAnsi="Cambria Math"/>
                      <w:lang w:val="id-ID"/>
                    </w:rPr>
                  </m:ctrlPr>
                </m:dPr>
                <m:e>
                  <m:r>
                    <w:rPr>
                      <w:rFonts w:ascii="Cambria Math" w:hAnsi="Cambria Math"/>
                      <w:lang w:val="id-ID"/>
                    </w:rPr>
                    <m:t>x</m:t>
                  </m:r>
                  <m:r>
                    <m:rPr>
                      <m:sty m:val="p"/>
                    </m:rPr>
                    <w:rPr>
                      <w:rFonts w:ascii="Cambria Math" w:hAnsi="Cambria Math"/>
                      <w:lang w:val="id-ID"/>
                    </w:rPr>
                    <m:t>,</m:t>
                  </m:r>
                  <m:r>
                    <w:rPr>
                      <w:rFonts w:ascii="Cambria Math" w:hAnsi="Cambria Math"/>
                      <w:lang w:val="id-ID"/>
                    </w:rPr>
                    <m:t>y</m:t>
                  </m:r>
                </m:e>
              </m:d>
              <m:r>
                <m:rPr>
                  <m:sty m:val="p"/>
                </m:rPr>
                <w:rPr>
                  <w:rFonts w:ascii="Cambria Math" w:hAnsi="Cambria Math"/>
                  <w:lang w:val="id-ID"/>
                </w:rPr>
                <m:t>&lt;</m:t>
              </m:r>
              <m:r>
                <w:rPr>
                  <w:rFonts w:ascii="Cambria Math" w:hAnsi="Cambria Math"/>
                  <w:lang w:val="id-ID"/>
                </w:rPr>
                <m:t>T</m:t>
              </m:r>
            </m:e>
          </m:d>
          <m:r>
            <w:rPr>
              <w:rFonts w:ascii="Cambria Math" w:hAnsi="Cambria Math"/>
              <w:lang w:val="id-ID"/>
            </w:rPr>
            <m:t>  </m:t>
          </m:r>
          <m:d>
            <m:dPr>
              <m:ctrlPr>
                <w:rPr>
                  <w:rFonts w:ascii="Cambria Math" w:hAnsi="Cambria Math"/>
                  <w:lang w:val="id-ID"/>
                </w:rPr>
              </m:ctrlPr>
            </m:dPr>
            <m:e>
              <m:r>
                <w:rPr>
                  <w:rFonts w:ascii="Cambria Math" w:hAnsi="Cambria Math"/>
                  <w:lang w:val="id-ID"/>
                </w:rPr>
                <m:t>3.5</m:t>
              </m:r>
            </m:e>
          </m:d>
        </m:oMath>
      </m:oMathPara>
    </w:p>
    <w:p w14:paraId="5A935491" w14:textId="238A15D8" w:rsidR="00A610F1" w:rsidRDefault="00A610F1" w:rsidP="00A610F1">
      <w:pPr>
        <w:pStyle w:val="Caption"/>
      </w:pPr>
      <w:bookmarkStart w:id="75" w:name="_Toc242096971"/>
      <w:del w:id="3359" w:author="Claude" w:date="2026-10-23T09:00:00Z">
        <w:r>
          <w:delText xml:space="preserve">Persamaan 3. </w:delText>
        </w:r>
      </w:del>
      <w:ins w:id="3360" w:author="Claude" w:date="2026-10-23T09:00:00Z">
        <w:r>
          <w:t xml:space="preserve">Persamaan 3.</w:t>
        </w:r>
      </w:ins>
      <w:r>
        <w:fldChar w:fldCharType="begin"/>
        <w:instrText xml:space="preserve"> SEQ Persamaan_3. \* ARABIC </w:instrText>
        <w:fldChar w:fldCharType="separate"/>
      </w:r>
      <w:r>
        <w:rPr>
          <w:noProof/>
        </w:rPr>
        <w:t>6</w:t>
      </w:r>
      <w:r>
        <w:fldChar w:fldCharType="end"/>
        <w:t xml:space="preserve"> Rasio Kepadatan Piksel Gelap/ Ink-Gate Thresholding</w:t>
      </w:r>
      <w:bookmarkEnd w:id="75"/>
    </w:p>
    <w:p w14:paraId="6712429B" w14:textId="7962AC17" w:rsidR="009910F0" w:rsidRPr="00D355BF" w:rsidRDefault="00185072" w:rsidP="0032511E">
      <w:pPr>
        <w:ind w:left="720" w:firstLine="0"/>
        <w:rPr>
          <w:lang w:val="id-ID"/>
        </w:rPr>
      </w:pPr>
      <w:r>
        <w:rPr>
          <w:lang w:val="id-ID"/>
        </w:rPr>
        <w:t xml:space="preserve">Pada persamaan tersebut, </w:t>
      </w:r>
      <m:oMath>
        <m:r>
          <w:rPr>
            <w:rFonts w:ascii="Cambria Math" w:hAnsi="Cambria Math"/>
            <w:lang w:val="id-ID"/>
          </w:rPr>
          <m:t>I</m:t>
        </m:r>
        <m:d>
          <m:dPr>
            <m:ctrlPr>
              <w:rPr>
                <w:rFonts w:ascii="Cambria Math" w:hAnsi="Cambria Math"/>
                <w:lang w:val="id-ID"/>
              </w:rPr>
            </m:ctrlPr>
          </m:dPr>
          <m:e>
            <m:r>
              <w:rPr>
                <w:rFonts w:ascii="Cambria Math" w:hAnsi="Cambria Math"/>
                <w:lang w:val="id-ID"/>
              </w:rPr>
              <m:t>x</m:t>
            </m:r>
            <m:r>
              <m:rPr>
                <m:sty m:val="p"/>
              </m:rPr>
              <w:rPr>
                <w:rFonts w:ascii="Cambria Math" w:hAnsi="Cambria Math"/>
                <w:lang w:val="id-ID"/>
              </w:rPr>
              <m:t>,</m:t>
            </m:r>
            <m:r>
              <w:rPr>
                <w:rFonts w:ascii="Cambria Math" w:hAnsi="Cambria Math"/>
                <w:lang w:val="id-ID"/>
              </w:rPr>
              <m:t>y</m:t>
            </m:r>
          </m:e>
        </m:d>
      </m:oMath>
      <w:r>
        <w:rPr>
          <w:lang w:val="id-ID"/>
        </w:rPr>
        <w:t xml:space="preserve"> adalah intensitas piksel, </w:t>
      </w:r>
      <m:oMath>
        <m:r>
          <w:rPr>
            <w:rFonts w:ascii="Cambria Math" w:hAnsi="Cambria Math"/>
            <w:lang w:val="id-ID"/>
          </w:rPr>
          <m:t>W</m:t>
        </m:r>
      </m:oMath>
      <w:r>
        <w:rPr>
          <w:lang w:val="id-ID"/>
        </w:rPr>
        <w:t xml:space="preserve"> dan </w:t>
      </w:r>
      <m:oMath>
        <m:r>
          <w:rPr>
            <w:rFonts w:ascii="Cambria Math" w:hAnsi="Cambria Math"/>
            <w:lang w:val="id-ID"/>
          </w:rPr>
          <m:t>H</m:t>
        </m:r>
      </m:oMath>
      <w:r>
        <w:rPr>
          <w:lang w:val="id-ID"/>
        </w:rPr>
        <w:t xml:space="preserve"> adalah lebar dan tinggi petak, </w:t>
      </w:r>
      <m:oMath>
        <m:r>
          <w:rPr>
            <w:rFonts w:ascii="Cambria Math" w:hAnsi="Cambria Math"/>
            <w:lang w:val="id-ID"/>
          </w:rPr>
          <m:t>T</m:t>
        </m:r>
      </m:oMath>
      <w:r>
        <w:rPr>
          <w:lang w:val="id-ID"/>
        </w:rPr>
        <w:t xml:space="preserve"> adalah nilai ambang piksel gelap, dan </w:t>
      </w:r>
      <m:oMath>
        <m:r>
          <m:rPr>
            <m:sty m:val="b"/>
          </m:rPr>
          <w:rPr>
            <w:rFonts w:ascii="Cambria Math" w:hAnsi="Cambria Math"/>
            <w:lang w:val="id-ID"/>
          </w:rPr>
          <m:t>1</m:t>
        </m:r>
        <m:d>
          <m:dPr>
            <m:begChr m:val="["/>
            <m:endChr m:val="]"/>
            <m:ctrlPr>
              <w:rPr>
                <w:rFonts w:ascii="Cambria Math" w:hAnsi="Cambria Math"/>
                <w:lang w:val="id-ID"/>
              </w:rPr>
            </m:ctrlPr>
          </m:dPr>
          <m:e>
            <m:r>
              <m:rPr>
                <m:sty m:val="p"/>
              </m:rPr>
              <w:rPr>
                <w:rFonts w:ascii="Cambria Math" w:hAnsi="Cambria Math"/>
                <w:lang w:val="id-ID"/>
              </w:rPr>
              <m:t>⋅</m:t>
            </m:r>
          </m:e>
        </m:d>
      </m:oMath>
      <w:r>
        <w:rPr>
          <w:lang w:val="id-ID"/>
        </w:rPr>
        <w:t xml:space="preserve"> bernilai 1 jika kondisi di dalamnya terpenuhi dan 0 jika tidak. Petak dengan nilai </w:t>
      </w:r>
      <m:oMath>
        <m:r>
          <w:rPr>
            <w:rFonts w:ascii="Cambria Math" w:hAnsi="Cambria Math"/>
            <w:lang w:val="id-ID"/>
          </w:rPr>
          <m:t>r</m:t>
        </m:r>
      </m:oMath>
      <w:r>
        <w:rPr>
          <w:lang w:val="id-ID"/>
        </w:rPr>
        <w:t xml:space="preserve"> di bawah batas tertentu dapat dianggap kosong. Dengan demikian, petak kosong dapat disaring secara komputasional sebelum diproses oleh tahap lain yang lebih berat, seperti pemanggilan model AI.</w:t>
      </w:r>
      <w:r>
        <w:t>Karakteristik kelima teknik tersebut dirangkum pada Tabel 3.1.</w:t>
      </w:r>
    </w:p>
    <w:tbl>
      <w:tblPr>
        <w:tblStyle w:val="TableGrid"/>
        <w:tblW w:w="0" w:type="auto"/>
        <w:tblLook w:val="04A0" w:firstRow="1" w:lastRow="0" w:firstColumn="1" w:lastColumn="0" w:noHBand="0" w:noVBand="1"/>
      </w:tblPr>
      <w:tblGrid>
        <w:gridCol w:w="2642"/>
        <w:gridCol w:w="2642"/>
        <w:gridCol w:w="2643"/>
      </w:tblGrid>
      <w:tr w:rsidR="006C02A5" w14:paraId="1E2A07D8" w14:textId="77777777" w:rsidTr="00F15C89">
        <w:tc>
          <w:tcPr>
            <w:tcW w:w="2642" w:type="dxa"/>
            <w:shd w:val="clear" w:color="auto" w:fill="D0CECE" w:themeFill="background2" w:themeFillShade="E6"/>
          </w:tcPr>
          <w:p w14:paraId="04124DB4" w14:textId="5261E562" w:rsidR="006C02A5" w:rsidRPr="00F15C89" w:rsidRDefault="006C02A5" w:rsidP="00F15C89">
            <w:pPr>
              <w:ind w:firstLine="0"/>
              <w:jc w:val="center"/>
              <w:rPr>
                <w:b/>
                <w:bCs/>
              </w:rPr>
            </w:pPr>
            <w:r>
              <w:rPr>
                <w:b/>
                <w:bCs/>
              </w:rPr>
              <w:t>Teknik</w:t>
            </w:r>
          </w:p>
        </w:tc>
        <w:tc>
          <w:tcPr>
            <w:tcW w:w="2642" w:type="dxa"/>
            <w:shd w:val="clear" w:color="auto" w:fill="D0CECE" w:themeFill="background2" w:themeFillShade="E6"/>
          </w:tcPr>
          <w:p w14:paraId="4D3B92E9" w14:textId="7F64308D" w:rsidR="006C02A5" w:rsidRPr="00F15C89" w:rsidRDefault="006C02A5" w:rsidP="00F15C89">
            <w:pPr>
              <w:ind w:firstLine="0"/>
              <w:jc w:val="center"/>
              <w:rPr>
                <w:b/>
                <w:bCs/>
              </w:rPr>
            </w:pPr>
            <w:r>
              <w:rPr>
                <w:b/>
                <w:bCs/>
              </w:rPr>
              <w:t>Fungsi Utama</w:t>
            </w:r>
          </w:p>
        </w:tc>
        <w:tc>
          <w:tcPr>
            <w:tcW w:w="2643" w:type="dxa"/>
            <w:shd w:val="clear" w:color="auto" w:fill="D0CECE" w:themeFill="background2" w:themeFillShade="E6"/>
          </w:tcPr>
          <w:p w14:paraId="017FC80B" w14:textId="6E219A19" w:rsidR="006C02A5" w:rsidRPr="00F15C89" w:rsidRDefault="006C02A5" w:rsidP="00F15C89">
            <w:pPr>
              <w:ind w:firstLine="0"/>
              <w:jc w:val="center"/>
              <w:rPr>
                <w:b/>
                <w:bCs/>
              </w:rPr>
            </w:pPr>
            <w:r>
              <w:rPr>
                <w:b/>
                <w:bCs/>
              </w:rPr>
              <w:t>Tahap Penerapan</w:t>
            </w:r>
          </w:p>
        </w:tc>
      </w:tr>
      <w:tr w:rsidR="006C02A5" w14:paraId="3D75C221" w14:textId="77777777" w:rsidTr="006C02A5">
        <w:tc>
          <w:tcPr>
            <w:tcW w:w="2642" w:type="dxa"/>
          </w:tcPr>
          <w:p w14:paraId="4D7BA5A3" w14:textId="0794405A" w:rsidR="006C02A5" w:rsidRDefault="006C02A5" w:rsidP="00F15C89">
            <w:pPr>
              <w:ind w:firstLine="0"/>
            </w:pPr>
            <w:r>
              <w:t>Deteksi Tapi (Canny)</w:t>
            </w:r>
          </w:p>
        </w:tc>
        <w:tc>
          <w:tcPr>
            <w:tcW w:w="2642" w:type="dxa"/>
          </w:tcPr>
          <w:p w14:paraId="1B8E3E17" w14:textId="56BFF46E" w:rsidR="006C02A5" w:rsidRDefault="006C02A5" w:rsidP="00F15C89">
            <w:pPr>
              <w:ind w:firstLine="0"/>
            </w:pPr>
            <w:r>
              <w:t>Mendeteksi batas Kontur kertas formulir</w:t>
            </w:r>
          </w:p>
        </w:tc>
        <w:tc>
          <w:tcPr>
            <w:tcW w:w="2643" w:type="dxa"/>
          </w:tcPr>
          <w:p w14:paraId="3AF0A84F" w14:textId="2FA90EFB" w:rsidR="006C02A5" w:rsidRDefault="006C02A5" w:rsidP="00F15C89">
            <w:pPr>
              <w:ind w:firstLine="0"/>
            </w:pPr>
            <w:r>
              <w:t>Sebelum pemotongan otomatis foto penuh</w:t>
            </w:r>
          </w:p>
        </w:tc>
      </w:tr>
      <w:tr w:rsidR="006C02A5" w14:paraId="415B2C98" w14:textId="77777777" w:rsidTr="006C02A5">
        <w:tc>
          <w:tcPr>
            <w:tcW w:w="2642" w:type="dxa"/>
          </w:tcPr>
          <w:p w14:paraId="69A54740" w14:textId="0B22B8D1" w:rsidR="006C02A5" w:rsidRDefault="006C02A5" w:rsidP="00F15C89">
            <w:pPr>
              <w:ind w:firstLine="0"/>
            </w:pPr>
            <w:r>
              <w:t>Transformasi Perspektif</w:t>
            </w:r>
          </w:p>
        </w:tc>
        <w:tc>
          <w:tcPr>
            <w:tcW w:w="2642" w:type="dxa"/>
          </w:tcPr>
          <w:p w14:paraId="04AB453C" w14:textId="4FB2BD8D" w:rsidR="006C02A5" w:rsidRDefault="006C02A5" w:rsidP="00F15C89">
            <w:pPr>
              <w:ind w:firstLine="0"/>
            </w:pPr>
            <w:r>
              <w:t>Meluruskan seluruh halaman kertas</w:t>
            </w:r>
          </w:p>
        </w:tc>
        <w:tc>
          <w:tcPr>
            <w:tcW w:w="2643" w:type="dxa"/>
          </w:tcPr>
          <w:p w14:paraId="398BC040" w14:textId="48432CAF" w:rsidR="006C02A5" w:rsidRDefault="006C02A5" w:rsidP="00F15C89">
            <w:pPr>
              <w:ind w:firstLine="0"/>
            </w:pPr>
            <w:r>
              <w:t>Foto penuh (header &amp; parameter proses)</w:t>
            </w:r>
          </w:p>
        </w:tc>
      </w:tr>
      <w:tr w:rsidR="006C02A5" w14:paraId="75352955" w14:textId="77777777" w:rsidTr="006C02A5">
        <w:tc>
          <w:tcPr>
            <w:tcW w:w="2642" w:type="dxa"/>
          </w:tcPr>
          <w:p w14:paraId="61CA98C9" w14:textId="05B44095" w:rsidR="006C02A5" w:rsidRDefault="006C02A5" w:rsidP="00F15C89">
            <w:pPr>
              <w:ind w:firstLine="0"/>
            </w:pPr>
            <w:r>
              <w:t>Transformasi Affine</w:t>
            </w:r>
          </w:p>
        </w:tc>
        <w:tc>
          <w:tcPr>
            <w:tcW w:w="2642" w:type="dxa"/>
          </w:tcPr>
          <w:p w14:paraId="3454417E" w14:textId="063B8D69" w:rsidR="006C02A5" w:rsidRDefault="006C02A5" w:rsidP="00F15C89">
            <w:pPr>
              <w:ind w:firstLine="0"/>
            </w:pPr>
            <w:r>
              <w:t>Meluruskan area grid dari 3 titidk manual</w:t>
            </w:r>
          </w:p>
        </w:tc>
        <w:tc>
          <w:tcPr>
            <w:tcW w:w="2643" w:type="dxa"/>
          </w:tcPr>
          <w:p w14:paraId="1F615CE3" w14:textId="77F37831" w:rsidR="006C02A5" w:rsidRDefault="006C02A5" w:rsidP="00F15C89">
            <w:pPr>
              <w:ind w:firstLine="0"/>
            </w:pPr>
            <w:r>
              <w:t>Foto close-up table waktu tidak produktif</w:t>
            </w:r>
          </w:p>
        </w:tc>
      </w:tr>
      <w:tr w:rsidR="006C02A5" w14:paraId="7A9603CC" w14:textId="77777777" w:rsidTr="006C02A5">
        <w:tc>
          <w:tcPr>
            <w:tcW w:w="2642" w:type="dxa"/>
          </w:tcPr>
          <w:p w14:paraId="137F9CEA" w14:textId="0CE252D0" w:rsidR="006C02A5" w:rsidRDefault="006C02A5" w:rsidP="00F15C89">
            <w:pPr>
              <w:ind w:firstLine="0"/>
            </w:pPr>
            <w:r>
              <w:t>CLAHE</w:t>
            </w:r>
          </w:p>
        </w:tc>
        <w:tc>
          <w:tcPr>
            <w:tcW w:w="2642" w:type="dxa"/>
          </w:tcPr>
          <w:p w14:paraId="21B37A60" w14:textId="6931F56F" w:rsidR="006C02A5" w:rsidRDefault="006C02A5" w:rsidP="00F15C89">
            <w:pPr>
              <w:ind w:firstLine="0"/>
            </w:pPr>
            <w:r>
              <w:t>Mempertegas goresan tinta tulisan</w:t>
            </w:r>
          </w:p>
        </w:tc>
        <w:tc>
          <w:tcPr>
            <w:tcW w:w="2643" w:type="dxa"/>
          </w:tcPr>
          <w:p w14:paraId="7D6A85A5" w14:textId="2894ABAB" w:rsidR="006C02A5" w:rsidRDefault="006C02A5" w:rsidP="00F15C89">
            <w:pPr>
              <w:ind w:firstLine="0"/>
            </w:pPr>
            <w:r>
              <w:t>Tahap akhir sebelum gambar dikirim ke model AI</w:t>
            </w:r>
          </w:p>
        </w:tc>
      </w:tr>
      <w:tr w:rsidR="00F15C89" w14:paraId="524675D5" w14:textId="77777777" w:rsidTr="006C02A5">
        <w:tc>
          <w:tcPr>
            <w:tcW w:w="2642" w:type="dxa"/>
          </w:tcPr>
          <w:p w14:paraId="40D2568F" w14:textId="51187CAE" w:rsidR="00F15C89" w:rsidRDefault="00F15C89" w:rsidP="00F15C89">
            <w:pPr>
              <w:ind w:firstLine="0"/>
            </w:pPr>
            <w:r>
              <w:t>Pemeriksaan Rasio Tinta</w:t>
            </w:r>
          </w:p>
        </w:tc>
        <w:tc>
          <w:tcPr>
            <w:tcW w:w="2642" w:type="dxa"/>
          </w:tcPr>
          <w:p w14:paraId="604F821D" w14:textId="792ED736" w:rsidR="00F15C89" w:rsidRPr="00F15C89" w:rsidRDefault="00F15C89" w:rsidP="00F15C89">
            <w:pPr>
              <w:pStyle w:val="Compact"/>
              <w:spacing w:after="40"/>
              <w:ind w:firstLine="0"/>
              <w:rPr>
                <w:b/>
                <w:bCs/>
              </w:rPr>
            </w:pPr>
            <w:r>
              <w:rPr>
                <w:sz w:val="22"/>
              </w:rPr>
              <w:t>Melewati kotak tabel yang kosong</w:t>
            </w:r>
          </w:p>
        </w:tc>
        <w:tc>
          <w:tcPr>
            <w:tcW w:w="2643" w:type="dxa"/>
          </w:tcPr>
          <w:p w14:paraId="653F8E64" w14:textId="6F0375EC" w:rsidR="00F15C89" w:rsidRDefault="00F15C89" w:rsidP="00733297">
            <w:pPr>
              <w:keepNext/>
              <w:ind w:firstLine="0"/>
            </w:pPr>
            <w:r>
              <w:t>Pemeriksaan per kotak sebelum pemanggilan model AI</w:t>
            </w:r>
          </w:p>
        </w:tc>
      </w:tr>
    </w:tbl>
    <w:p w14:paraId="65F0B375" w14:textId="175B8A3C" w:rsidR="00AE756C" w:rsidRPr="00AE756C" w:rsidRDefault="00AE756C" w:rsidP="00AE756C">
      <w:pPr>
        <w:ind w:firstLine="0"/>
      </w:pPr>
      <w:r>
        <w:t xml:space="preserve">Sumber: diolah dari </w:t>
      </w:r>
      <w:sdt>
        <w:sdtPr>
          <w:tag w:val="MENDELEY_CITATION_v3_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"/>
          <w:id w:val="1284389642"/>
          <w:placeholder>
            <w:docPart w:val="DefaultPlaceholder_-1854013440"/>
          </w:placeholder>
        </w:sdtPr>
        <w:sdtContent>
          <w:r>
            <w:t>Tao (2023)</w:t>
          </w:r>
        </w:sdtContent>
      </w:sdt>
      <w:r>
        <w:t xml:space="preserve">, </w:t>
      </w:r>
      <w:sdt>
        <w:sdtPr>
          <w:tag w:val="MENDELEY_CITATION_v3_eyJjaXRhdGlvbklEIjoiTUVOREVMRVlfQ0lUQVRJT05fOTdhZjQyMDQtNTVkMy00NjdhLWE0NzctYjE5ZjJmNTVhY2QxIiwicHJvcGVydGllcyI6eyJub3RlSW5kZXgiOjAsIm1vZGUiOiJjb21wb3NpdGUifSwiaXNFZGl0ZWQiOmZhbHNlLCJtYW51YWxPdmVycmlkZSI6eyJpc01hbnVhbGx5T3ZlcnJpZGRlbiI6ZmFsc2UsImNpdGVwcm9jVGV4dCI6Ik9wZW5DViBUZWFtICg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ZGlzcGxheUFzIjoiY29tcG9zaXRlIiwic3VwcHJlc3MtYXV0aG9yIjpmYWxzZSwiY29tcG9zaXRlIjp0cnVlLCJhdXRob3Itb25seSI6ZmFsc2V9XX0="/>
          <w:id w:val="-1964490789"/>
          <w:placeholder>
            <w:docPart w:val="DefaultPlaceholder_-1854013440"/>
          </w:placeholder>
        </w:sdtPr>
        <w:sdtContent>
          <w:r>
            <w:t>OpenCV Team (2024)</w:t>
          </w:r>
        </w:sdtContent>
      </w:sdt>
      <w:r>
        <w:t xml:space="preserve">, </w:t>
      </w:r>
      <w:sdt>
        <w:sdtPr>
          <w:tag w:val="MENDELEY_CITATION_v3_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"/>
          <w:id w:val="1653713664"/>
          <w:placeholder>
            <w:docPart w:val="DefaultPlaceholder_-1854013440"/>
          </w:placeholder>
        </w:sdtPr>
        <w:sdtContent>
          <w:r>
            <w:t>Khozaimi et al. (n.d.)</w:t>
          </w:r>
        </w:sdtContent>
      </w:sdt>
      <w:r>
        <w:t xml:space="preserve">, </w:t>
      </w:r>
      <w:sdt>
        <w:sdtPr>
          <w:tag w:val="MENDELEY_CITATION_v3_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"/>
          <w:id w:val="2020429158"/>
          <w:placeholder>
            <w:docPart w:val="DefaultPlaceholder_-1854013440"/>
          </w:placeholder>
        </w:sdtPr>
        <w:sdtContent>
          <w:r>
            <w:t>Sezgin (2004)</w:t>
          </w:r>
        </w:sdtContent>
      </w:sdt>
      <w:r>
        <w:t xml:space="preserve"> </w:t>
      </w:r>
    </w:p>
    <w:p w14:paraId="6CCBCF84" w14:textId="6AA760CF" w:rsidR="00F15C89" w:rsidRDefault="00733297" w:rsidP="00733297">
      <w:pPr>
        <w:pStyle w:val="Caption"/>
      </w:pPr>
      <w:bookmarkStart w:id="76" w:name="_Toc242095773"/>
      <w:r>
        <w:t>Tabel 3.</w:t>
        <w:fldChar w:fldCharType="begin"/>
        <w:instrText xml:space="preserve"> SEQ Tabel_3. \* ARABIC </w:instrText>
        <w:fldChar w:fldCharType="separate"/>
      </w:r>
      <w:r>
        <w:rPr>
          <w:noProof/>
        </w:rPr>
        <w:t>1</w:t>
        <w:fldChar w:fldCharType="end"/>
      </w:r>
      <w:r>
        <w:t xml:space="preserve"> Teknik Pengolahan Citra Pada Project</w:t>
      </w:r>
      <w:bookmarkEnd w:id="76"/>
    </w:p>
    <w:p w14:paraId="2050409D" w14:textId="6A317057" w:rsidR="0032511E" w:rsidRDefault="0032511E" w:rsidP="0032511E">
      <w:r>
        <w:t xml:space="preserve">Berdasarkan Tabel 3.1, kelima teknik tersebut saling melengkapi. Deteksi tepi dan transformasi geometris meluruskan gambar, CLAHE memperjelas tulisan tangan, dan pemeriksaan rasio tinta menyaring kotak kosong sebelum pemanggilan model AI. </w:t>
      </w:r>
      <w:ins w:id="1273" w:author="Claude" w:date="2026-10-23T09:00:00Z">
        <w:r>
          <w:t xml:space="preserve">Kelima teknik tersebut digunakan pada iterasi I–III. Pada versi akhir sistem, deteksi tepi dan transformasi affine tiga titik digantikan oleh pemetaan foto utuh berbasis titik fitur (Subbab 3.1.13), sedangkan pemeriksaan rasio tinta tetap digunakan. </w:t>
        </w:r>
      </w:ins>
      <w:r>
        <w:t xml:space="preserve">Penerapan setiap teknik pada sistem diuraikan pada Subbab 4.3.3.</w:t>
      </w:r>
    </w:p>
    <w:p w14:paraId="63FD66B2" w14:textId="77777777" w:rsidR="0032511E" w:rsidRPr="0032511E" w:rsidRDefault="0032511E" w:rsidP="0032511E"/>
    <w:p w14:paraId="0F6AB8D3" w14:textId="30C2DE48" w:rsidR="00F15C89" w:rsidRDefault="00F15C89" w:rsidP="00F15C89">
      <w:pPr>
        <w:pStyle w:val="Heading3"/>
      </w:pPr>
      <w:bookmarkStart w:id="77" w:name="_Toc242101869"/>
      <w:r>
        <w:t xml:space="preserve">Rekayasa Prompt (Prompt Engineering)</w:t>
      </w:r>
      <w:bookmarkEnd w:id="77"/>
    </w:p>
    <w:p w14:paraId="0359D900" w14:textId="18A71ADE" w:rsidR="00A11072" w:rsidRDefault="00A11072" w:rsidP="00A11072">
      <w:pPr>
        <w:pStyle w:val="FirstParagraph"/>
      </w:pPr>
      <w:r>
        <w:t xml:space="preserve">Rekayasa </w:t>
      </w:r>
      <w:r>
        <w:rPr>
          <w:i/>
          <w:iCs/>
        </w:rPr>
        <w:t>prompt</w:t>
      </w:r>
      <w:r>
        <w:t xml:space="preserve"> (</w:t>
      </w:r>
      <w:r>
        <w:rPr>
          <w:i/>
          <w:iCs/>
        </w:rPr>
        <w:t>prompt engineering</w:t>
      </w:r>
      <w:r>
        <w:t xml:space="preserve">) adalah teknik menyesuaikan model pra-latih berskala besar terhadap tugas baru dengan menambahkan petunjuk khusus tugas yang disebut </w:t>
      </w:r>
      <w:r>
        <w:rPr>
          <w:i/>
          <w:iCs/>
        </w:rPr>
        <w:t>prompt</w:t>
      </w:r>
      <w:r>
        <w:t xml:space="preserve">, sehingga model dapat digunakan tanpa memperbarui parameternya </w:t>
      </w:r>
      <w:sdt>
        <w:sdtPr>
          <w:tag w:val="MENDELEY_CITATION_v3_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"/>
          <w:id w:val="522216518"/>
          <w:placeholder>
            <w:docPart w:val="DefaultPlaceholder_-1854013440"/>
          </w:placeholder>
        </w:sdtPr>
        <w:sdtContent>
          <w:r>
            <w:t>(Gu et al., 2023)</w:t>
          </w:r>
        </w:sdtContent>
      </w:sdt>
      <w:r>
        <w:t xml:space="preserve">. </w:t>
      </w:r>
      <w:r>
        <w:rPr>
          <w:i/>
          <w:iCs/>
        </w:rPr>
        <w:t>Prompt</w:t>
      </w:r>
      <w:r>
        <w:t xml:space="preserve"> dapat disusun secara manual dalam bentuk instruksi berbahasa alami maupun dihasilkan secara otomatis. Pada model </w:t>
      </w:r>
      <w:r>
        <w:rPr>
          <w:i/>
          <w:iCs/>
        </w:rPr>
        <w:t>vision-language</w:t>
      </w:r>
      <w:r>
        <w:t xml:space="preserve">, </w:t>
      </w:r>
      <w:r>
        <w:rPr>
          <w:i/>
          <w:iCs/>
        </w:rPr>
        <w:t>prompt</w:t>
      </w:r>
      <w:r>
        <w:t xml:space="preserve"> diberikan bersama masukan gambar </w:t>
      </w:r>
      <w:sdt>
        <w:sdtPr>
          <w:tag w:val="MENDELEY_CITATION_v3_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"/>
          <w:id w:val="901179329"/>
          <w:placeholder>
            <w:docPart w:val="DefaultPlaceholder_-1854013440"/>
          </w:placeholder>
        </w:sdtPr>
        <w:sdtContent>
          <w:r>
            <w:t>(Gu et al., 2023)</w:t>
          </w:r>
        </w:sdtContent>
      </w:sdt>
      <w:r>
        <w:t xml:space="preserve">. Karena model tidak dilatih ulang, rancangan </w:t>
      </w:r>
      <w:r>
        <w:rPr>
          <w:i/>
          <w:iCs/>
        </w:rPr>
        <w:t>prompt</w:t>
      </w:r>
      <w:r>
        <w:t xml:space="preserve"> sangat memengaruhi ketepatan keluaran model.</w:t>
      </w:r>
    </w:p>
    <w:p w14:paraId="28E689FA" w14:textId="4447980B" w:rsidR="00A11072" w:rsidRDefault="00000000" w:rsidP="00A11072">
      <w:pPr>
        <w:pStyle w:val="BodyText"/>
      </w:pPr>
      <w:sdt>
        <w:sdtPr>
          <w:tag w:val="MENDELEY_CITATION_v3_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"/>
          <w:id w:val="782316664"/>
          <w:placeholder>
            <w:docPart w:val="DefaultPlaceholder_-1854013440"/>
          </w:placeholder>
        </w:sdtPr>
        <w:sdtContent>
          <w:r>
            <w:t>(Gu et al., 2023)</w:t>
          </w:r>
        </w:sdtContent>
      </w:sdt>
      <w:r>
        <w:t xml:space="preserve"> mengelompokkan teknik </w:t>
      </w:r>
      <w:r>
        <w:rPr>
          <w:i/>
          <w:iCs/>
        </w:rPr>
        <w:t>prompt</w:t>
      </w:r>
      <w:r>
        <w:t xml:space="preserve"> pada model </w:t>
      </w:r>
      <w:r>
        <w:rPr>
          <w:i/>
          <w:iCs/>
        </w:rPr>
        <w:t>vision-language</w:t>
      </w:r>
      <w:r>
        <w:t xml:space="preserve"> ke dalam beberapa bentuk, salah satunya instruksi tugas (</w:t>
      </w:r>
      <w:r>
        <w:rPr>
          <w:i/>
          <w:iCs/>
        </w:rPr>
        <w:t>task instruction</w:t>
      </w:r>
      <w:r>
        <w:t xml:space="preserve">) berbahasa alami yang menjelaskan tugas yang harus dikerjakan model. Bentuk ini sesuai untuk tugas ekstraksi dokumen, karena instruksi dapat sekaligus menjelaskan data yang harus dibaca dan format keluaran yang diharapkan. Prinsip rancangan </w:t>
      </w:r>
      <w:r>
        <w:rPr>
          <w:i/>
          <w:iCs/>
        </w:rPr>
        <w:t>prompt</w:t>
      </w:r>
      <w:r>
        <w:t xml:space="preserve"> yang diterapkan dalam sistem diuraikan pada Subbab 4.3.3.</w:t>
      </w:r>
    </w:p>
    <w:p w14:paraId="7CF9CC71" w14:textId="77777777" w:rsidR="00743708" w:rsidRDefault="00743708" w:rsidP="00743708">
      <w:pPr>
        <w:pStyle w:val="Compact"/>
        <w:ind w:firstLine="0"/>
        <w:rPr>
          <w:b/>
          <w:bCs/>
        </w:rPr>
      </w:pPr>
    </w:p>
    <w:p w14:paraId="7650321B" w14:textId="0BB7E8BB" w:rsidR="00743708" w:rsidRDefault="00743708" w:rsidP="00743708">
      <w:pPr>
        <w:pStyle w:val="Heading3"/>
      </w:pPr>
      <w:bookmarkStart w:id="78" w:name="_Toc242101870"/>
      <w:r>
        <w:t>Validasi Keluaran Model Menggunakan Pydantic</w:t>
      </w:r>
      <w:bookmarkEnd w:id="78"/>
    </w:p>
    <w:p w14:paraId="60A24125" w14:textId="15EEE0F2" w:rsidR="00743708" w:rsidRDefault="00743708" w:rsidP="00743708">
      <w:r>
        <w:t>Keluaran LLM maupun VLM berupa teks bebas yang tidak selalu mengikuti format yang diminta. Agar dapat diolah oleh program, keluaran tersebut perlu berada dalam format terstruktur seperti JSON dan diperiksa kesesuaiannya dengan skema data yang diharapkan. Salah satu pendekatan adalah generasi terpandu (</w:t>
      </w:r>
      <w:r>
        <w:rPr>
          <w:i/>
          <w:iCs/>
        </w:rPr>
        <w:t>guided generation</w:t>
      </w:r>
      <w:r>
        <w:t xml:space="preserve">), yaitu membatasi token yang boleh dihasilkan model agar keluarannya selalu mengikuti pola atau tata bahasa tertentu </w:t>
      </w:r>
      <w:sdt>
        <w:sdtPr>
          <w:tag w:val="MENDELEY_CITATION_v3_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"/>
          <w:id w:val="-1195920887"/>
          <w:placeholder>
            <w:docPart w:val="DefaultPlaceholder_-1854013440"/>
          </w:placeholder>
        </w:sdtPr>
        <w:sdtContent>
          <w:r>
            <w:t>(Willard &amp; Louf, 2023)</w:t>
          </w:r>
        </w:sdtContent>
      </w:sdt>
      <w:r>
        <w:t xml:space="preserve">. Namun, </w:t>
      </w:r>
      <w:sdt>
        <w:sdtPr>
          <w:tag w:val="MENDELEY_CITATION_v3_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"/>
          <w:id w:val="1867942602"/>
          <w:placeholder>
            <w:docPart w:val="DefaultPlaceholder_-1854013440"/>
          </w:placeholder>
        </w:sdtPr>
        <w:sdtContent>
          <w:r>
            <w:t>Tam et al. (2024)</w:t>
          </w:r>
        </w:sdtContent>
      </w:sdt>
      <w:r>
        <w:t xml:space="preserve"> menemukan bahwa pembatasan format dapat menurunkan kemampuan penalaran LLM secara signifikan, dan penurunan tersebut semakin besar ketika batasan formatnya semakin ketat. Karena itu, pada project ini model hanya diinstruksikan melalui </w:t>
      </w:r>
      <w:r>
        <w:rPr>
          <w:i/>
          <w:iCs/>
        </w:rPr>
        <w:t>prompt</w:t>
      </w:r>
      <w:r>
        <w:t xml:space="preserve"> untuk mengembalikan JSON, kemudian keabsahan hasilnya diperiksa setelah keluaran diterima.</w:t>
      </w:r>
    </w:p>
    <w:p w14:paraId="59A16AEE" w14:textId="10B30028" w:rsidR="00743708" w:rsidRDefault="00743708" w:rsidP="00A11072">
      <w:pPr>
        <w:pStyle w:val="BodyText"/>
      </w:pPr>
      <w:r>
        <w:lastRenderedPageBreak/>
        <w:t>Pemeriksaan tersebut dilakukan menggunakan Pydantic, yaitu pustaka validasi data pada bahasa Python yang mendefinisikan skema data melalui anotasi tipe (</w:t>
      </w:r>
      <w:r>
        <w:rPr>
          <w:i/>
          <w:iCs/>
        </w:rPr>
        <w:t>type hints</w:t>
      </w:r>
      <w:r>
        <w:t xml:space="preserve">) </w:t>
      </w:r>
      <w:sdt>
        <w:sdtPr>
          <w:tag w:val="MENDELEY_CITATION_v3_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"/>
          <w:id w:val="1797172618"/>
          <w:placeholder>
            <w:docPart w:val="DefaultPlaceholder_-1854013440"/>
          </w:placeholder>
        </w:sdtPr>
        <w:sdtContent>
          <w:r>
            <w:t>(Pydantic Services Inc., 2025)</w:t>
          </w:r>
        </w:sdtContent>
      </w:sdt>
      <w:r>
        <w:t xml:space="preserve">. Skema didefinisikan sebagai kelas turunan </w:t>
      </w:r>
      <w:r>
        <w:rPr>
          <w:rStyle w:val="VerbatimChar"/>
        </w:rPr>
        <w:t>BaseModel</w:t>
      </w:r>
      <w:r>
        <w:t>. Saat data JSON dari model dimuat ke kelas tersebut, Pydantic memeriksa keberadaan atribut wajib, mengonversi nilai ke tipe data yang sesuai (misalnya nilai kecepatan mesin menjadi bilangan), dan menolak data yang tidak valid. Aturan tambahan dapat didefinisikan melalui validator khusus (</w:t>
      </w:r>
      <w:r>
        <w:rPr>
          <w:i/>
          <w:iCs/>
        </w:rPr>
        <w:t>field validator</w:t>
      </w:r>
      <w:r>
        <w:t xml:space="preserve">), misalnya untuk memastikan format jam atau kode legenda </w:t>
      </w:r>
      <w:sdt>
        <w:sdtPr>
          <w:tag w:val="MENDELEY_CITATION_v3_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"/>
          <w:id w:val="1186018699"/>
          <w:placeholder>
            <w:docPart w:val="DefaultPlaceholder_-1854013440"/>
          </w:placeholder>
        </w:sdtPr>
        <w:sdtContent>
          <w:r>
            <w:t>(Pydantic Services Inc., 2025)</w:t>
          </w:r>
        </w:sdtContent>
      </w:sdt>
      <w:r>
        <w:t xml:space="preserve">. Dalam sistem ini, Pydantic digunakan untuk memeriksa keluaran model sebelum hasil ekstraksi dikirim kembali ke aplikasi Laravel.</w:t>
      </w:r>
    </w:p>
    <w:p>
      <w:pPr>
        <w:pStyle w:val="Heading3"/>
        <w:rPr>
          <w:ins w:id="1274" w:author="Claude" w:date="2026-10-23T09:00:00Z"/>
        </w:rPr>
      </w:pPr>
      <w:ins w:id="1275" w:author="Claude" w:date="2026-10-23T09:00:00Z">
        <w:r>
          <w:t xml:space="preserve">Pengenalan Tulisan Tangan Berbasis </w:t>
        </w:r>
        <w:r>
          <w:rPr>
            <w:i/>
            <w:iCs/>
          </w:rPr>
          <w:t xml:space="preserve">Transformer</w:t>
        </w:r>
        <w:r>
          <w:t xml:space="preserve"> (TrOCR)</w:t>
        </w:r>
      </w:ins>
    </w:p>
    <w:p>
      <w:pPr>
        <w:pStyle w:val="BodyText"/>
        <w:rPr>
          <w:ins w:id="1276" w:author="Claude" w:date="2026-10-23T09:00:00Z"/>
        </w:rPr>
      </w:pPr>
      <w:ins w:id="1277" w:author="Claude" w:date="2026-10-23T09:00:00Z">
        <w:r>
          <w:t xml:space="preserve">Pengenalan karakter optis (</w:t>
        </w:r>
        <w:r>
          <w:rPr>
            <w:i/>
            <w:iCs/>
          </w:rPr>
          <w:t xml:space="preserve">Optical Character Recognition</w:t>
        </w:r>
        <w:r>
          <w:t xml:space="preserve">/OCR) adalah teknologi untuk mengenali teks pada citra dan mengubahnya menjadi teks yang dapat diolah komputer. Pengenalan tulisan tangan (</w:t>
        </w:r>
        <w:r>
          <w:rPr>
            <w:i/>
            <w:iCs/>
          </w:rPr>
          <w:t xml:space="preserve">handwritten text recognition</w:t>
        </w:r>
        <w:r>
          <w:t xml:space="preserve">) merupakan bagian OCR yang lebih sulit karena bentuk huruf sangat bervariasi antarpenulis. TrOCR (</w:t>
        </w:r>
        <w:r>
          <w:rPr>
            <w:i/>
            <w:iCs/>
          </w:rPr>
          <w:t xml:space="preserve">Transformer-based Optical Character Recognition</w:t>
        </w:r>
        <w:r>
          <w:t xml:space="preserve">) adalah model OCR yang seluruhnya dibangun dari arsitektur </w:t>
        </w:r>
        <w:r>
          <w:rPr>
            <w:i/>
            <w:iCs/>
          </w:rPr>
          <w:t xml:space="preserve">transformer</w:t>
        </w:r>
        <w:r>
          <w:t xml:space="preserve">. </w:t>
        </w:r>
        <w:r>
          <w:rPr>
            <w:i/>
            <w:iCs/>
          </w:rPr>
          <w:t xml:space="preserve">Encoder</w:t>
        </w:r>
        <w:r>
          <w:t xml:space="preserve"> berupa </w:t>
        </w:r>
        <w:r>
          <w:rPr>
            <w:i/>
            <w:iCs/>
          </w:rPr>
          <w:t xml:space="preserve">vision transformer</w:t>
        </w:r>
        <w:r>
          <w:t xml:space="preserve"> membagi citra menjadi potongan (</w:t>
        </w:r>
        <w:r>
          <w:rPr>
            <w:i/>
            <w:iCs/>
          </w:rPr>
          <w:t xml:space="preserve">patch</w:t>
        </w:r>
        <w:r>
          <w:t xml:space="preserve">) kecil dan mengubahnya menjadi representasi visual, sedangkan </w:t>
        </w:r>
        <w:r>
          <w:rPr>
            <w:i/>
            <w:iCs/>
          </w:rPr>
          <w:t xml:space="preserve">decoder</w:t>
        </w:r>
        <w:r>
          <w:t xml:space="preserve"> berupa model bahasa menghasilkan teks token demi token berdasarkan representasi tersebut (Li et al., 2023). Model ini dilatih awal (</w:t>
        </w:r>
        <w:r>
          <w:rPr>
            <w:i/>
            <w:iCs/>
          </w:rPr>
          <w:t xml:space="preserve">pre-trained</w:t>
        </w:r>
        <w:r>
          <w:t xml:space="preserve">) pada data teks cetak sintetis dalam jumlah besar, lalu disesuaikan untuk tugas tertentu. Salah satu variannya, </w:t>
        </w:r>
        <w:r>
          <w:rPr>
            <w:i/>
            <w:iCs/>
          </w:rPr>
          <w:t xml:space="preserve">trocr-small-handwritten</w:t>
        </w:r>
        <w:r>
          <w:t xml:space="preserve">, telah disesuaikan untuk tulisan tangan dan berukuran sekitar 250 MB, jauh lebih kecil daripada </w:t>
        </w:r>
        <w:r>
          <w:rPr>
            <w:i/>
            <w:iCs/>
          </w:rPr>
          <w:t xml:space="preserve">vision-language model</w:t>
        </w:r>
        <w:r>
          <w:t xml:space="preserve"> seperti Qwen2.5-VL.</w:t>
        </w:r>
      </w:ins>
    </w:p>
    <w:p>
      <w:pPr>
        <w:pStyle w:val="BodyText"/>
        <w:rPr>
          <w:ins w:id="1278" w:author="Claude" w:date="2026-10-23T09:00:00Z"/>
        </w:rPr>
      </w:pPr>
      <w:ins w:id="1279" w:author="Claude" w:date="2026-10-23T09:00:00Z">
        <w:r>
          <w:t xml:space="preserve">Berbeda dengan </w:t>
        </w:r>
        <w:r>
          <w:rPr>
            <w:i/>
            <w:iCs/>
          </w:rPr>
          <w:t xml:space="preserve">vision-language model</w:t>
        </w:r>
        <w:r>
          <w:t xml:space="preserve"> yang menghasilkan jawaban bebas, keluaran </w:t>
        </w:r>
        <w:r>
          <w:rPr>
            <w:i/>
            <w:iCs/>
          </w:rPr>
          <w:t xml:space="preserve">decoder</w:t>
        </w:r>
        <w:r>
          <w:t xml:space="preserve"> TrOCR berupa peluang setiap token, sehingga model dapat dipakai untuk menilai seberapa cocok sebuah teks kandidat dengan citra. Apabila jawaban yang mungkin terbatas pada daftar kode yang sah, skor setiap kandidat k dapat dihitung sebagai jumlah logaritma peluang token-tokennya:</w:t>
        </w:r>
      </w:ins>
    </w:p>
    <w:p>
      <w:pPr>
        <w:pStyle w:val="ListParagraph"/>
        <w:keepNext/>
        <w:numPr>
          <w:ilvl w:val="0"/>
          <w:numId w:val="0"/>
        </w:numPr>
        <w:ind w:left="714"/>
        <w:rPr>
          <w:ins w:id="1280" w:author="Claude" w:date="2026-10-23T09:00:00Z"/>
        </w:rPr>
      </w:pPr>
      <m:oMathPara>
        <m:oMathParaPr>
          <m:jc m:val="center"/>
        </m:oMathParaPr>
        <m:oMath>
          <m:sSub>
            <m:e>
              <w:ins w:id="1282" w:author="Claude" w:date="2026-10-23T09:00:00Z">
                <m:r>
                  <w:rPr>
                    <w:rFonts w:ascii="Cambria Math" w:hAnsi="Cambria Math"/>
                    <w:lang w:val="id-ID"/>
                  </w:rPr>
                  <m:t>s</m:t>
                </m:r>
              </w:ins>
            </m:e>
            <m:sub>
              <w:ins w:id="1283" w:author="Claude" w:date="2026-10-23T09:00:00Z">
                <m:r>
                  <w:rPr>
                    <w:rFonts w:ascii="Cambria Math" w:hAnsi="Cambria Math"/>
                    <w:lang w:val="id-ID"/>
                  </w:rPr>
                  <m:t>k</m:t>
                </m:r>
              </w:ins>
            </m:sub>
          </m:sSub>
          <w:ins w:id="1284" w:author="Claude" w:date="2026-10-23T09:00:00Z">
            <m:r>
              <m:rPr>
                <m:sty m:val="p"/>
              </m:rPr>
              <w:rPr>
                <w:rFonts w:ascii="Cambria Math" w:hAnsi="Cambria Math"/>
                <w:lang w:val="id-ID"/>
              </w:rPr>
              <m:t>=</m:t>
            </m:r>
          </w:ins>
          <m:nary>
            <m:naryPr>
              <m:chr m:val="∑"/>
              <m:limLoc m:val="undOvr"/>
            </m:naryPr>
            <m:sub>
              <w:ins w:id="1285" w:author="Claude" w:date="2026-10-23T09:00:00Z">
                <m:r>
                  <w:rPr>
                    <w:rFonts w:ascii="Cambria Math" w:hAnsi="Cambria Math"/>
                    <w:lang w:val="id-ID"/>
                  </w:rPr>
                  <m:t>t</m:t>
                </m:r>
              </w:ins>
              <w:ins w:id="1286" w:author="Claude" w:date="2026-10-23T09:00:00Z">
                <m:r>
                  <m:rPr>
                    <m:sty m:val="p"/>
                  </m:rPr>
                  <w:rPr>
                    <w:rFonts w:ascii="Cambria Math" w:hAnsi="Cambria Math"/>
                    <w:lang w:val="id-ID"/>
                  </w:rPr>
                  <m:t>=</m:t>
                </m:r>
              </w:ins>
              <w:ins w:id="1287" w:author="Claude" w:date="2026-10-23T09:00:00Z">
                <m:r>
                  <m:rPr>
                    <m:sty m:val="p"/>
                  </m:rPr>
                  <w:rPr>
                    <w:rFonts w:ascii="Cambria Math" w:hAnsi="Cambria Math"/>
                    <w:lang w:val="id-ID"/>
                  </w:rPr>
                  <m:t>1</m:t>
                </m:r>
              </w:ins>
            </m:sub>
            <m:sup>
              <m:sSub>
                <m:e>
                  <w:ins w:id="1288" w:author="Claude" w:date="2026-10-23T09:00:00Z">
                    <m:r>
                      <w:rPr>
                        <w:rFonts w:ascii="Cambria Math" w:hAnsi="Cambria Math"/>
                        <w:lang w:val="id-ID"/>
                      </w:rPr>
                      <m:t>T</m:t>
                    </m:r>
                  </w:ins>
                </m:e>
                <m:sub>
                  <w:ins w:id="1289" w:author="Claude" w:date="2026-10-23T09:00:00Z">
                    <m:r>
                      <w:rPr>
                        <w:rFonts w:ascii="Cambria Math" w:hAnsi="Cambria Math"/>
                        <w:lang w:val="id-ID"/>
                      </w:rPr>
                      <m:t>k</m:t>
                    </m:r>
                  </w:ins>
                </m:sub>
              </m:sSub>
            </m:sup>
            <m:e>
              <w:ins w:id="1290" w:author="Claude" w:date="2026-10-23T09:00:00Z">
                <m:r>
                  <m:rPr>
                    <m:sty m:val="p"/>
                  </m:rPr>
                  <w:rPr>
                    <w:rFonts w:ascii="Cambria Math" w:hAnsi="Cambria Math"/>
                    <w:lang w:val="id-ID"/>
                  </w:rPr>
                  <m:t>log</m:t>
                </m:r>
              </w:ins>
              <w:ins w:id="1291" w:author="Claude" w:date="2026-10-23T09:00:00Z">
                <m:r>
                  <m:rPr>
                    <m:sty m:val="p"/>
                  </m:rPr>
                  <w:rPr>
                    <w:rFonts w:ascii="Cambria Math" w:hAnsi="Cambria Math"/>
                    <w:lang w:val="id-ID"/>
                  </w:rPr>
                  <m:t> </m:t>
                </m:r>
              </w:ins>
              <w:ins w:id="1292" w:author="Claude" w:date="2026-10-23T09:00:00Z">
                <m:r>
                  <w:rPr>
                    <w:rFonts w:ascii="Cambria Math" w:hAnsi="Cambria Math"/>
                    <w:lang w:val="id-ID"/>
                  </w:rPr>
                  <m:t>P</m:t>
                </m:r>
              </w:ins>
              <m:d>
                <m:dPr>
                  <m:ctrlPr/>
                </m:dPr>
                <m:e>
                  <m:sSubSup>
                    <m:e>
                      <w:ins w:id="1293" w:author="Claude" w:date="2026-10-23T09:00:00Z">
                        <m:r>
                          <w:rPr>
                            <w:rFonts w:ascii="Cambria Math" w:hAnsi="Cambria Math"/>
                            <w:lang w:val="id-ID"/>
                          </w:rPr>
                          <m:t>y</m:t>
                        </m:r>
                      </w:ins>
                    </m:e>
                    <m:sub>
                      <w:ins w:id="1294" w:author="Claude" w:date="2026-10-23T09:00:00Z">
                        <m:r>
                          <w:rPr>
                            <w:rFonts w:ascii="Cambria Math" w:hAnsi="Cambria Math"/>
                            <w:lang w:val="id-ID"/>
                          </w:rPr>
                          <m:t>t</m:t>
                        </m:r>
                      </w:ins>
                    </m:sub>
                    <m:sup>
                      <w:ins w:id="1295" w:author="Claude" w:date="2026-10-23T09:00:00Z">
                        <m:r>
                          <w:rPr>
                            <w:rFonts w:ascii="Cambria Math" w:hAnsi="Cambria Math"/>
                            <w:lang w:val="id-ID"/>
                          </w:rPr>
                          <m:t>k</m:t>
                        </m:r>
                      </w:ins>
                    </m:sup>
                  </m:sSubSup>
                  <w:ins w:id="1296" w:author="Claude" w:date="2026-10-23T09:00:00Z">
                    <m:r>
                      <m:rPr>
                        <m:sty m:val="p"/>
                      </m:rPr>
                      <w:rPr>
                        <w:rFonts w:ascii="Cambria Math" w:hAnsi="Cambria Math"/>
                        <w:lang w:val="id-ID"/>
                      </w:rPr>
                      <m:t> | </m:t>
                    </m:r>
                  </w:ins>
                  <m:sSubSup>
                    <m:e>
                      <w:ins w:id="1297" w:author="Claude" w:date="2026-10-23T09:00:00Z">
                        <m:r>
                          <w:rPr>
                            <w:rFonts w:ascii="Cambria Math" w:hAnsi="Cambria Math"/>
                            <w:lang w:val="id-ID"/>
                          </w:rPr>
                          <m:t>y</m:t>
                        </m:r>
                      </w:ins>
                    </m:e>
                    <m:sub>
                      <w:ins w:id="1298" w:author="Claude" w:date="2026-10-23T09:00:00Z">
                        <m:r>
                          <m:rPr>
                            <m:sty m:val="p"/>
                          </m:rPr>
                          <w:rPr>
                            <w:rFonts w:ascii="Cambria Math" w:hAnsi="Cambria Math"/>
                            <w:lang w:val="id-ID"/>
                          </w:rPr>
                          <m:t>&lt;t</m:t>
                        </m:r>
                      </w:ins>
                    </m:sub>
                    <m:sup>
                      <w:ins w:id="1299" w:author="Claude" w:date="2026-10-23T09:00:00Z">
                        <m:r>
                          <w:rPr>
                            <w:rFonts w:ascii="Cambria Math" w:hAnsi="Cambria Math"/>
                            <w:lang w:val="id-ID"/>
                          </w:rPr>
                          <m:t>k</m:t>
                        </m:r>
                      </w:ins>
                    </m:sup>
                  </m:sSubSup>
                  <w:ins w:id="1300" w:author="Claude" w:date="2026-10-23T09:00:00Z">
                    <m:r>
                      <m:rPr>
                        <m:sty m:val="p"/>
                      </m:rPr>
                      <w:rPr>
                        <w:rFonts w:ascii="Cambria Math" w:hAnsi="Cambria Math"/>
                        <w:lang w:val="id-ID"/>
                      </w:rPr>
                      <m:t>, </m:t>
                    </m:r>
                  </w:ins>
                  <w:ins w:id="1301" w:author="Claude" w:date="2026-10-23T09:00:00Z">
                    <m:r>
                      <w:rPr>
                        <w:rFonts w:ascii="Cambria Math" w:hAnsi="Cambria Math"/>
                        <w:lang w:val="id-ID"/>
                      </w:rPr>
                      <m:t>x</m:t>
                    </m:r>
                  </w:ins>
                </m:e>
              </m:d>
            </m:e>
          </m:nary>
        </m:oMath>
      </m:oMathPara>
    </w:p>
    <w:p>
      <w:pPr>
        <w:pStyle w:val="Caption"/>
        <w:rPr>
          <w:ins w:id="1306" w:author="Claude" w:date="2026-10-23T09:00:00Z"/>
        </w:rPr>
      </w:pPr>
      <w:ins w:id="1302" w:author="Claude" w:date="2026-10-23T09:00:00Z">
        <w:r>
          <w:t xml:space="preserve">Persamaan 3.</w:t>
          <w:fldChar w:fldCharType="begin"/>
          <w:instrText xml:space="preserve"> SEQ Persamaan_3. \* ARABIC </w:instrText>
          <w:fldChar w:fldCharType="separate"/>
        </w:r>
      </w:ins>
      <w:ins w:id="1303" w:author="Claude" w:date="2026-10-23T09:00:00Z">
        <w:r>
          <w:rPr>
            <w:noProof/>
          </w:rPr>
          <w:t>7</w:t>
        </w:r>
      </w:ins>
      <w:ins w:id="1304" w:author="Claude" w:date="2026-10-23T09:00:00Z">
        <w:r>
          <w:fldChar w:fldCharType="end"/>
        </w:r>
      </w:ins>
      <w:ins w:id="1305" w:author="Claude" w:date="2026-10-23T09:00:00Z">
        <w:r>
          <w:t xml:space="preserve"> Skor Log-Peluang Kandidat Kode pada TrOCR</w:t>
        </w:r>
      </w:ins>
    </w:p>
    <w:p>
      <w:pPr>
        <w:pStyle w:val="BodyText"/>
        <w:rPr>
          <w:ins w:id="1307" w:author="Claude" w:date="2026-10-23T09:00:00Z"/>
        </w:rPr>
      </w:pPr>
      <w:ins w:id="1308" w:author="Claude" w:date="2026-10-23T09:00:00Z">
        <w:r>
          <w:t xml:space="preserve">Pada persamaan tersebut, x adalah citra kotak, yₜᵏ adalah token ke-t dari kandidat k, dan Tₖ adalah jumlah token kandidat. Kandidat dengan skor tertinggi dipilih sebagai hasil bacaan. Tingkat keyakinan hasil tersebut dapat dinyatakan sebagai peluang relatif kandidat terhadap himpunan K, yaitu beberapa kandidat dengan skor tertinggi:</w:t>
        </w:r>
      </w:ins>
    </w:p>
    <w:p>
      <w:pPr>
        <w:pStyle w:val="ListParagraph"/>
        <w:keepNext/>
        <w:numPr>
          <w:ilvl w:val="0"/>
          <w:numId w:val="0"/>
        </w:numPr>
        <w:ind w:left="714"/>
        <w:rPr>
          <w:ins w:id="1309" w:author="Claude" w:date="2026-10-23T09:00:00Z"/>
        </w:rPr>
      </w:pPr>
      <m:oMathPara>
        <m:oMathParaPr>
          <m:jc m:val="center"/>
        </m:oMathParaPr>
        <m:oMath>
          <m:sSub>
            <m:e>
              <w:ins w:id="1311" w:author="Claude" w:date="2026-10-23T09:00:00Z">
                <m:r>
                  <w:rPr>
                    <w:rFonts w:ascii="Cambria Math" w:hAnsi="Cambria Math"/>
                    <w:lang w:val="id-ID"/>
                  </w:rPr>
                  <m:t>p</m:t>
                </m:r>
              </w:ins>
            </m:e>
            <m:sub>
              <w:ins w:id="1312" w:author="Claude" w:date="2026-10-23T09:00:00Z">
                <m:r>
                  <w:rPr>
                    <w:rFonts w:ascii="Cambria Math" w:hAnsi="Cambria Math"/>
                    <w:lang w:val="id-ID"/>
                  </w:rPr>
                  <m:t>k</m:t>
                </m:r>
              </w:ins>
            </m:sub>
          </m:sSub>
          <w:ins w:id="1313" w:author="Claude" w:date="2026-10-23T09:00:00Z">
            <m:r>
              <m:rPr>
                <m:sty m:val="p"/>
              </m:rPr>
              <w:rPr>
                <w:rFonts w:ascii="Cambria Math" w:hAnsi="Cambria Math"/>
                <w:lang w:val="id-ID"/>
              </w:rPr>
              <m:t>=</m:t>
            </m:r>
          </w:ins>
          <m:f>
            <m:num>
              <m:sSup>
                <m:e>
                  <w:ins w:id="1314" w:author="Claude" w:date="2026-10-23T09:00:00Z">
                    <m:r>
                      <m:rPr>
                        <m:sty m:val="p"/>
                      </m:rPr>
                      <w:rPr>
                        <w:rFonts w:ascii="Cambria Math" w:hAnsi="Cambria Math"/>
                        <w:lang w:val="id-ID"/>
                      </w:rPr>
                      <m:t>e</m:t>
                    </m:r>
                  </w:ins>
                </m:e>
                <m:sup>
                  <m:sSub>
                    <m:e>
                      <w:ins w:id="1315" w:author="Claude" w:date="2026-10-23T09:00:00Z">
                        <m:r>
                          <w:rPr>
                            <w:rFonts w:ascii="Cambria Math" w:hAnsi="Cambria Math"/>
                            <w:lang w:val="id-ID"/>
                          </w:rPr>
                          <m:t>s</m:t>
                        </m:r>
                      </w:ins>
                    </m:e>
                    <m:sub>
                      <w:ins w:id="1316" w:author="Claude" w:date="2026-10-23T09:00:00Z">
                        <m:r>
                          <w:rPr>
                            <w:rFonts w:ascii="Cambria Math" w:hAnsi="Cambria Math"/>
                            <w:lang w:val="id-ID"/>
                          </w:rPr>
                          <m:t>k</m:t>
                        </m:r>
                      </w:ins>
                    </m:sub>
                  </m:sSub>
                </m:sup>
              </m:sSup>
            </m:num>
            <m:den>
              <m:nary>
                <m:naryPr>
                  <m:chr m:val="∑"/>
                  <m:limLoc m:val="undOvr"/>
                  <m:supHide m:val="1"/>
                </m:naryPr>
                <m:sub>
                  <w:ins w:id="1317" w:author="Claude" w:date="2026-10-23T09:00:00Z">
                    <m:r>
                      <w:rPr>
                        <w:rFonts w:ascii="Cambria Math" w:hAnsi="Cambria Math"/>
                        <w:lang w:val="id-ID"/>
                      </w:rPr>
                      <m:t>j</m:t>
                    </m:r>
                  </w:ins>
                  <w:ins w:id="1318" w:author="Claude" w:date="2026-10-23T09:00:00Z">
                    <m:r>
                      <m:rPr>
                        <m:sty m:val="p"/>
                      </m:rPr>
                      <w:rPr>
                        <w:rFonts w:ascii="Cambria Math" w:hAnsi="Cambria Math"/>
                        <w:lang w:val="id-ID"/>
                      </w:rPr>
                      <m:t>∈</m:t>
                    </m:r>
                  </w:ins>
                  <w:ins w:id="1319" w:author="Claude" w:date="2026-10-23T09:00:00Z">
                    <m:r>
                      <w:rPr>
                        <w:rFonts w:ascii="Cambria Math" w:hAnsi="Cambria Math"/>
                        <w:lang w:val="id-ID"/>
                      </w:rPr>
                      <m:t>K</m:t>
                    </m:r>
                  </w:ins>
                </m:sub>
                <m:sup/>
                <m:e>
                  <m:sSup>
                    <m:e>
                      <w:ins w:id="1320" w:author="Claude" w:date="2026-10-23T09:00:00Z">
                        <m:r>
                          <m:rPr>
                            <m:sty m:val="p"/>
                          </m:rPr>
                          <w:rPr>
                            <w:rFonts w:ascii="Cambria Math" w:hAnsi="Cambria Math"/>
                            <w:lang w:val="id-ID"/>
                          </w:rPr>
                          <m:t>e</m:t>
                        </m:r>
                      </w:ins>
                    </m:e>
                    <m:sup>
                      <m:sSub>
                        <m:e>
                          <w:ins w:id="1321" w:author="Claude" w:date="2026-10-23T09:00:00Z">
                            <m:r>
                              <w:rPr>
                                <w:rFonts w:ascii="Cambria Math" w:hAnsi="Cambria Math"/>
                                <w:lang w:val="id-ID"/>
                              </w:rPr>
                              <m:t>s</m:t>
                            </m:r>
                          </w:ins>
                        </m:e>
                        <m:sub>
                          <w:ins w:id="1322" w:author="Claude" w:date="2026-10-23T09:00:00Z">
                            <m:r>
                              <w:rPr>
                                <w:rFonts w:ascii="Cambria Math" w:hAnsi="Cambria Math"/>
                                <w:lang w:val="id-ID"/>
                              </w:rPr>
                              <m:t>j</m:t>
                            </m:r>
                          </w:ins>
                        </m:sub>
                      </m:sSub>
                    </m:sup>
                  </m:sSup>
                </m:e>
              </m:nary>
            </m:den>
          </m:f>
        </m:oMath>
      </m:oMathPara>
    </w:p>
    <w:p>
      <w:pPr>
        <w:pStyle w:val="Caption"/>
        <w:rPr>
          <w:ins w:id="1327" w:author="Claude" w:date="2026-10-23T09:00:00Z"/>
        </w:rPr>
      </w:pPr>
      <w:ins w:id="1323" w:author="Claude" w:date="2026-10-23T09:00:00Z">
        <w:r>
          <w:t xml:space="preserve">Persamaan 3.</w:t>
          <w:fldChar w:fldCharType="begin"/>
          <w:instrText xml:space="preserve"> SEQ Persamaan_3. \* ARABIC </w:instrText>
          <w:fldChar w:fldCharType="separate"/>
        </w:r>
      </w:ins>
      <w:ins w:id="1324" w:author="Claude" w:date="2026-10-23T09:00:00Z">
        <w:r>
          <w:rPr>
            <w:noProof/>
          </w:rPr>
          <w:t>8</w:t>
        </w:r>
      </w:ins>
      <w:ins w:id="1325" w:author="Claude" w:date="2026-10-23T09:00:00Z">
        <w:r>
          <w:fldChar w:fldCharType="end"/>
        </w:r>
      </w:ins>
      <w:ins w:id="1326" w:author="Claude" w:date="2026-10-23T09:00:00Z">
        <w:r>
          <w:t xml:space="preserve"> Keyakinan Kandidat terhadap Kandidat Terbaik</w:t>
        </w:r>
      </w:ins>
    </w:p>
    <w:p>
      <w:pPr>
        <w:pStyle w:val="BodyText"/>
        <w:rPr>
          <w:ins w:id="1328" w:author="Claude" w:date="2026-10-23T09:00:00Z"/>
        </w:rPr>
      </w:pPr>
      <w:ins w:id="1329" w:author="Claude" w:date="2026-10-23T09:00:00Z">
        <w:r>
          <w:t xml:space="preserve">Nilai pₖ yang rendah menandakan model ragu di antara beberapa kandidat, sehingga hasil bacaan perlu dikonfirmasi oleh manusia. Pendekatan memilih dari daftar kandidat ini menjamin keluaran selalu berupa kode yang sah, berbeda dengan keluaran teks bebas yang dapat berisi jawaban di luar format. Model dijalankan melalui pustaka Hugging Face Transformers (Wolf et al., 2020), sehingga dapat dijalankan secara lokal pada CPU maupun GPU tanpa layanan pihak ketiga.</w:t>
        </w:r>
      </w:ins>
    </w:p>
    <w:p>
      <w:pPr>
        <w:pStyle w:val="Heading3"/>
        <w:rPr>
          <w:ins w:id="1330" w:author="Claude" w:date="2026-10-23T09:00:00Z"/>
        </w:rPr>
      </w:pPr>
      <w:ins w:id="1331" w:author="Claude" w:date="2026-10-23T09:00:00Z">
        <w:r>
          <w:t xml:space="preserve">Pencocokan Titik Fitur SIFT dan Homografi RANSAC</w:t>
        </w:r>
      </w:ins>
    </w:p>
    <w:p>
      <w:pPr>
        <w:pStyle w:val="BodyText"/>
        <w:rPr>
          <w:ins w:id="1332" w:author="Claude" w:date="2026-10-23T09:00:00Z"/>
        </w:rPr>
      </w:pPr>
      <w:ins w:id="1333" w:author="Claude" w:date="2026-10-23T09:00:00Z">
        <w:r>
          <w:rPr>
            <w:i/>
            <w:iCs/>
          </w:rPr>
          <w:t xml:space="preserve">Scale-Invariant Feature Transform</w:t>
        </w:r>
        <w:r>
          <w:t xml:space="preserve"> (SIFT) adalah metode untuk menemukan dan mendeskripsikan titik fitur (</w:t>
        </w:r>
        <w:r>
          <w:rPr>
            <w:i/>
            <w:iCs/>
          </w:rPr>
          <w:t xml:space="preserve">keypoint</w:t>
        </w:r>
        <w:r>
          <w:t xml:space="preserve">) khas pada citra, seperti sudut dan pola tepi, yang tetap dapat dikenali walaupun citra diperbesar, diperkecil, maupun diputar (Lowe, 2004). Setiap titik fitur diberi deskriptor berupa vektor yang merangkum arah gradien di sekitarnya, sehingga titik yang sama pada dua foto berbeda dapat dipasangkan dengan membandingkan jarak antardeskriptor.</w:t>
        </w:r>
      </w:ins>
    </w:p>
    <w:p>
      <w:pPr>
        <w:pStyle w:val="BodyText"/>
        <w:rPr>
          <w:ins w:id="1334" w:author="Claude" w:date="2026-10-23T09:00:00Z"/>
        </w:rPr>
      </w:pPr>
      <w:ins w:id="1335" w:author="Claude" w:date="2026-10-23T09:00:00Z">
        <w:r>
          <w:t xml:space="preserve">Pasangan titik antara foto dan citra acuan kemudian digunakan untuk menghitung homografi, yaitu transformasi perspektif berupa matriks 3×3 sebagaimana Persamaan 3.4. Karena sebagian pasangan titik dapat keliru, digunakan metode </w:t>
        </w:r>
        <w:r>
          <w:rPr>
            <w:i/>
            <w:iCs/>
          </w:rPr>
          <w:t xml:space="preserve">Random Sample Consensus</w:t>
        </w:r>
        <w:r>
          <w:t xml:space="preserve"> (RANSAC) yang berulang kali memilih empat pasangan secara acak, menghitung homografi, lalu memilih model yang disetujui oleh pasangan terbanyak (</w:t>
        </w:r>
        <w:r>
          <w:rPr>
            <w:i/>
            <w:iCs/>
          </w:rPr>
          <w:t xml:space="preserve">inlier</w:t>
        </w:r>
        <w:r>
          <w:t xml:space="preserve">), sehingga pasangan yang keliru (</w:t>
        </w:r>
        <w:r>
          <w:rPr>
            <w:i/>
            <w:iCs/>
          </w:rPr>
          <w:t xml:space="preserve">outlier</w:t>
        </w:r>
        <w:r>
          <w:t xml:space="preserve">) tidak memengaruhi hasil (Fischler &amp; Bolles, 1981). Kedua metode tersedia pada pustaka OpenCV (OpenCV Team, 2024).</w:t>
        </w:r>
      </w:ins>
    </w:p>
    <w:p>
      <w:pPr>
        <w:pStyle w:val="BodyText"/>
        <w:rPr>
          <w:ins w:id="1336" w:author="Claude" w:date="2026-10-23T09:00:00Z"/>
        </w:rPr>
      </w:pPr>
      <w:ins w:id="1337" w:author="Claude" w:date="2026-10-23T09:00:00Z">
        <w:r>
          <w:t xml:space="preserve">Pada dokumen berformat tetap seperti formulir, citra acuan cukup dibuat satu kali dari satu foto formulir yang telah diluruskan. Agar pencocokan tidak bergantung pada isi tulisan tangan yang berbeda di setiap lembar, titik fitur hanya diambil dari bagian cetakan formulir, sedangkan area isian ditutup (dimasker), sebagaimana ditunjukkan pada Gambar 3.8. Setelah foto dipetakan ke citra acuan, posisi setiap kolom isian dan kotak tabel diketahui tanpa perlu penandaan titik secara manual.</w:t>
        </w:r>
      </w:ins>
    </w:p>
    <w:p>
      <w:pPr>
        <w:keepNext/>
        <w:jc w:val="center"/>
        <w:rPr>
          <w:ins w:id="1338" w:author="Claude" w:date="2026-10-23T09:00:00Z"/>
        </w:rPr>
      </w:pPr>
      <w:ins w:id="1339" w:author="Claude" w:date="2026-10-23T09:00:00Z">
        <w:r>
          <w:rPr>
            <w:noProof/>
          </w:rPr>
          <w:drawing>
            <wp:inline distT="0" distB="0" distL="0" distR="0">
              <wp:extent cx="5400000" cy="3700588"/>
              <wp:effectExtent l="0" t="0" r="0" b="0"/>
              <wp:docPr id="900001" name="Gambar revisi 9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6_ref.jpg"/>
                      <pic:cNvPicPr>
                        <a:picLocks noChangeAspect="1" noChangeArrowheads="1"/>
                      </pic:cNvPicPr>
                    </pic:nvPicPr>
                    <pic:blipFill rotWithShape="1">
                      <a:blip r:embed="rId900">
                        <a:extLst>
                          <a:ext uri="{28A0092B-C50C-407E-A947-70E740481C1C}">
                            <a14:useLocalDpi xmlns:a14="http://schemas.microsoft.com/office/drawing/2010/main" val="0"/>
                          </a:ext>
                        </a:extLst>
                      </a:blip>
                      <a:srcRect t="16220" b="17331"/>
                      <a:stretch>
                        <a:fillRect/>
                      </a:stretch>
                    </pic:blipFill>
                    <pic:spPr bwMode="auto">
                      <a:xfrm>
                        <a:off x="0" y="0"/>
                        <a:ext cx="5400000" cy="3700588"/>
                      </a:xfrm>
                      <a:prstGeom prst="rect">
                        <a:avLst/>
                      </a:prstGeom>
                      <a:noFill/>
                      <a:ln>
                        <a:noFill/>
                      </a:ln>
                      <a:extLst>
                        <a:ext uri="{53640926-AAD7-44D8-BBD7-CCE9431645EC}">
                          <a14:shadowObscured xmlns:a14="http://schemas.microsoft.com/office/drawing/2010/main"/>
                        </a:ext>
                      </a:extLst>
                    </pic:spPr>
                  </pic:pic>
                </a:graphicData>
              </a:graphic>
            </wp:inline>
          </w:drawing>
        </w:r>
      </w:ins>
    </w:p>
    <w:p>
      <w:pPr>
        <w:pStyle w:val="Caption"/>
        <w:rPr>
          <w:ins w:id="1343" w:author="Claude" w:date="2026-10-23T09:00:00Z"/>
        </w:rPr>
      </w:pPr>
      <w:ins w:id="1340" w:author="Claude" w:date="2026-10-23T09:00:00Z">
        <w:r>
          <w:t>Gambar 3.</w:t>
          <w:fldChar w:fldCharType="begin"/>
          <w:instrText xml:space="preserve"> SEQ Gambar_3. \* ARABIC </w:instrText>
          <w:fldChar w:fldCharType="separate"/>
        </w:r>
      </w:ins>
      <w:ins w:id="1341" w:author="Claude" w:date="2026-10-23T09:00:00Z">
        <w:r>
          <w:rPr>
            <w:noProof/>
          </w:rPr>
          <w:t>8</w:t>
          <w:fldChar w:fldCharType="end"/>
        </w:r>
      </w:ins>
      <w:ins w:id="1342" w:author="Claude" w:date="2026-10-23T09:00:00Z">
        <w:r>
          <w:t xml:space="preserve"> Titik Fitur Cetakan Formulir pada Citra Acuan (Hijau) dan Area Isian yang Dimasker (Merah)</w:t>
        </w:r>
      </w:ins>
    </w:p>
    <w:p>
      <w:pPr>
        <w:pStyle w:val="Heading3"/>
        <w:rPr>
          <w:ins w:id="1344" w:author="Claude" w:date="2026-10-23T09:00:00Z"/>
        </w:rPr>
      </w:pPr>
      <w:ins w:id="1345" w:author="Claude" w:date="2026-10-23T09:00:00Z">
        <w:r>
          <w:t xml:space="preserve">Visualisasi Data pada Sistem Informasi</w:t>
        </w:r>
      </w:ins>
    </w:p>
    <w:p>
      <w:pPr>
        <w:pStyle w:val="BodyText"/>
        <w:rPr>
          <w:ins w:id="1346" w:author="Claude" w:date="2026-10-23T09:00:00Z"/>
        </w:rPr>
      </w:pPr>
      <w:ins w:id="1347" w:author="Claude" w:date="2026-10-23T09:00:00Z">
        <w:r>
          <w:t xml:space="preserve">Visualisasi data adalah penyajian data dalam bentuk grafik agar pola, perbandingan, dan kecenderungan dapat dipahami lebih cepat daripada tabel angka. Pada aplikasi web, grafik interaktif umumnya dibangun dengan pustaka JavaScript. Salah satunya adalah Apache ECharts, pustaka visualisasi deklaratif yang menyediakan berbagai jenis grafik, seperti grafik garis, batang, </w:t>
        </w:r>
        <w:r>
          <w:rPr>
            <w:i/>
            <w:iCs/>
          </w:rPr>
          <w:t xml:space="preserve">heatmap</w:t>
        </w:r>
        <w:r>
          <w:t xml:space="preserve">, </w:t>
        </w:r>
        <w:r>
          <w:rPr>
            <w:i/>
            <w:iCs/>
          </w:rPr>
          <w:t xml:space="preserve">treemap</w:t>
        </w:r>
        <w:r>
          <w:t xml:space="preserve">, dan diagram lingkar, beserta interaksi seperti </w:t>
        </w:r>
        <w:r>
          <w:rPr>
            <w:i/>
            <w:iCs/>
          </w:rPr>
          <w:t xml:space="preserve">tooltip</w:t>
        </w:r>
        <w:r>
          <w:t xml:space="preserve"> dan pemfilteran, cukup dengan menuliskan konfigurasi grafik (Li et al., 2018).</w:t>
        </w:r>
      </w:ins>
    </w:p>
    <w:p>
      <w:pPr>
        <w:pStyle w:val="BodyText"/>
        <w:rPr>
          <w:ins w:id="1348" w:author="Claude" w:date="2026-10-23T09:00:00Z"/>
        </w:rPr>
      </w:pPr>
      <w:ins w:id="1349" w:author="Claude" w:date="2026-10-23T09:00:00Z">
        <w:r>
          <w:t xml:space="preserve">Salah satu grafik yang lazim digunakan dalam pengendalian mutu adalah diagram Pareto, yaitu grafik batang yang diurutkan dari kategori terbesar ke terkecil dan dilengkapi garis persentase kumulatif. Diagram ini membantu menemukan sedikit kategori penyebab yang menyumbang sebagian besar masalah, sehingga upaya perbaikan dapat diprioritaskan (Montgomery, 2020). Pada sistem ini, diagram Pareto digunakan untuk kategori penyebab downtime, dengan garis batas prioritas (bawaan 80%) yang dapat diatur oleh admin.</w:t>
        </w:r>
      </w:ins>
    </w:p>
    <w:p w14:paraId="6CEE1A4D" w14:textId="77777777" w:rsidR="00A11072" w:rsidRDefault="00A11072" w:rsidP="00A11072">
      <w:pPr>
        <w:pStyle w:val="BodyText"/>
        <w:ind w:firstLine="0"/>
      </w:pPr>
    </w:p>
    <w:p w14:paraId="071E84FA" w14:textId="77777777" w:rsidR="0032511E" w:rsidRPr="00F15C89" w:rsidRDefault="0032511E" w:rsidP="00A11072">
      <w:pPr>
        <w:pStyle w:val="BodyText"/>
        <w:ind w:firstLine="0"/>
      </w:pPr>
    </w:p>
    <w:p w14:paraId="425D0039" w14:textId="399395DC" w:rsidR="00C61B2B" w:rsidRDefault="00DF6DF2" w:rsidP="00A04F93">
      <w:pPr>
        <w:pStyle w:val="Heading2"/>
      </w:pPr>
      <w:bookmarkStart w:id="79" w:name="_Toc242101871"/>
      <w:r>
        <w:t>Metodologi</w:t>
      </w:r>
      <w:bookmarkEnd w:id="79"/>
    </w:p>
    <w:p w14:paraId="28CAFD22" w14:textId="060DB376" w:rsidR="00E10AA5" w:rsidRDefault="00E10AA5" w:rsidP="00A73951">
      <w:r>
        <w:t xml:space="preserve">Metodologi merupakan kerangka kerja yang digunakan untuk memandu seluruh rangkaian kegiatan analisis, perancangan, pengembangan, dan evaluasi sistem secara sistematis. Pengembangan sistem pencatatan </w:t>
      </w:r>
      <w:r>
        <w:rPr>
          <w:i/>
          <w:iCs/>
        </w:rPr>
        <w:t xml:space="preserve">downtime</w:t>
      </w:r>
      <w:r>
        <w:t xml:space="preserve"> dan aktivitas produksi harian ini menerapkan model pengembangan iteratif-inkremental (</w:t>
      </w:r>
      <w:r>
        <w:rPr>
          <w:i/>
          <w:iCs/>
        </w:rPr>
        <w:t xml:space="preserve">iterative and incremental development</w:t>
      </w:r>
      <w:r>
        <w:t xml:space="preserve">) sebagaimana dijelaskan pada Subbab 3.1.1 (Larman &amp; Basili, 2003). Model ini dipilih karena integrasi dengan basis data </w:t>
      </w:r>
      <w:r>
        <w:rPr>
          <w:i/>
          <w:iCs/>
        </w:rPr>
        <w:t xml:space="preserve">existing</w:t>
      </w:r>
      <w:r>
        <w:t xml:space="preserve"> dan modul kecerdasan buatan memiliki ketidakpastian teknis yang tinggi, sehingga diperlukan siklus evaluasi berkala untuk menyempurnakan rancangan sistem. Alur tahapan metodologi ditunjukkan pada Gambar 3.</w:t>
      </w:r>
      <w:del w:id="3387" w:author="Claude" w:date="2026-10-23T09:00:00Z">
        <w:r>
          <w:delText xml:space="preserve">8</w:delText>
        </w:r>
      </w:del>
      <w:ins w:id="3388" w:author="Claude" w:date="2026-10-23T09:00:00Z">
        <w:r>
          <w:t xml:space="preserve">9</w:t>
        </w:r>
      </w:ins>
      <w:r>
        <w:t xml:space="preserve">.</w:t>
      </w:r>
    </w:p>
    <w:p w14:paraId="40DB3966" w14:textId="1ADE908E" w:rsidR="00976008" w:rsidRDefault="00976008" w:rsidP="00A73951">
      <w:pPr>
        <w:ind w:firstLine="0"/>
        <w:rPr>
          <w:del w:id="1351" w:author="Claude" w:date="2026-10-23T09:00:00Z"/>
        </w:rPr>
      </w:pPr>
      <w:del w:id="1350" w:author="Claude" w:date="2026-10-23T09:00:00Z">
        <w:r>
          <w:rPr>
            <w:noProof/>
          </w:rPr>
          <w:lastRenderedPageBreak/>
          <w:drawing>
            <wp:inline distT="0" distB="0" distL="0" distR="0" wp14:anchorId="3C27F43C" wp14:editId="67F98352">
              <wp:extent cx="5459672" cy="8043334"/>
              <wp:effectExtent l="0" t="0" r="8255" b="0"/>
              <wp:docPr id="1178135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65837" cy="8052416"/>
                      </a:xfrm>
                      <a:prstGeom prst="rect">
                        <a:avLst/>
                      </a:prstGeom>
                      <a:noFill/>
                      <a:ln>
                        <a:noFill/>
                      </a:ln>
                    </pic:spPr>
                  </pic:pic>
                </a:graphicData>
              </a:graphic>
            </wp:inline>
          </w:drawing>
        </w:r>
      </w:del>
    </w:p>
    <w:p>
      <w:pPr>
        <w:ind w:firstLine="0"/>
        <w:jc w:val="center"/>
        <w:rPr>
          <w:ins w:id="1352" w:author="Claude" w:date="2026-10-23T09:00:00Z"/>
        </w:rPr>
      </w:pPr>
      <w:ins w:id="1353" w:author="Claude" w:date="2026-10-23T09:00:00Z">
        <w:r>
          <w:rPr>
            <w:noProof/>
          </w:rPr>
          <w:lastRenderedPageBreak/>
          <w:drawing>
            <wp:inline distT="0" distB="0" distL="0" distR="0">
              <wp:extent cx="5220000" cy="5886739"/>
              <wp:effectExtent l="0" t="0" r="0" b="0"/>
              <wp:docPr id="900002" name="Gambar revisi 9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odologi.png"/>
                      <pic:cNvPicPr>
                        <a:picLocks noChangeAspect="1" noChangeArrowheads="1"/>
                      </pic:cNvPicPr>
                    </pic:nvPicPr>
                    <pic:blipFill>
                      <a:blip r:embed="rId901">
                        <a:extLst>
                          <a:ext uri="{28A0092B-C50C-407E-A947-70E740481C1C}">
                            <a14:useLocalDpi xmlns:a14="http://schemas.microsoft.com/office/drawing/2010/main" val="0"/>
                          </a:ext>
                        </a:extLst>
                      </a:blip>
                      <a:srcRect/>
                      <a:stretch>
                        <a:fillRect/>
                      </a:stretch>
                    </pic:blipFill>
                    <pic:spPr bwMode="auto">
                      <a:xfrm>
                        <a:off x="0" y="0"/>
                        <a:ext cx="5220000" cy="5886739"/>
                      </a:xfrm>
                      <a:prstGeom prst="rect">
                        <a:avLst/>
                      </a:prstGeom>
                      <a:noFill/>
                      <a:ln>
                        <a:noFill/>
                      </a:ln>
                    </pic:spPr>
                  </pic:pic>
                </a:graphicData>
              </a:graphic>
            </wp:inline>
          </w:drawing>
        </w:r>
      </w:ins>
    </w:p>
    <w:p w14:paraId="68F43FD1" w14:textId="45D09030" w:rsidR="00976008" w:rsidRDefault="00976008" w:rsidP="00A73951">
      <w:pPr>
        <w:pStyle w:val="Caption"/>
      </w:pPr>
      <w:bookmarkStart w:id="80" w:name="_Toc242095709"/>
      <w:del w:id="3361" w:author="Claude" w:date="2026-10-23T09:00:00Z">
        <w:r>
          <w:delText xml:space="preserve">Gambar 3. </w:delText>
        </w:r>
      </w:del>
      <w:ins w:id="3362" w:author="Claude" w:date="2026-10-23T09:00:00Z">
        <w:r>
          <w:t xml:space="preserve">Gambar 3.</w:t>
        </w:r>
      </w:ins>
      <w:r>
        <w:fldChar w:fldCharType="begin"/>
        <w:instrText xml:space="preserve"> SEQ Gambar_3. \* ARABIC </w:instrText>
        <w:fldChar w:fldCharType="separate"/>
      </w:r>
      <w:del w:id="3371" w:author="Claude" w:date="2026-10-23T09:00:00Z">
        <w:r>
          <w:rPr>
            <w:noProof/>
          </w:rPr>
          <w:delText xml:space="preserve">8</w:delText>
        </w:r>
      </w:del>
      <w:ins w:id="3372" w:author="Claude" w:date="2026-10-23T09:00:00Z">
        <w:r>
          <w:rPr>
            <w:noProof/>
          </w:rPr>
          <w:t xml:space="preserve">9</w:t>
        </w:r>
      </w:ins>
      <w:r>
        <w:rPr>
          <w:noProof/>
        </w:rPr>
        <w:fldChar w:fldCharType="end"/>
        <w:t xml:space="preserve"> </w:t>
      </w:r>
      <w:r>
        <w:t>Alur Tahapan Metodologi Pengembangan Sistem</w:t>
      </w:r>
      <w:bookmarkEnd w:id="80"/>
    </w:p>
    <w:p w14:paraId="07EF945A" w14:textId="619DE105" w:rsidR="006C72AC" w:rsidRDefault="006C72AC" w:rsidP="006C72AC">
      <w:r>
        <w:t xml:space="preserve">Secara garis besar, metodologi terdiri atas lima tahap. Tahap pertama adalah perencanaan dan pengumpulan data, yang diuraikan pada Subbab 3.2.1. Tahap kedua adalah analisis kebutuhan dan perancangan sistem, yang hasilnya disajikan pada Subbab 4.1 dan 4.2. Tahap ketiga adalah pengembangan iteratif-inkremental dalam </w:t>
      </w:r>
      <w:del w:id="1354" w:author="Claude" w:date="2026-10-23T09:00:00Z">
        <w:r>
          <w:delText xml:space="preserve">tiga</w:delText>
        </w:r>
      </w:del>
      <w:ins w:id="1355" w:author="Claude" w:date="2026-10-23T09:00:00Z">
        <w:r>
          <w:t xml:space="preserve">enam</w:t>
        </w:r>
      </w:ins>
      <w:r>
        <w:t xml:space="preserve"> iterasi, yang diuraikan pada Subbab 3.2.2. Tahap keempat adalah pengujian dan evaluasi, yang diuraikan pada Subbab 3.2.3. Tahap kelima adalah dokumentasi, meliputi analisis batasan infrastruktur serta penyusunan kesimpulan, saran, dan laporan akhir.</w:t>
      </w:r>
    </w:p>
    <w:p w14:paraId="266BA075" w14:textId="77777777" w:rsidR="006C72AC" w:rsidRPr="006C72AC" w:rsidRDefault="006C72AC" w:rsidP="006C72AC"/>
    <w:p w14:paraId="35356AEC" w14:textId="4D2FEB26" w:rsidR="00DF6DF2" w:rsidRDefault="00DF6DF2" w:rsidP="00D953E4">
      <w:pPr>
        <w:pStyle w:val="Heading3"/>
      </w:pPr>
      <w:bookmarkStart w:id="81" w:name="_Toc242101872"/>
      <w:r>
        <w:t xml:space="preserve">Metode Pengumpulan Data</w:t>
      </w:r>
      <w:bookmarkEnd w:id="81"/>
    </w:p>
    <w:p w14:paraId="19B93C78" w14:textId="14528823" w:rsidR="00DF6DF2" w:rsidRDefault="00DF6DF2" w:rsidP="00A04F93">
      <w:r>
        <w:t xml:space="preserve">Pengumpulan data kebutuhan sistem dilakukan melalui tiga teknik utama untuk memperoleh pemahaman yang mendalam mengenai proses operasional dan teknis sistem:</w:t>
      </w:r>
    </w:p>
    <w:p w14:paraId="443B8C8E" w14:textId="49D717DB" w:rsidR="00976008" w:rsidRDefault="00976008">
      <w:pPr>
        <w:pStyle w:val="ListParagraph"/>
        <w:numPr>
          <w:ilvl w:val="0"/>
          <w:numId w:val="26"/>
        </w:numPr>
      </w:pPr>
      <w:r>
        <w:rPr>
          <w:b/>
          <w:bCs/>
        </w:rPr>
        <w:t>Wawancara Mendalam</w:t>
      </w:r>
      <w:r>
        <w:t xml:space="preserve">, Wawancara terstruktur dilakukan langsung dengan Manager IT PT Intiroda Makmur. Pemilihan narasumber ini didasarkan pada perannya sebagai perancang dan pengembang utama aplikasi pencatatan performa mesin berbasis Visual Basic 6 (VB6) yang sebelumnya digunakan perusahaan. Melalui wawancara ini, diperoleh informasi komprehensif mengenai:</w:t>
      </w:r>
    </w:p>
    <w:p w14:paraId="03BFAA3E" w14:textId="19D293CF" w:rsidR="00976008" w:rsidRDefault="00976008">
      <w:pPr>
        <w:pStyle w:val="ListParagraph"/>
        <w:numPr>
          <w:ilvl w:val="1"/>
          <w:numId w:val="18"/>
        </w:numPr>
      </w:pPr>
      <w:r>
        <w:t>Seluk-beluk logika bisnis pencatatan downtime mesin drawing dan aturan perhitungan jam kerja operasional.</w:t>
      </w:r>
    </w:p>
    <w:p w14:paraId="735A228E" w14:textId="77777777" w:rsidR="00976008" w:rsidRDefault="00976008">
      <w:pPr>
        <w:pStyle w:val="ListParagraph"/>
        <w:numPr>
          <w:ilvl w:val="1"/>
          <w:numId w:val="18"/>
        </w:numPr>
      </w:pPr>
      <w:r>
        <w:t>Arsitektur teknis sistem lama, relasi tabel pada basis data Microsoft SQL Server (ACPIRM), serta batasan integritas data yang harus tetap dipertahankan.</w:t>
      </w:r>
    </w:p>
    <w:p w14:paraId="10A6F2ED" w14:textId="3C1957DD" w:rsidR="00976008" w:rsidRDefault="00976008">
      <w:pPr>
        <w:pStyle w:val="ListParagraph"/>
        <w:numPr>
          <w:ilvl w:val="1"/>
          <w:numId w:val="18"/>
        </w:numPr>
      </w:pPr>
      <w:r>
        <w:t>Kendala dan inefisiensi yang dihadapi pada sistem lama, khususnya keterbatasan aksesibilitas desktop yang mengharuskan petugas menyalin ulang data dari kertas ke komputer stasiun kerja.</w:t>
      </w:r>
    </w:p>
    <w:p w14:paraId="1359B087" w14:textId="228A3155" w:rsidR="00976008" w:rsidRDefault="00976008">
      <w:pPr>
        <w:pStyle w:val="ListParagraph"/>
        <w:numPr>
          <w:ilvl w:val="0"/>
          <w:numId w:val="26"/>
        </w:numPr>
      </w:pPr>
      <w:r>
        <w:rPr>
          <w:b/>
          <w:bCs/>
        </w:rPr>
        <w:t>Observasi Lapangan,</w:t>
      </w:r>
      <w:r>
        <w:t xml:space="preserve"> Observasi dilakukan secara langsung di area produksi mesin drawing kawat baja untuk mempelajari artefak fisik pencatatan di lokasi kerja. Pengamatan difokuskan pada:</w:t>
      </w:r>
    </w:p>
    <w:p w14:paraId="2C81BAC8" w14:textId="6F272D7D" w:rsidR="00976008" w:rsidRDefault="00976008">
      <w:pPr>
        <w:pStyle w:val="ListParagraph"/>
        <w:numPr>
          <w:ilvl w:val="1"/>
          <w:numId w:val="26"/>
        </w:numPr>
      </w:pPr>
      <w:r>
        <w:lastRenderedPageBreak/>
        <w:t>Format, ukuran, dan tata letak fisik formulir kertas "Laporan Proses Drawing Harian", khususnya struktur tabel matriks waktu tidak produktif yang terbagi ke dalam 48 blok interval 10 menit per shift.</w:t>
      </w:r>
    </w:p>
    <w:p w14:paraId="236B0287" w14:textId="6F451856" w:rsidR="00976008" w:rsidRDefault="00976008">
      <w:pPr>
        <w:pStyle w:val="ListParagraph"/>
        <w:numPr>
          <w:ilvl w:val="1"/>
          <w:numId w:val="26"/>
        </w:numPr>
      </w:pPr>
      <w:r>
        <w:t>Karakteristik dan variasi gaya penulisan tangan petugas/operator mesin, pola singkatan penamaan mesin, serta penggunaan kode-kode permasalahan downtime di lapangan.</w:t>
      </w:r>
    </w:p>
    <w:p w14:paraId="5C11EFF4" w14:textId="637CC229" w:rsidR="00DF6DF2" w:rsidRDefault="00976008">
      <w:pPr>
        <w:pStyle w:val="ListParagraph"/>
        <w:numPr>
          <w:ilvl w:val="0"/>
          <w:numId w:val="26"/>
        </w:numPr>
      </w:pPr>
      <w:r>
        <w:rPr>
          <w:b/>
          <w:bCs/>
        </w:rPr>
        <w:t>Studi Dokumentasi dan Analisis Skema,</w:t>
      </w:r>
      <w:r>
        <w:t xml:space="preserve"> Studi dokumentasi dilakukan dengan menganalisis berkas fisik arsip laporan drawing serta struktur skema basis data Microsoft SQL Server existing (basis data ACPIRM). Analisis difokuskan pada pemetaan kolom tabel MFDOWNTIME, MFRESMAS, TMMESINOP, MFPROBLEM, dan MFPROBLEMD, guna memastikan aplikasi web yang baru dapat membaca dan menulis data secara presisi tanpa merombak struktur tabel yang telah berjalan stabil di perusahaan.</w:t>
      </w:r>
    </w:p>
    <w:p w14:paraId="461F2D02" w14:textId="77777777" w:rsidR="00976008" w:rsidRDefault="00976008" w:rsidP="00976008">
      <w:pPr>
        <w:pStyle w:val="ListParagraph"/>
        <w:numPr>
          <w:ilvl w:val="0"/>
          <w:numId w:val="0"/>
        </w:numPr>
        <w:ind w:left="720"/>
      </w:pPr>
    </w:p>
    <w:p w14:paraId="5C7B5152" w14:textId="77777777" w:rsidR="00DF6DF2" w:rsidRDefault="00DF6DF2">
      <w:pPr>
        <w:pStyle w:val="Heading3"/>
      </w:pPr>
      <w:bookmarkStart w:id="82" w:name="_Toc242101873"/>
      <w:r>
        <w:t>Metode Pengembangan Sistem</w:t>
      </w:r>
      <w:bookmarkEnd w:id="82"/>
    </w:p>
    <w:p w14:paraId="1036BB05" w14:textId="67CDFA0F" w:rsidR="00A36470" w:rsidRPr="00A36470" w:rsidRDefault="00A36470" w:rsidP="00A36470">
      <w:pPr>
        <w:rPr>
          <w:lang w:val="id-ID"/>
        </w:rPr>
      </w:pPr>
      <w:r>
        <w:rPr>
          <w:lang w:val="id-ID"/>
        </w:rPr>
        <w:t xml:space="preserve">Sistem dikembangkan menggunakan pendekatan iteratif-inkremental sebagaimana dijelaskan pada Subbab 3.1.1 </w:t>
      </w:r>
      <w:sdt>
        <w:sdtPr>
          <w:rPr>
            <w:lang w:val="id-ID"/>
          </w:rPr>
          <w:tag w:val="MENDELEY_CITATION_v3_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"/>
          <w:id w:val="-368994021"/>
          <w:placeholder>
            <w:docPart w:val="DefaultPlaceholder_-1854013440"/>
          </w:placeholder>
        </w:sdtPr>
        <w:sdtContent>
          <w:r>
            <w:rPr>
              <w:lang w:val="id-ID"/>
            </w:rPr>
            <w:t>(Larman, 2003)</w:t>
          </w:r>
        </w:sdtContent>
      </w:sdt>
      <w:r>
        <w:rPr>
          <w:lang w:val="id-ID"/>
        </w:rPr>
        <w:t xml:space="preserve">. Setiap iterasi meliputi lima tahapan: (1) analisis kebutuhan berdasarkan temuan terbaru dari sistem lama maupun uji coba sebelumnya, (2) perancangan penyesuaian struktur maupun alur kerja, (3) implementasi, (4) pengujian internal, dan (5) evaluasi hasil sebagai dasar iterasi berikutnya. Pendekatan ini diterapkan secara konsisten sepanjang pengembangan, khususnya pada modul ekstraksi otomatis dari foto kertas yang beberapa kali mengalami perubahan arsitektur signifikan berdasarkan hasil evaluasi. Secara garis besar, pengembangan berlangsung dalam </w:t>
      </w:r>
      <w:del w:id="1356" w:author="Claude" w:date="2026-10-23T09:00:00Z">
        <w:r>
          <w:rPr>
            <w:lang w:val="id-ID"/>
          </w:rPr>
          <w:delText xml:space="preserve">tiga iterasi utama</w:delText>
        </w:r>
      </w:del>
      <w:ins w:id="1357" w:author="Claude" w:date="2026-10-23T09:00:00Z">
        <w:r>
          <w:rPr>
            <w:lang w:val="id-ID"/>
          </w:rPr>
          <w:t xml:space="preserve">enam iterasi. Iterasi I hingga III berlangsung selama periode Kerja Praktek di lokasi, sedangkan iterasi IV hingga VI merupakan pengembangan lanjutan hingga sistem terpasang di server perusahaan</w:t>
        </w:r>
      </w:ins>
      <w:r>
        <w:rPr>
          <w:lang w:val="id-ID"/>
        </w:rPr>
        <w:t xml:space="preserve">:</w:t>
      </w:r>
    </w:p>
    <w:p w14:paraId="1EB15E19" w14:textId="77777777" w:rsidR="00A36470" w:rsidRPr="00A36470" w:rsidRDefault="00A36470">
      <w:pPr>
        <w:numPr>
          <w:ilvl w:val="0"/>
          <w:numId w:val="20"/>
        </w:numPr>
        <w:rPr>
          <w:lang w:val="id-ID"/>
        </w:rPr>
      </w:pPr>
      <w:r>
        <w:rPr>
          <w:b/>
          <w:bCs/>
          <w:lang w:val="id-ID"/>
        </w:rPr>
        <w:t>Iterasi 1: fondasi transaksional dan akses basis data.</w:t>
      </w:r>
      <w:r>
        <w:rPr>
          <w:lang w:val="id-ID"/>
        </w:rPr>
        <w:t xml:space="preserve"> Iterasi ini berfokus pada analisis skema tabel SQL Server yang sudah ada, autentikasi dan otorisasi menu, dasbor, serta modul input data manual, termasuk perhitungan durasi yang melewati tengah malam dan penguncian nomor transaksi.</w:t>
      </w:r>
    </w:p>
    <w:p w14:paraId="1573B02A" w14:textId="603BF781" w:rsidR="00A36470" w:rsidRPr="00A36470" w:rsidRDefault="00A36470">
      <w:pPr>
        <w:numPr>
          <w:ilvl w:val="0"/>
          <w:numId w:val="20"/>
        </w:numPr>
        <w:rPr>
          <w:lang w:val="id-ID"/>
        </w:rPr>
      </w:pPr>
      <w:r>
        <w:rPr>
          <w:b/>
          <w:bCs/>
          <w:lang w:val="id-ID"/>
        </w:rPr>
        <w:t>Iterasi 2: pembacaan satu foto penuh.</w:t>
      </w:r>
      <w:r>
        <w:rPr>
          <w:lang w:val="id-ID"/>
        </w:rPr>
        <w:t xml:space="preserve"> Iterasi ini mengembangkan purwarupa ekstraksi otomatis dari satu foto utuh formulir menggunakan deteksi garis otomatis (transformasi Hough). Hasil evaluasi menunjukkan </w:t>
        <w:lastRenderedPageBreak/>
        <w:t xml:space="preserve">bahwa variasi kemiringan pemotretan dan lengkungan kertas di foto aktual menyebabkan garis tabel tidak terdeteksi secara konsisten, sehingga posisi blok jam dapat tertukar.</w:t>
      </w:r>
    </w:p>
    <w:p w14:paraId="1239EEE3" w14:textId="77777777" w:rsidR="00A36470" w:rsidRPr="00A36470" w:rsidRDefault="00A36470">
      <w:pPr>
        <w:numPr>
          <w:ilvl w:val="0"/>
          <w:numId w:val="20"/>
        </w:numPr>
        <w:rPr>
          <w:lang w:val="id-ID"/>
        </w:rPr>
      </w:pPr>
      <w:r>
        <w:rPr>
          <w:b/>
          <w:bCs/>
          <w:lang w:val="id-ID"/>
        </w:rPr>
        <w:t>Iterasi 3: pemotretan dua tahap dan optimasi.</w:t>
      </w:r>
      <w:r>
        <w:rPr>
          <w:lang w:val="id-ID"/>
        </w:rPr>
        <w:t xml:space="preserve"> Arsitektur ekstraksi diubah menjadi dua tahap foto, yaitu foto penuh untuk header dan parameter proses, serta foto </w:t>
      </w:r>
      <w:r>
        <w:rPr>
          <w:i/>
          <w:iCs/>
          <w:lang w:val="id-ID"/>
        </w:rPr>
        <w:t>close-up</w:t>
      </w:r>
      <w:r>
        <w:rPr>
          <w:lang w:val="id-ID"/>
        </w:rPr>
        <w:t xml:space="preserve"> tabel waktu tidak produktif yang diluruskan dengan transformasi affine tiga titik. Pada iterasi ini juga ditambahkan pemeriksaan rasio tinta untuk melewati kotak kosong serta modul administrasi alias mesin.</w:t>
      </w:r>
    </w:p>
    <w:p>
      <w:pPr>
        <w:numPr>
          <w:ilvl w:val="0"/>
          <w:numId w:val="20"/>
        </w:numPr>
        <w:rPr>
          <w:ins w:id="1358" w:author="Claude" w:date="2026-10-23T09:00:00Z"/>
        </w:rPr>
      </w:pPr>
      <w:ins w:id="1359" w:author="Claude" w:date="2026-10-23T09:00:00Z">
        <w:r>
          <w:rPr>
            <w:b/>
            <w:bCs/>
            <w:lang w:val="id-ID"/>
          </w:rPr>
          <w:t xml:space="preserve">Iterasi 4: eksplorasi pembaca tulisan tangan.</w:t>
        </w:r>
        <w:r>
          <w:rPr>
            <w:lang w:val="id-ID"/>
          </w:rPr>
          <w:t xml:space="preserve"> Iterasi ini menguji enam pendekatan pembacaan (Eksplorasi 1–6) secara kuantitatif menggunakan kunci jawaban, membandingkan Qwen2.5-VL dengan model pengenal tulisan tangan TrOCR, serta pembacaan foto close-up tabel dengan foto seluruh halaman. Hasilnya, TrOCR dengan pemetaan foto utuh berbasis SIFT (Eksplorasi 6) dipilih sebagai pendekatan akhir.</w:t>
        </w:r>
      </w:ins>
    </w:p>
    <w:p>
      <w:pPr>
        <w:numPr>
          <w:ilvl w:val="0"/>
          <w:numId w:val="20"/>
        </w:numPr>
        <w:rPr>
          <w:ins w:id="1360" w:author="Claude" w:date="2026-10-23T09:00:00Z"/>
        </w:rPr>
      </w:pPr>
      <w:ins w:id="1361" w:author="Claude" w:date="2026-10-23T09:00:00Z">
        <w:r>
          <w:rPr>
            <w:b/>
            <w:bCs/>
            <w:lang w:val="id-ID"/>
          </w:rPr>
          <w:t xml:space="preserve">Iterasi 5: sistem informasi dan desain antarmuka baru.</w:t>
        </w:r>
        <w:r>
          <w:rPr>
            <w:lang w:val="id-ID"/>
          </w:rPr>
          <w:t xml:space="preserve"> Iterasi ini menambahkan halaman analitik downtime, laporan, pemeriksaan data otomatis, pemberitahuan, dan menu admin, sekaligus mengganti desain antarmuka. Karena basis data perusahaan tidak dapat diakses dari perangkat pengembang, halaman dibangun terlebih dahulu dengan data contoh, kemudian dihubungkan ke basis data asli dan diverifikasi di PC server.</w:t>
        </w:r>
      </w:ins>
    </w:p>
    <w:p>
      <w:pPr>
        <w:numPr>
          <w:ilvl w:val="0"/>
          <w:numId w:val="20"/>
        </w:numPr>
        <w:rPr>
          <w:ins w:id="1362" w:author="Claude" w:date="2026-10-23T09:00:00Z"/>
        </w:rPr>
      </w:pPr>
      <w:ins w:id="1363" w:author="Claude" w:date="2026-10-23T09:00:00Z">
        <w:r>
          <w:rPr>
            <w:b/>
            <w:bCs/>
            <w:lang w:val="id-ID"/>
          </w:rPr>
          <w:t xml:space="preserve">Iterasi 6: integrasi pembacaan foto versi akhir.</w:t>
        </w:r>
        <w:r>
          <w:rPr>
            <w:lang w:val="id-ID"/>
          </w:rPr>
          <w:t xml:space="preserve"> Iterasi ini memasang Eksplorasi 6 ke dalam aplikasi sebagai layanan latar belakang dengan antrian berbasis berkas, pemberitahuan selesai diproses, layar tinjauan kotak ragu, dan penyimpanan ke basis data. Alur lama berbasis Ollama dipensiunkan, lalu sistem dipasang dan diuji pada PC server perusahaan yang dilengkapi GPU.</w:t>
        </w:r>
      </w:ins>
    </w:p>
    <w:p w14:paraId="720D880F" w14:textId="77777777" w:rsidR="00AA2C50" w:rsidRDefault="00AA2C50" w:rsidP="00A36470">
      <w:pPr>
        <w:ind w:firstLine="0"/>
      </w:pPr>
    </w:p>
    <w:p w14:paraId="6E521128" w14:textId="19C30EAC" w:rsidR="00831219" w:rsidRDefault="00831219">
      <w:pPr>
        <w:pStyle w:val="Heading3"/>
      </w:pPr>
      <w:bookmarkStart w:id="83" w:name="_Toc242101874"/>
      <w:r>
        <w:t xml:space="preserve">Metode Pengujian dan Evaluasi</w:t>
      </w:r>
      <w:bookmarkEnd w:id="83"/>
    </w:p>
    <w:p w14:paraId="28B24708" w14:textId="332B8A37" w:rsidR="000B21C9" w:rsidRDefault="000B21C9" w:rsidP="000B21C9">
      <w:pPr>
        <w:rPr>
          <w:lang w:val="id-ID"/>
        </w:rPr>
      </w:pPr>
      <w:r>
        <w:rPr>
          <w:lang w:val="id-ID"/>
        </w:rPr>
        <w:t>Pengujian sistem dilakukan melalui tiga jalur yang saling melengkapi.</w:t>
      </w:r>
    </w:p>
    <w:p w14:paraId="143FF723" w14:textId="110EE399" w:rsidR="000B21C9" w:rsidRDefault="000B21C9">
      <w:pPr>
        <w:numPr>
          <w:ilvl w:val="0"/>
          <w:numId w:val="21"/>
        </w:numPr>
        <w:rPr>
          <w:b/>
          <w:bCs/>
          <w:lang w:val="id-ID"/>
        </w:rPr>
      </w:pPr>
      <w:r>
        <w:rPr>
          <w:b/>
          <w:bCs/>
          <w:lang w:val="id-ID"/>
        </w:rPr>
        <w:t xml:space="preserve">Pengujian unit otomatis.</w:t>
      </w:r>
      <w:r>
        <w:rPr>
          <w:lang w:val="id-ID"/>
        </w:rPr>
        <w:t xml:space="preserve"> Pengujian unit (</w:t>
      </w:r>
      <w:r>
        <w:rPr>
          <w:i/>
          <w:iCs/>
          <w:lang w:val="id-ID"/>
        </w:rPr>
        <w:t xml:space="preserve">unit testing</w:t>
      </w:r>
      <w:r>
        <w:rPr>
          <w:lang w:val="id-ID"/>
        </w:rPr>
        <w:t xml:space="preserve">) adalah pengujian terhadap unit program atau sekelompok unit yang saling berkaitan secara terpisah dari bagian sistem lainnya </w:t>
      </w:r>
      <w:sdt>
        <w:sdtPr>
          <w:rPr>
            <w:lang w:val="id-ID"/>
          </w:rPr>
          <w:tag w:val="MENDELEY_CITATION_v3_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"/>
          <w:id w:val="662904245"/>
          <w:placeholder>
            <w:docPart w:val="DefaultPlaceholder_-1854013440"/>
          </w:placeholder>
        </w:sdtPr>
        <w:sdtContent>
          <w:r>
            <w:rPr>
              <w:lang w:val="id-ID"/>
            </w:rPr>
            <w:t>(Runeson, 2006)</w:t>
          </w:r>
        </w:sdtContent>
      </w:sdt>
      <w:r>
        <w:rPr>
          <w:lang w:val="id-ID"/>
        </w:rPr>
        <w:t xml:space="preserve">. Bagian logika inti modul ekstraksi, yaitu penggabungan rentang waktu </w:t>
      </w:r>
      <w:r>
        <w:rPr>
          <w:i/>
          <w:iCs/>
          <w:lang w:val="id-ID"/>
        </w:rPr>
        <w:t xml:space="preserve">downtime</w:t>
      </w:r>
      <w:r>
        <w:rPr>
          <w:lang w:val="id-ID"/>
        </w:rPr>
        <w:t xml:space="preserve">, penerjemahan kode legenda, pencocokan nama operator, dan pencarian alias mesin, diuji secara otomatis menggunakan PHPUnit </w:t>
      </w:r>
      <w:sdt>
        <w:sdtPr>
          <w:rPr>
            <w:lang w:val="id-ID"/>
          </w:rPr>
          <w:tag w:val="MENDELEY_CITATION_v3_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"/>
          <w:id w:val="-54866571"/>
          <w:placeholder>
            <w:docPart w:val="DefaultPlaceholder_-1854013440"/>
          </w:placeholder>
        </w:sdtPr>
        <w:sdtContent>
          <w:r>
            <w:rPr>
              <w:lang w:val="id-ID"/>
            </w:rPr>
            <w:t>(Bergmann, 2025)</w:t>
          </w:r>
        </w:sdtContent>
      </w:sdt>
      <w:r>
        <w:rPr>
          <w:lang w:val="id-ID"/>
        </w:rPr>
        <w:t xml:space="preserve"> dengan 45 skenario uji (165 </w:t>
      </w:r>
      <w:del w:id="1364" w:author="Claude" w:date="2026-10-23T09:00:00Z">
        <w:r>
          <w:rPr>
            <w:i/>
            <w:iCs/>
            <w:lang w:val="id-ID"/>
          </w:rPr>
          <w:delText xml:space="preserve">asserttion</w:delText>
        </w:r>
      </w:del>
      <w:ins w:id="1365" w:author="Claude" w:date="2026-10-23T09:00:00Z">
        <w:r>
          <w:rPr>
            <w:i/>
            <w:iCs/>
            <w:lang w:val="id-ID"/>
          </w:rPr>
          <w:t xml:space="preserve">assertion</w:t>
        </w:r>
        <w:r>
          <w:rPr>
            <w:lang w:val="id-ID"/>
          </w:rPr>
          <w:t xml:space="preserve">) pada iterasi III. Setelah alur Ollama dipensiunkan pada iterasi VI, kelas uji yang terkait alur tersebut ikut dihapus dan diganti pengujian pencocokan tulisan mesin dan operator, sehingga versi akhir memiliki 32 skenario uji (99 </w:t>
        </w:r>
        <w:r>
          <w:rPr>
            <w:i/>
            <w:iCs/>
            <w:lang w:val="id-ID"/>
          </w:rPr>
          <w:t xml:space="preserve">assertion</w:t>
        </w:r>
      </w:ins>
      <w:r>
        <w:rPr>
          <w:lang w:val="id-ID"/>
        </w:rPr>
        <w:t xml:space="preserve">). Skenario tersebut mencakup kasus batas (</w:t>
      </w:r>
      <w:r>
        <w:rPr>
          <w:i/>
          <w:iCs/>
          <w:lang w:val="id-ID"/>
        </w:rPr>
        <w:t xml:space="preserve">edge cases</w:t>
      </w:r>
      <w:r>
        <w:rPr>
          <w:lang w:val="id-ID"/>
        </w:rPr>
        <w:t xml:space="preserve">) seperti rentang waktu yang melewati tengah malam, penanda rentang “x”, dan variasi ejaan nama. Pengujian menggunakan data tiruan (</w:t>
      </w:r>
      <w:r>
        <w:rPr>
          <w:i/>
          <w:iCs/>
          <w:lang w:val="id-ID"/>
        </w:rPr>
        <w:t xml:space="preserve">test doubles</w:t>
      </w:r>
      <w:r>
        <w:rPr>
          <w:lang w:val="id-ID"/>
        </w:rPr>
        <w:t xml:space="preserve">) sebagai pengganti basis data dan layanan model AI. Pengembang umumnya menggantikan dependensi yang menyulitkan pengujian, seperti kelas yang bergantung pada sumber daya eksternal, dengan objek tiruan </w:t>
      </w:r>
      <w:sdt>
        <w:sdtPr>
          <w:rPr>
            <w:lang w:val="id-ID"/>
          </w:rPr>
          <w:tag w:val="MENDELEY_CITATION_v3_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"/>
          <w:id w:val="-1499724727"/>
          <w:placeholder>
            <w:docPart w:val="DefaultPlaceholder_-1854013440"/>
          </w:placeholder>
        </w:sdtPr>
        <w:sdtContent>
          <w:r>
            <w:rPr>
              <w:lang w:val="id-ID"/>
            </w:rPr>
            <w:t>(Spadini et al., 2017)</w:t>
          </w:r>
        </w:sdtContent>
      </w:sdt>
      <w:r>
        <w:rPr>
          <w:lang w:val="id-ID"/>
        </w:rPr>
        <w:t xml:space="preserve">. Dengan cara ini, pengujian dapat dijalankan berulang kali secara cepat dan konsisten tanpa koneksi ke SQL Server maupun GPU</w:t>
      </w:r>
      <w:del w:id="1366" w:author="Claude" w:date="2026-10-23T09:00:00Z">
        <w:r>
          <w:rPr>
            <w:lang w:val="id-ID"/>
          </w:rPr>
          <w:delText xml:space="preserve"> untuk Ollama</w:delText>
        </w:r>
      </w:del>
      <w:r>
        <w:rPr>
          <w:lang w:val="id-ID"/>
        </w:rPr>
        <w:t xml:space="preserve">. Hasil pengujian diuraikan pada Bab IV.</w:t>
      </w:r>
    </w:p>
    <w:p w14:paraId="3E4766FC" w14:textId="5B32F6B4" w:rsidR="00154495" w:rsidRPr="00F8403B" w:rsidRDefault="006C72AC">
      <w:pPr>
        <w:pStyle w:val="Compact"/>
        <w:numPr>
          <w:ilvl w:val="0"/>
          <w:numId w:val="21"/>
        </w:numPr>
      </w:pPr>
      <w:r>
        <w:rPr>
          <w:b/>
          <w:lang w:val="en-ID"/>
        </w:rPr>
        <w:t xml:space="preserve">Pengujian fungsional (</w:t>
      </w:r>
      <w:r>
        <w:rPr>
          <w:b/>
          <w:i/>
          <w:lang w:val="en-ID"/>
        </w:rPr>
        <w:t xml:space="preserve">black-box testing</w:t>
      </w:r>
      <w:r>
        <w:rPr>
          <w:b/>
          <w:lang w:val="en-ID"/>
        </w:rPr>
        <w:t xml:space="preserve">).</w:t>
      </w:r>
      <w:r>
        <w:rPr>
          <w:lang w:val="en-ID"/>
        </w:rPr>
        <w:t xml:space="preserve"> Pengujian fungsional dilakukan dari sudut pandang pengguna tanpa melihat struktur kode program, yaitu dengan memberikan masukan pada antarmuka lalu membandingkan keluaran sistem dengan hasil yang diharapkan. Pengujian mencakup skenario masukan valid maupun tidak valid pada </w:t>
      </w:r>
      <w:r>
        <w:rPr>
          <w:i/>
          <w:lang w:val="en-ID"/>
        </w:rPr>
        <w:t xml:space="preserve">login</w:t>
      </w:r>
      <w:r>
        <w:rPr>
          <w:lang w:val="en-ID"/>
        </w:rPr>
        <w:t xml:space="preserve"> (termasuk akun lama yang belum memiliki </w:t>
      </w:r>
      <w:r>
        <w:rPr>
          <w:i/>
          <w:lang w:val="en-ID"/>
        </w:rPr>
        <w:t xml:space="preserve">password</w:t>
      </w:r>
      <w:r>
        <w:rPr>
          <w:lang w:val="en-ID"/>
        </w:rPr>
        <w:t xml:space="preserve">), </w:t>
      </w:r>
      <w:r>
        <w:rPr>
          <w:i/>
          <w:lang w:val="en-ID"/>
        </w:rPr>
        <w:t xml:space="preserve">dashboard</w:t>
      </w:r>
      <w:r>
        <w:rPr>
          <w:lang w:val="en-ID"/>
        </w:rPr>
        <w:t xml:space="preserve">, input data manual beserta pemilihan item bertingkat, pengubahan dan penghapusan data, hingga alur </w:t>
      </w:r>
      <w:del w:id="1367" w:author="Claude" w:date="2026-10-23T09:00:00Z">
        <w:r>
          <w:rPr>
            <w:lang w:val="en-ID"/>
          </w:rPr>
          <w:delText xml:space="preserve">pemotretan, penandaan titik sudut</w:delText>
        </w:r>
      </w:del>
      <w:ins w:id="1368" w:author="Claude" w:date="2026-10-23T09:00:00Z">
        <w:r>
          <w:rPr>
            <w:lang w:val="en-ID"/>
          </w:rPr>
          <w:t xml:space="preserve">pengunggahan foto, peninjauan</w:t>
        </w:r>
      </w:ins>
      <w:r>
        <w:rPr>
          <w:lang w:val="en-ID"/>
        </w:rPr>
        <w:t xml:space="preserve">, dan penyimpanan hasil </w:t>
      </w:r>
      <w:del w:id="1369" w:author="Claude" w:date="2026-10-23T09:00:00Z">
        <w:r>
          <w:rPr>
            <w:lang w:val="en-ID"/>
          </w:rPr>
          <w:delText xml:space="preserve">ekstraksi</w:delText>
        </w:r>
      </w:del>
      <w:ins w:id="1370" w:author="Claude" w:date="2026-10-23T09:00:00Z">
        <w:r>
          <w:rPr>
            <w:lang w:val="en-ID"/>
          </w:rPr>
          <w:t xml:space="preserve">pembacaan, serta halaman analitik, laporan, dan menu admin</w:t>
        </w:r>
      </w:ins>
      <w:r>
        <w:rPr>
          <w:lang w:val="en-ID"/>
        </w:rPr>
        <w:t xml:space="preserve">. Hasil pengujian ini disajikan pada Subbab 4.3.</w:t>
      </w:r>
      <w:del w:id="1371" w:author="Claude" w:date="2026-10-23T09:00:00Z">
        <w:r>
          <w:rPr>
            <w:lang w:val="en-ID"/>
          </w:rPr>
          <w:delText xml:space="preserve">5</w:delText>
        </w:r>
      </w:del>
      <w:ins w:id="1372" w:author="Claude" w:date="2026-10-23T09:00:00Z">
        <w:r>
          <w:rPr>
            <w:lang w:val="en-ID"/>
          </w:rPr>
          <w:t xml:space="preserve">7</w:t>
        </w:r>
      </w:ins>
      <w:r>
        <w:rPr>
          <w:lang w:val="en-ID"/>
        </w:rPr>
        <w:t xml:space="preserve">.</w:t>
      </w:r>
    </w:p>
    <w:p w14:paraId="6904A452" w14:textId="02FE793A" w:rsidR="000B21C9" w:rsidRDefault="000B21C9">
      <w:pPr>
        <w:numPr>
          <w:ilvl w:val="0"/>
          <w:numId w:val="21"/>
        </w:numPr>
        <w:rPr>
          <w:b/>
          <w:bCs/>
          <w:lang w:val="id-ID"/>
        </w:rPr>
      </w:pPr>
      <w:r>
        <w:rPr>
          <w:b/>
          <w:bCs/>
          <w:lang w:val="id-ID"/>
        </w:rPr>
        <w:t xml:space="preserve">Evaluasi kinerja model AI.</w:t>
      </w:r>
      <w:r>
        <w:rPr>
          <w:lang w:val="id-ID"/>
        </w:rPr>
        <w:t xml:space="preserve"> Pada </w:t>
      </w:r>
      <w:del w:id="1373" w:author="Claude" w:date="2026-10-23T09:00:00Z">
        <w:r>
          <w:rPr>
            <w:lang w:val="id-ID"/>
          </w:rPr>
          <w:delText xml:space="preserve">tingkat kinerja model kecerdasan buatan, pengujian</w:delText>
        </w:r>
      </w:del>
      <w:ins w:id="1374" w:author="Claude" w:date="2026-10-23T09:00:00Z">
        <w:r>
          <w:rPr>
            <w:lang w:val="id-ID"/>
          </w:rPr>
          <w:t xml:space="preserve">iterasi I–III, pengujian model</w:t>
        </w:r>
      </w:ins>
      <w:r>
        <w:rPr>
          <w:lang w:val="id-ID"/>
        </w:rPr>
        <w:t xml:space="preserve"> dilakukan secara eksploratif dan kualitatif</w:t>
      </w:r>
      <w:del w:id="1375" w:author="Claude" w:date="2026-10-23T09:00:00Z">
        <w:r>
          <w:rPr>
            <w:lang w:val="id-ID"/>
          </w:rPr>
          <w:delText xml:space="preserve">, bukan melalui pengukuran akurasi kuantitatif yang terstruktur. Sistem diuji coba</w:delText>
        </w:r>
      </w:del>
      <w:ins w:id="1376" w:author="Claude" w:date="2026-10-23T09:00:00Z">
        <w:r>
          <w:rPr>
            <w:lang w:val="id-ID"/>
          </w:rPr>
          <w:t xml:space="preserve">: sistem diuji</w:t>
        </w:r>
      </w:ins>
      <w:r>
        <w:rPr>
          <w:lang w:val="id-ID"/>
        </w:rPr>
        <w:t xml:space="preserve"> langsung menggunakan foto </w:t>
      </w:r>
      <w:del w:id="1377" w:author="Claude" w:date="2026-10-23T09:00:00Z">
        <w:r>
          <w:rPr>
            <w:lang w:val="id-ID"/>
          </w:rPr>
          <w:delText xml:space="preserve">kertas hasil pencatatan aktual. Apabila</w:delText>
        </w:r>
      </w:del>
      <w:ins w:id="1378" w:author="Claude" w:date="2026-10-23T09:00:00Z">
        <w:r>
          <w:rPr>
            <w:lang w:val="id-ID"/>
          </w:rPr>
          <w:t xml:space="preserve">formulir aktual, lalu alur pemrosesan gambar maupun </w:t>
        </w:r>
        <w:r>
          <w:rPr>
            <w:i/>
            <w:iCs/>
            <w:lang w:val="id-ID"/>
          </w:rPr>
          <w:t xml:space="preserve">prompt</w:t>
        </w:r>
        <w:r>
          <w:rPr>
            <w:lang w:val="id-ID"/>
          </w:rPr>
          <w:t xml:space="preserve"> disesuaikan apabila</w:t>
        </w:r>
      </w:ins>
      <w:r>
        <w:rPr>
          <w:lang w:val="id-ID"/>
        </w:rPr>
        <w:t xml:space="preserve"> hasil pembacaan dinilai belum memuaskan, </w:t>
      </w:r>
      <w:del w:id="1379" w:author="Claude" w:date="2026-10-23T09:00:00Z">
        <w:r>
          <w:rPr>
            <w:lang w:val="id-ID"/>
          </w:rPr>
          <w:delText xml:space="preserve">dilakukan penyesuaian pada alur pemrosesan gambar maupun </w:delText>
        </w:r>
      </w:del>
      <w:del w:id="1380" w:author="Claude" w:date="2026-10-23T09:00:00Z">
        <w:r>
          <w:rPr>
            <w:i/>
            <w:iCs/>
            <w:lang w:val="id-ID"/>
          </w:rPr>
          <w:delText xml:space="preserve">prompt</w:delText>
        </w:r>
      </w:del>
      <w:del w:id="1381" w:author="Claude" w:date="2026-10-23T09:00:00Z">
        <w:r>
          <w:rPr>
            <w:lang w:val="id-ID"/>
          </w:rPr>
          <w:delText xml:space="preserve"> yang diberikan kepada model, kemudian</w:delText>
        </w:r>
      </w:del>
      <w:ins w:id="1382" w:author="Claude" w:date="2026-10-23T09:00:00Z">
        <w:r>
          <w:rPr>
            <w:lang w:val="id-ID"/>
          </w:rPr>
          <w:t xml:space="preserve">dan</w:t>
        </w:r>
      </w:ins>
      <w:r>
        <w:rPr>
          <w:lang w:val="id-ID"/>
        </w:rPr>
        <w:t xml:space="preserve"> diuji ulang. </w:t>
      </w:r>
      <w:del w:id="1383" w:author="Claude" w:date="2026-10-23T09:00:00Z">
        <w:r>
          <w:rPr>
            <w:lang w:val="id-ID"/>
          </w:rPr>
          <w:delText xml:space="preserve">Proses ini dilakukan berulang hingga hasil pembacaan dinilai cukup dapat diandalkan untuk digunakan pada kondisi kerja nyata. </w:delText>
        </w:r>
      </w:del>
      <w:del w:id="1384" w:author="Claude" w:date="2026-10-23T09:00:00Z">
        <w:r>
          <w:delText xml:space="preserve">Evaluasi berfokus pada ketepatan pembacaan tulisan tangan, keandalan pelurusan citra, serta efektivitas pemeriksaan rasio tinta dalam membedakan kotak yang terisi dan kotak yang kosong.</w:delText>
        </w:r>
      </w:del>
      <w:ins w:id="1385" w:author="Claude" w:date="2026-10-23T09:00:00Z">
        <w:r>
          <w:rPr>
            <w:lang w:val="id-ID"/>
          </w:rPr>
          <w:t xml:space="preserve">Pada iterasi IV, evaluasi dilakukan secara kuantitatif. Isi setiap kotak tabel waktu tidak produktif pada 19 foto (12 foto close-up tabel dan 7 foto seluruh halaman) dari dua lembar formulir dicatat sebagai kunci jawaban (</w:t>
        </w:r>
        <w:r>
          <w:rPr>
            <w:i/>
            <w:iCs/>
            <w:lang w:val="id-ID"/>
          </w:rPr>
          <w:t xml:space="preserve">ground truth</w:t>
        </w:r>
        <w:r>
          <w:rPr>
            <w:lang w:val="id-ID"/>
          </w:rPr>
          <w:t xml:space="preserve">), lalu hasil bacaan setiap pendekatan dibandingkan dengan kunci tersebut menggunakan metrik persentase kotak terisi yang terbaca benar. Field header (tanggal, mesin, shift, operator, ukuran, dan kecepatan) dinilai per foto.</w:t>
        </w:r>
      </w:ins>
    </w:p>
    <w:p w14:paraId="04944C38" w14:textId="3155381F" w:rsidR="000B21C9" w:rsidRPr="000B21C9" w:rsidRDefault="006C72AC">
      <w:pPr>
        <w:numPr>
          <w:ilvl w:val="0"/>
          <w:numId w:val="21"/>
        </w:numPr>
        <w:rPr>
          <w:b/>
          <w:bCs/>
          <w:lang w:val="id-ID"/>
        </w:rPr>
      </w:pPr>
      <w:r>
        <w:rPr>
          <w:b/>
        </w:rPr>
        <w:t>Uji coba pengguna di kantor produksi.</w:t>
      </w:r>
      <w:r>
        <w:t xml:space="preserve"> Selain pengujian oleh pengembang, sistem diujicobakan langsung oleh petugas produksi di kantor produksi, mengikuti alur penyerahan formulir dari operator mesin hingga data tersimpan. Uji coba ini berfokus pada kemudahan pemotretan formulir di meja kantor, kepraktisan koreksi pada tabel tinjauan, serta kestabilan akses melalui jaringan intranet perusahaan.</w:t>
      </w:r>
    </w:p>
    <w:p>
      <w:pPr>
        <w:numPr>
          <w:ilvl w:val="0"/>
          <w:numId w:val="21"/>
        </w:numPr>
        <w:rPr>
          <w:ins w:id="1386" w:author="Claude" w:date="2026-10-23T09:00:00Z"/>
        </w:rPr>
      </w:pPr>
      <w:ins w:id="1387" w:author="Claude" w:date="2026-10-23T09:00:00Z">
        <w:r>
          <w:rPr>
            <w:b/>
            <w:bCs/>
          </w:rPr>
          <w:t xml:space="preserve">Pengujian di PC server perusahaan.</w:t>
        </w:r>
        <w:r>
          <w:t xml:space="preserve"> Karena basis data perusahaan tidak dapat diakses dari perangkat pengembang, disediakan perintah konsol </w:t>
        </w:r>
        <w:r>
          <w:rPr>
            <w:rFonts w:ascii="Courier New" w:hAnsi="Courier New" w:cs="Courier New"/>
            <w:sz w:val="20"/>
          </w:rPr>
          <w:t xml:space="preserve">php artisan downtime:cek</w:t>
        </w:r>
        <w:r>
          <w:t xml:space="preserve"> yang dijalankan di PC server untuk memeriksa koneksi, struktur tabel, volume data, kecepatan kueri, seluruh perhitungan analitik, dan seluruh halaman, baik dengan akun petugas maupun admin. Lingkungan pembacaan foto diuji dengan skrip </w:t>
        </w:r>
        <w:r>
          <w:rPr>
            <w:rFonts w:ascii="Courier New" w:hAnsi="Courier New" w:cs="Courier New"/>
            <w:sz w:val="20"/>
          </w:rPr>
          <w:t xml:space="preserve">cek_e6.py</w:t>
        </w:r>
        <w:r>
          <w:t xml:space="preserve"> yang membaca satu foto acuan dan membandingkan hasilnya dengan keluaran yang telah diverifikasi.</w:t>
        </w:r>
      </w:ins>
    </w:p>
    <w:p w14:paraId="40679A6C" w14:textId="77777777" w:rsidR="00A36470" w:rsidRDefault="00A36470" w:rsidP="000B21C9">
      <w:pPr>
        <w:ind w:firstLine="0"/>
      </w:pPr>
    </w:p>
    <w:p w14:paraId="67829A8D" w14:textId="2D56CA97" w:rsidR="00831219" w:rsidRDefault="00831219" w:rsidP="000B21C9">
      <w:pPr>
        <w:pStyle w:val="Heading2"/>
      </w:pPr>
      <w:bookmarkStart w:id="84" w:name="_Toc242101875"/>
      <w:r>
        <w:t xml:space="preserve">Alat dan Bahan</w:t>
      </w:r>
      <w:bookmarkEnd w:id="84"/>
    </w:p>
    <w:p w14:paraId="4DD120AA" w14:textId="5C15BCD6" w:rsidR="000B21C9" w:rsidRDefault="000B21C9" w:rsidP="000B21C9">
      <w:pPr>
        <w:pStyle w:val="FirstParagraph"/>
        <w:ind w:firstLine="360"/>
      </w:pPr>
      <w:r>
        <w:t>Pengembangan sistem ini memanfaatkan sejumlah perangkat keras dan perangkat lunak pendukung.</w:t>
      </w:r>
    </w:p>
    <w:p w14:paraId="6ADF0128" w14:textId="539DC9F8" w:rsidR="000B21C9" w:rsidRDefault="000B21C9" w:rsidP="000B21C9">
      <w:pPr>
        <w:pStyle w:val="BodyText"/>
      </w:pPr>
      <w:r>
        <w:t xml:space="preserve">Dari sisi perangkat keras, menjalankan model kecerdasan buatan secara lokal memerlukan unit pemroses grafis (GPU) dengan kapasitas memori (VRAM) yang memadai. Model Qwen2.5-VL 3 miliar parameter yang dijalankan melalui Ollama berukuran sekitar 6,0 GB dalam format terkuantisasi </w:t>
      </w:r>
      <w:sdt>
        <w:sdtPr>
          <w:tag w:val="MENDELEY_CITATION_v3_eyJjaXRhdGlvbklEIjoiTUVOREVMRVlfQ0lUQVRJT05fNGE5YmJjMGItMDI2MS00OGEyLTljMmItMWFkZjEyNjUwZWU1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
          <w:id w:val="1713701615"/>
          <w:placeholder>
            <w:docPart w:val="DefaultPlaceholder_-1854013440"/>
          </w:placeholder>
        </w:sdtPr>
        <w:sdtContent>
          <w:r>
            <w:t>(Ollama Inc., 2024)</w:t>
          </w:r>
        </w:sdtContent>
      </w:sdt>
      <w:r>
        <w:t xml:space="preserve">. Apabila kapasitas VRAM lebih kecil dari ukuran tersebut, sebagian lapisan model akan diproses oleh CPU sehingga waktu inferensi menjadi lebih lama. Pada </w:t>
      </w:r>
      <w:del w:id="1388" w:author="Claude" w:date="2026-10-23T09:00:00Z">
        <w:r>
          <w:delText xml:space="preserve">project ini</w:delText>
        </w:r>
      </w:del>
      <w:ins w:id="1389" w:author="Claude" w:date="2026-10-23T09:00:00Z">
        <w:r>
          <w:t xml:space="preserve">iterasi I–III</w:t>
        </w:r>
      </w:ins>
      <w:r>
        <w:t xml:space="preserve">, model dijalankan pada server internal perusahaan dengan spesifikasi GPU RTX 3060 Ti, VRAM 8GB.</w:t>
      </w:r>
      <w:ins w:id="1390" w:author="Claude" w:date="2026-10-23T09:00:00Z">
        <w:r>
          <w:t xml:space="preserve"> Pada versi akhir, model TrOCR </w:t>
        </w:r>
        <w:r>
          <w:rPr>
            <w:i/>
            <w:iCs/>
          </w:rPr>
          <w:t xml:space="preserve">small-handwritten</w:t>
        </w:r>
        <w:r>
          <w:t xml:space="preserve"> hanya berukuran sekitar 250 MB sehingga dapat berjalan pada CPU, tetapi pada PC server perusahaan (prosesor Intel Core i7-4790 dengan GPU NVIDIA RTX 3060) model dijalankan di GPU agar setiap foto selesai dibaca dalam sekitar 12,5 detik.</w:t>
        </w:r>
      </w:ins>
    </w:p>
    <w:p w14:paraId="083C4EDA" w14:textId="77777777" w:rsidR="000B21C9" w:rsidRDefault="000B21C9" w:rsidP="000B21C9">
      <w:pPr>
        <w:pStyle w:val="BodyText"/>
      </w:pPr>
      <w:r>
        <w:t>Dari sisi perangkat lunak, digunakan:</w:t>
      </w:r>
    </w:p>
    <w:p w14:paraId="0CA9A34B" w14:textId="77777777" w:rsidR="000B21C9" w:rsidRDefault="000B21C9">
      <w:pPr>
        <w:pStyle w:val="Compact"/>
        <w:numPr>
          <w:ilvl w:val="0"/>
          <w:numId w:val="22"/>
        </w:numPr>
      </w:pPr>
      <w:r>
        <w:t>Framework Laravel 12 dengan PHP 8.2 untuk aplikasi web utama.</w:t>
      </w:r>
    </w:p>
    <w:p w14:paraId="62EA1A28" w14:textId="77777777" w:rsidR="000B21C9" w:rsidRDefault="000B21C9">
      <w:pPr>
        <w:pStyle w:val="Compact"/>
        <w:numPr>
          <w:ilvl w:val="0"/>
          <w:numId w:val="22"/>
        </w:numPr>
      </w:pPr>
      <w:r>
        <w:t>Microsoft SQL Server sebagai sistem manajemen basis data.</w:t>
      </w:r>
    </w:p>
    <w:p w14:paraId="49FA6D49" w14:textId="77777777" w:rsidR="000B21C9" w:rsidRDefault="000B21C9">
      <w:pPr>
        <w:pStyle w:val="Compact"/>
        <w:numPr>
          <w:ilvl w:val="0"/>
          <w:numId w:val="22"/>
        </w:numPr>
      </w:pPr>
      <w:r>
        <w:t xml:space="preserve">Bootstrap 5</w:t>
      </w:r>
      <w:ins w:id="1391" w:author="Claude" w:date="2026-10-23T09:00:00Z">
        <w:r>
          <w:t xml:space="preserve">.3 dan Sass</w:t>
        </w:r>
      </w:ins>
      <w:r>
        <w:t xml:space="preserve"> untuk tampilan antarmuka</w:t>
      </w:r>
      <w:ins w:id="1392" w:author="Claude" w:date="2026-10-23T09:00:00Z">
        <w:r>
          <w:t xml:space="preserve">, dibangun dengan Vite</w:t>
        </w:r>
      </w:ins>
      <w:r>
        <w:t xml:space="preserve">.</w:t>
      </w:r>
    </w:p>
    <w:p w14:paraId="273F73EB" w14:textId="77777777" w:rsidR="000B21C9" w:rsidRDefault="000B21C9">
      <w:pPr>
        <w:pStyle w:val="Compact"/>
        <w:numPr>
          <w:ilvl w:val="0"/>
          <w:numId w:val="22"/>
        </w:numPr>
      </w:pPr>
      <w:r>
        <w:t xml:space="preserve">Python</w:t>
      </w:r>
      <w:ins w:id="1393" w:author="Claude" w:date="2026-10-23T09:00:00Z">
        <w:r>
          <w:t xml:space="preserve"> 3.10</w:t>
        </w:r>
      </w:ins>
      <w:r>
        <w:t xml:space="preserve"> dengan pustaka OpenCV untuk pemrosesan citra</w:t>
      </w:r>
      <w:del w:id="1394" w:author="Claude" w:date="2026-10-23T09:00:00Z">
        <w:r>
          <w:delText xml:space="preserve"> dan</w:delText>
        </w:r>
      </w:del>
      <w:ins w:id="1395" w:author="Claude" w:date="2026-10-23T09:00:00Z">
        <w:r>
          <w:t xml:space="preserve">,</w:t>
        </w:r>
      </w:ins>
      <w:r>
        <w:t xml:space="preserve"> Pydantic untuk validasi keluaran model</w:t>
      </w:r>
      <w:ins w:id="1396" w:author="Claude" w:date="2026-10-23T09:00:00Z">
        <w:r>
          <w:t xml:space="preserve"> (iterasi I–III), serta PyTorch dan Hugging Face Transformers untuk menjalankan model TrOCR (iterasi IV–VI)</w:t>
        </w:r>
      </w:ins>
      <w:r>
        <w:t xml:space="preserve">.</w:t>
      </w:r>
    </w:p>
    <w:p w14:paraId="484ED583" w14:textId="77777777" w:rsidR="000B21C9" w:rsidRDefault="000B21C9">
      <w:pPr>
        <w:pStyle w:val="Compact"/>
        <w:numPr>
          <w:ilvl w:val="0"/>
          <w:numId w:val="22"/>
        </w:numPr>
      </w:pPr>
      <w:r>
        <w:t xml:space="preserve">Ollama sebagai platform untuk menjalankan model Qwen2.5-VL secara lokal</w:t>
      </w:r>
      <w:ins w:id="1397" w:author="Claude" w:date="2026-10-23T09:00:00Z">
        <w:r>
          <w:t xml:space="preserve"> (iterasi I–III)</w:t>
        </w:r>
      </w:ins>
      <w:r>
        <w:t xml:space="preserve">.</w:t>
      </w:r>
    </w:p>
    <w:p>
      <w:pPr>
        <w:pStyle w:val="Compact"/>
        <w:numPr>
          <w:ilvl w:val="0"/>
          <w:numId w:val="22"/>
        </w:numPr>
        <w:rPr>
          <w:ins w:id="1398" w:author="Claude" w:date="2026-10-23T09:00:00Z"/>
        </w:rPr>
      </w:pPr>
      <w:ins w:id="1399" w:author="Claude" w:date="2026-10-23T09:00:00Z">
        <w:r>
          <w:t xml:space="preserve">Apache ECharts untuk grafik pada halaman sistem informasi.</w:t>
        </w:r>
      </w:ins>
    </w:p>
    <w:p>
      <w:pPr>
        <w:pStyle w:val="Compact"/>
        <w:numPr>
          <w:ilvl w:val="0"/>
          <w:numId w:val="22"/>
        </w:numPr>
        <w:rPr>
          <w:ins w:id="1400" w:author="Claude" w:date="2026-10-23T09:00:00Z"/>
        </w:rPr>
      </w:pPr>
      <w:ins w:id="1401" w:author="Claude" w:date="2026-10-23T09:00:00Z">
        <w:r>
          <w:t xml:space="preserve">Windows Task Scheduler untuk menjalankan layanan pembacaan foto secara terus-menerus di PC server.</w:t>
        </w:r>
      </w:ins>
    </w:p>
    <w:p w14:paraId="1361E5F3" w14:textId="77777777" w:rsidR="000B21C9" w:rsidRDefault="000B21C9">
      <w:pPr>
        <w:pStyle w:val="Compact"/>
        <w:numPr>
          <w:ilvl w:val="0"/>
          <w:numId w:val="22"/>
        </w:numPr>
      </w:pPr>
      <w:r>
        <w:t>PHPUnit untuk pengujian unit otomatis.</w:t>
      </w:r>
    </w:p>
    <w:p w14:paraId="6CF4C61E" w14:textId="2DBF4936" w:rsidR="00831219" w:rsidRPr="00B014F2" w:rsidRDefault="00831219" w:rsidP="00A04F93">
      <w:pPr>
        <w:sectPr w:rsidR="00831219" w:rsidRPr="00B014F2">
          <w:pgSz w:w="11906" w:h="16838"/>
          <w:pgMar w:top="1701" w:right="1701" w:bottom="1701" w:left="2268" w:header="708" w:footer="708" w:gutter="0"/>
          <w:cols w:space="720"/>
          <w:docGrid w:linePitch="360"/>
        </w:sectPr>
      </w:pPr>
    </w:p>
    <w:p w14:paraId="47F2914D" w14:textId="44A9D87E" w:rsidR="00CF389B" w:rsidRDefault="00000000">
      <w:pPr>
        <w:pStyle w:val="Heading1"/>
        <w:numPr>
          <w:ilvl w:val="0"/>
          <w:numId w:val="8"/>
        </w:numPr>
      </w:pPr>
      <w:r>
        <w:lastRenderedPageBreak/>
        <w:t xml:space="preserve"> </w:t>
        <w:br/>
      </w:r>
      <w:bookmarkStart w:id="85" w:name="_Toc242101876"/>
      <w:r>
        <w:t>HASIL DAN PEMBAHASAN</w:t>
      </w:r>
      <w:bookmarkEnd w:id="85"/>
    </w:p>
    <w:p w14:paraId="7148C75A" w14:textId="77777777" w:rsidR="00B70B70" w:rsidRPr="00B70B70" w:rsidRDefault="00B70B70" w:rsidP="00A04F93"/>
    <w:p w14:paraId="5AE61C49" w14:textId="7A63010A" w:rsidR="00284E38" w:rsidRDefault="00284E38" w:rsidP="00A04F93">
      <w:pPr>
        <w:pStyle w:val="Heading2"/>
      </w:pPr>
      <w:bookmarkStart w:id="86" w:name="_Toc242101877"/>
      <w:r>
        <w:t xml:space="preserve">Analisis Permasalahan/ Kebutuhan</w:t>
      </w:r>
      <w:bookmarkEnd w:id="86"/>
    </w:p>
    <w:p w14:paraId="7AB3C0EB" w14:textId="6D8E2B52" w:rsidR="008E6EE0" w:rsidRPr="008E6EE0" w:rsidRDefault="008E6EE0" w:rsidP="008E6EE0">
      <w:pPr>
        <w:rPr>
          <w:lang w:val="id-ID"/>
        </w:rPr>
      </w:pPr>
      <w:r>
        <w:rPr>
          <w:lang w:val="id-ID"/>
        </w:rPr>
        <w:t>Pengembangan sistem diawali dengan analisis terhadap proses pencatatan yang sudah berjalan di PT Intiroda Makmur. Analisis ini mencakup alur kerja pencatatan, aplikasi yang digunakan, dan kendala yang dihadapi petugas, sehingga sistem pengganti dapat dirancang sesuai kebutuhan lapangan dan tetap kompatibel dengan basis data perusahaan. Data analisis diperoleh melalui wawancara, observasi, dan studi dokumentasi sebagaimana diuraikan pada Subbab 3.2.1.</w:t>
      </w:r>
    </w:p>
    <w:p w14:paraId="68A107AC" w14:textId="49B2BEA7" w:rsidR="008E6EE0" w:rsidRDefault="008E6EE0" w:rsidP="008E6EE0">
      <w:pPr>
        <w:pStyle w:val="Heading3"/>
      </w:pPr>
      <w:bookmarkStart w:id="87" w:name="_Toc242101878"/>
      <w:r>
        <w:t>Alur Kerja Sistem Berjalan</w:t>
      </w:r>
      <w:bookmarkEnd w:id="87"/>
    </w:p>
    <w:p w14:paraId="66876C68" w14:textId="3DC9E0AB" w:rsidR="008E6EE0" w:rsidRDefault="0062457E" w:rsidP="008E6EE0">
      <w:r>
        <w:t xml:space="preserve">Proses produksi mesin drawing di PT Intiroda Makmur berlangsung dalam tiga shift. Berdasarkan peraturan keselamatan dan kesehatan kerja (K3) yang berlaku di perusahaan, penggunaan ponsel maupun pemotretan di area mesin produksi dibatasi. Karena itu, pencatatan di area mesin dilakukan di atas kertas, sedangkan seluruh proses pemindahan dan input data dipusatkan di kantor produksi. Sebelum Kerja Praktek ini dilaksanakan, pencatatan </w:t>
      </w:r>
      <w:r>
        <w:rPr>
          <w:i/>
          <w:iCs/>
        </w:rPr>
        <w:t>downtime</w:t>
      </w:r>
      <w:r>
        <w:t xml:space="preserve"> dan aktivitas produksi harian mesin drawing dilakukan menggunakan aplikasi desktop berbasis Microsoft Visual Basic 6.0 (VB6). Berdasarkan hasil wawancara dengan Manager IT perusahaan, yang merupakan perancang sekaligus pengembang aplikasi tersebut, aplikasi VB6 menyimpan data transaksi harian ke basis data Microsoft SQL Server ACPIRM, khususnya tabel ACPIRM.dbo.MFDOWNTIME. Alur pencatatan pada sistem berjalan terdiri atas empat tahap berikut:</w:t>
      </w:r>
    </w:p>
    <w:p w14:paraId="1F6EB7DA" w14:textId="77777777" w:rsidR="007068F7" w:rsidRPr="007068F7" w:rsidRDefault="007068F7">
      <w:pPr>
        <w:pStyle w:val="Compact"/>
        <w:numPr>
          <w:ilvl w:val="0"/>
          <w:numId w:val="27"/>
        </w:numPr>
      </w:pPr>
      <w:r>
        <w:rPr>
          <w:b/>
          <w:bCs/>
        </w:rPr>
        <w:t>Pencatatan awal di kertas.</w:t>
      </w:r>
      <w:r>
        <w:t xml:space="preserve"> Selama shift berlangsung (Shift 1, Shift 2, atau Shift 3), operator mesin mencatat aktivitas produksi dan waktu tidak produktif secara manual pada formulir “Laporan Proses Drawing Harian”. Informasi yang dicatat meliputi tanggal, shift, kode mesin, nama operator, kecepatan mesin, dan ukuran produk, serta kode penyebab pada tabel berinterval 10 menit yang berjumlah 48 kotak untuk satu shift.</w:t>
      </w:r>
    </w:p>
    <w:p w14:paraId="758FEF53" w14:textId="756E7D37" w:rsidR="007068F7" w:rsidRPr="0062457E" w:rsidRDefault="0062457E">
      <w:pPr>
        <w:pStyle w:val="Compact"/>
        <w:numPr>
          <w:ilvl w:val="0"/>
          <w:numId w:val="27"/>
        </w:numPr>
      </w:pPr>
      <w:r>
        <w:rPr>
          <w:b/>
          <w:bCs/>
          <w:lang w:val="en-ID"/>
        </w:rPr>
        <w:t xml:space="preserve">Penyerahan formulir ke kantor produksi. </w:t>
      </w:r>
      <w:r>
        <w:rPr>
          <w:lang w:val="en-ID"/>
        </w:rPr>
        <w:t xml:space="preserve">Setelah shift selesai, operator membawa formulir yang telah diisi ke kantor produksi dan menyerahkannya </w:t>
        <w:lastRenderedPageBreak/>
        <w:t>kepada petugas, karena aplikasi VB6 hanya terpasang pada satu unit komputer di kantor tersebut</w:t>
      </w:r>
    </w:p>
    <w:p w14:paraId="2DDD27C8" w14:textId="3B24060E" w:rsidR="007068F7" w:rsidRPr="007068F7" w:rsidRDefault="007068F7">
      <w:pPr>
        <w:pStyle w:val="Compact"/>
        <w:numPr>
          <w:ilvl w:val="0"/>
          <w:numId w:val="27"/>
        </w:numPr>
      </w:pPr>
      <w:r>
        <w:rPr>
          <w:b/>
          <w:bCs/>
        </w:rPr>
        <w:t>Penyalinan ulang secara manual.</w:t>
      </w:r>
      <w:r>
        <w:t xml:space="preserve"> Petugas membuka aplikasi VB6 dan menginput ulang isi formulir satu per satu, meliputi tanggal, kode mesin, NIK operator, dan kode penyebab pada tabel kertas. Durasi setiap kejadian </w:t>
      </w:r>
      <w:r>
        <w:rPr>
          <w:i/>
          <w:iCs/>
        </w:rPr>
        <w:t>downtime</w:t>
      </w:r>
      <w:r>
        <w:t xml:space="preserve"> dihitung sendiri oleh petugas dari kotak-kotak yang terisi, lalu dimasukkan ke aplikasi.</w:t>
      </w:r>
    </w:p>
    <w:p w14:paraId="184BFB66" w14:textId="5521C0AF" w:rsidR="007068F7" w:rsidRPr="007068F7" w:rsidRDefault="007068F7">
      <w:pPr>
        <w:pStyle w:val="Compact"/>
        <w:numPr>
          <w:ilvl w:val="0"/>
          <w:numId w:val="27"/>
        </w:numPr>
      </w:pPr>
      <w:r>
        <w:rPr>
          <w:b/>
          <w:bCs/>
        </w:rPr>
        <w:t>Penyimpanan ke basis data.</w:t>
      </w:r>
      <w:r>
        <w:t xml:space="preserve"> Aplikasi VB6 menyimpan data yang telah diinput ke tabel MFDOWNTIME pada basis data SQL Server.</w:t>
      </w:r>
    </w:p>
    <w:p w14:paraId="35F8466E" w14:textId="77777777" w:rsidR="007068F7" w:rsidRDefault="007068F7" w:rsidP="0062457E">
      <w:r>
        <w:t>Alur kerja tersebut digambarkan pada Gambar 4.1, yang dibagi ke dalam tiga lajur (</w:t>
      </w:r>
      <w:r>
        <w:rPr>
          <w:i/>
          <w:iCs/>
        </w:rPr>
        <w:t>swimlane</w:t>
      </w:r>
      <w:r>
        <w:t>) sesuai pihak yang menjalankan setiap aktivitas, yaitu operator di area produksi, petugas di ruang kantor, dan sistem (aplikasi VB6 dan SQL Server).</w:t>
      </w:r>
    </w:p>
    <w:p w14:paraId="5090FBC1" w14:textId="6400C4B5" w:rsidR="008064D0" w:rsidRDefault="0062457E" w:rsidP="008064D0">
      <w:pPr>
        <w:pStyle w:val="Compact"/>
        <w:keepNext/>
        <w:jc w:val="center"/>
      </w:pPr>
      <w:r>
        <w:rPr>
          <w:noProof/>
        </w:rPr>
        <w:lastRenderedPageBreak/>
        <w:drawing>
          <wp:inline distT="0" distB="0" distL="0" distR="0" wp14:anchorId="0C873012" wp14:editId="0CF84CEC">
            <wp:extent cx="4818380" cy="5203190"/>
            <wp:effectExtent l="0" t="0" r="1270" b="0"/>
            <wp:docPr id="1448679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79861" name="Picture 4"/>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18380" cy="5203190"/>
                    </a:xfrm>
                    <a:prstGeom prst="rect">
                      <a:avLst/>
                    </a:prstGeom>
                    <a:noFill/>
                    <a:ln>
                      <a:noFill/>
                    </a:ln>
                  </pic:spPr>
                </pic:pic>
              </a:graphicData>
            </a:graphic>
          </wp:inline>
        </w:drawing>
      </w:r>
    </w:p>
    <w:p w14:paraId="428BD61F" w14:textId="6E4DC659" w:rsidR="008E6EE0" w:rsidRPr="008064D0" w:rsidRDefault="008064D0" w:rsidP="008064D0">
      <w:pPr>
        <w:pStyle w:val="Caption"/>
      </w:pPr>
      <w:bookmarkStart w:id="88" w:name="_Toc242095359"/>
      <w:r>
        <w:t>Gambar 4.</w:t>
        <w:fldChar w:fldCharType="begin"/>
        <w:instrText xml:space="preserve"> SEQ Gambar_4. \* ARABIC </w:instrText>
        <w:fldChar w:fldCharType="separate"/>
      </w:r>
      <w:r>
        <w:rPr>
          <w:noProof/>
        </w:rPr>
        <w:t>1</w:t>
        <w:fldChar w:fldCharType="end"/>
      </w:r>
      <w:r>
        <w:t xml:space="preserve"> Diagram Alur Sistem Pencatatan Berjalan</w:t>
      </w:r>
      <w:bookmarkEnd w:id="88"/>
    </w:p>
    <w:p w14:paraId="2CBAA064" w14:textId="07AAF1C2" w:rsidR="008064D0" w:rsidRPr="007068F7" w:rsidRDefault="007068F7" w:rsidP="008064D0">
      <w:pPr>
        <w:rPr>
          <w:lang w:val="id-ID"/>
        </w:rPr>
      </w:pPr>
      <w:r>
        <w:rPr>
          <w:lang w:val="id-ID"/>
        </w:rPr>
        <w:t xml:space="preserve">Berdasarkan Gambar 4.1, data yang sama ditulis oleh operator di kertas, kemudian diinput ulang oleh petugas sebelum akhirnya tersimpan di basis data. Perpindahan data antarlajur inilah yang menjadi sumber beberapa permasalahan yang diuraikan pada subbab berikut.</w:t>
      </w:r>
    </w:p>
    <w:p w14:paraId="3B11F49A" w14:textId="382BC565" w:rsidR="007068F7" w:rsidRDefault="007068F7" w:rsidP="007068F7">
      <w:pPr>
        <w:pStyle w:val="Heading3"/>
      </w:pPr>
      <w:bookmarkStart w:id="89" w:name="_Toc242101879"/>
      <w:r>
        <w:t>Identifikasi Masalah</w:t>
      </w:r>
      <w:bookmarkEnd w:id="89"/>
    </w:p>
    <w:p w14:paraId="313C3543" w14:textId="77777777" w:rsidR="007068F7" w:rsidRDefault="007068F7" w:rsidP="007068F7">
      <w:r>
        <w:t>Aplikasi VB6 sudah dapat menyimpan data ke basis data SQL Server, tetapi proses pencatatan secara keseluruhan memiliki beberapa kelemahan berikut:</w:t>
      </w:r>
    </w:p>
    <w:p w14:paraId="00D2A833" w14:textId="2D1EFC7A" w:rsidR="007068F7" w:rsidRPr="007068F7" w:rsidRDefault="0062457E">
      <w:pPr>
        <w:pStyle w:val="Compact"/>
        <w:numPr>
          <w:ilvl w:val="0"/>
          <w:numId w:val="28"/>
        </w:numPr>
      </w:pPr>
      <w:r>
        <w:rPr>
          <w:b/>
          <w:bCs/>
          <w:lang w:val="en-ID"/>
        </w:rPr>
        <w:t xml:space="preserve">Titik akses tunggal dan penumpukan formulir. </w:t>
      </w:r>
      <w:r>
        <w:rPr>
          <w:lang w:val="en-ID"/>
        </w:rPr>
        <w:t>Aplikasi hanya dapat digunakan dari komputer di kantor produksi, sehingga formulir dari seluruh mesin harus diinput satu per satu di komputer tersebut.</w:t>
      </w:r>
    </w:p>
    <w:p w14:paraId="2C8B6241" w14:textId="26912AA1" w:rsidR="007068F7" w:rsidRPr="007068F7" w:rsidRDefault="0062457E">
      <w:pPr>
        <w:pStyle w:val="Compact"/>
        <w:numPr>
          <w:ilvl w:val="0"/>
          <w:numId w:val="28"/>
        </w:numPr>
      </w:pPr>
      <w:r>
        <w:rPr>
          <w:b/>
          <w:lang w:val="en-ID"/>
        </w:rPr>
        <w:lastRenderedPageBreak/>
        <w:t>Pencatatan ganda dan risiko salah tafsir.</w:t>
      </w:r>
      <w:r>
        <w:rPr>
          <w:lang w:val="en-ID"/>
        </w:rPr>
        <w:t xml:space="preserve"> Data yang sama ditulis dua kali, yaitu di kertas lalu diinput ulang ke aplikasi. Petugas harus membaca tulisan tangan yang bervariasi, coretan, maupun tinta yang memudar, mencari kode padanan pada data master secara manual, lalu menginput ulang seluruh data dari awal. Proses ini menyita waktu dan berisiko menimbulkan salah input atau salah tafsir, tanpa mekanisme yang memeriksa kesesuaian hasil input dengan isi kertas. Sistem baru tidak menghilangkan ambiguitas tulisan tangan sepenuhnya, tetapi mengubah peran petugas dari menginput ulang menjadi memeriksa dan mengoreksi draf data yang disiapkan sistem (Subbab 4.3.3).</w:t>
      </w:r>
    </w:p>
    <w:p w14:paraId="7A451427" w14:textId="7346FACA" w:rsidR="007068F7" w:rsidRPr="007068F7" w:rsidRDefault="007068F7">
      <w:pPr>
        <w:pStyle w:val="Compact"/>
        <w:numPr>
          <w:ilvl w:val="0"/>
          <w:numId w:val="28"/>
        </w:numPr>
      </w:pPr>
      <w:r>
        <w:rPr>
          <w:b/>
          <w:bCs/>
        </w:rPr>
        <w:t>Teknologi aplikasi yang sudah lama.</w:t>
      </w:r>
      <w:r>
        <w:t xml:space="preserve"> Lingkungan pengembangan (IDE) Visual Basic 6.0 tidak lagi didukung oleh Microsoft sejak 8 April 2008. </w:t>
      </w:r>
      <w:r>
        <w:rPr>
          <w:i/>
          <w:iCs/>
        </w:rPr>
        <w:t>Runtime</w:t>
      </w:r>
      <w:r>
        <w:t xml:space="preserve"> VB6 masih didukung pada versi Windows yang berlaku sehingga aplikasi tetap dapat dijalankan (Microsoft Corporation, 2024), tetapi pengembangan lanjutan bergantung pada perangkat pengembangan yang sudah tidak didukung. Sebagai aplikasi desktop, aplikasi ini juga hanya dapat digunakan dari komputer di kantor produksi.</w:t>
      </w:r>
    </w:p>
    <w:p w14:paraId="71A48198" w14:textId="58FD18CF" w:rsidR="008064D0" w:rsidRPr="00711825" w:rsidRDefault="0062457E">
      <w:pPr>
        <w:pStyle w:val="Compact"/>
        <w:numPr>
          <w:ilvl w:val="0"/>
          <w:numId w:val="28"/>
        </w:numPr>
      </w:pPr>
      <w:r>
        <w:rPr>
          <w:b/>
          <w:lang w:val="en-ID"/>
        </w:rPr>
        <w:t>Kertas tetap dibutuhkan di lokasi mesin.</w:t>
      </w:r>
      <w:r>
        <w:rPr>
          <w:lang w:val="en-ID"/>
        </w:rPr>
        <w:t xml:space="preserve"> Penggunaan ponsel dan pemotretan di area mesin dibatasi oleh peraturan perusahaan. Selain itu, kondisi kerja di area produksi, misalnya tangan operator yang kotor atau basah, membuat formulir kertas tetap menjadi media pencatatan pertama yang paling praktis. Karena itu, sistem baru perlu menjembatani formulir kertas ke data digital di kantor produksi, bukan menghapus kertas sepenuhnya.</w:t>
      </w:r>
    </w:p>
    <w:p>
      <w:pPr>
        <w:pStyle w:val="Compact"/>
        <w:numPr>
          <w:ilvl w:val="0"/>
          <w:numId w:val="28"/>
        </w:numPr>
        <w:rPr>
          <w:ins w:id="1402" w:author="Claude" w:date="2026-10-23T09:00:00Z"/>
        </w:rPr>
      </w:pPr>
      <w:ins w:id="1403" w:author="Claude" w:date="2026-10-23T09:00:00Z">
        <w:r>
          <w:rPr>
            <w:b/>
            <w:bCs/>
            <w:lang w:val="en-ID"/>
          </w:rPr>
          <w:t xml:space="preserve">Data belum diolah menjadi informasi.</w:t>
        </w:r>
        <w:r>
          <w:rPr>
            <w:lang w:val="en-ID"/>
          </w:rPr>
          <w:t xml:space="preserve"> Data downtime yang tersimpan selama bertahun-tahun pada tabel MFDOWNTIME tidak disajikan kembali dalam bentuk ringkasan, grafik, maupun laporan. Untuk mengetahui mesin, penyebab, atau shift yang paling bermasalah, data harus diolah secara manual, sehingga data yang sudah dicatat dengan susah payah belum dimanfaatkan sebagai dasar evaluasi produksi.</w:t>
        </w:r>
      </w:ins>
    </w:p>
    <w:p w14:paraId="17410656" w14:textId="29EE33A5" w:rsidR="00711825" w:rsidRDefault="00711825" w:rsidP="00711825">
      <w:r>
        <w:t>Permasalahan, penyebab, dan solusi yang dirancang dirangkum pada Tabel 4.1.</w:t>
      </w:r>
    </w:p>
    <w:tbl>
      <w:tblPr>
        <w:tblStyle w:val="TableGrid"/>
        <w:tblW w:w="0" w:type="auto"/>
        <w:tblLook w:val="04A0" w:firstRow="1" w:lastRow="0" w:firstColumn="1" w:lastColumn="0" w:noHBand="0" w:noVBand="1"/>
      </w:tblPr>
      <w:tblGrid>
        <w:gridCol w:w="570"/>
        <w:gridCol w:w="2119"/>
        <w:gridCol w:w="2551"/>
        <w:gridCol w:w="2687"/>
      </w:tblGrid>
      <w:tr w:rsidR="00284E38" w14:paraId="6C1628AE" w14:textId="77777777" w:rsidTr="003C2984">
        <w:tc>
          <w:tcPr>
            <w:tcW w:w="570" w:type="dxa"/>
            <w:tcBorders>
              <w:bottom w:val="nil"/>
            </w:tcBorders>
            <w:shd w:val="clear" w:color="auto" w:fill="D0CECE" w:themeFill="background2" w:themeFillShade="E6"/>
          </w:tcPr>
          <w:p w14:paraId="7C9CB000" w14:textId="526B1D45" w:rsidR="00284E38" w:rsidRPr="003C2984" w:rsidRDefault="00284E38" w:rsidP="003C2984">
            <w:pPr>
              <w:ind w:firstLine="0"/>
              <w:jc w:val="center"/>
              <w:rPr>
                <w:b/>
                <w:bCs/>
              </w:rPr>
            </w:pPr>
            <w:r>
              <w:rPr>
                <w:b/>
                <w:bCs/>
              </w:rPr>
              <w:t>No.</w:t>
            </w:r>
          </w:p>
        </w:tc>
        <w:tc>
          <w:tcPr>
            <w:tcW w:w="2119" w:type="dxa"/>
            <w:tcBorders>
              <w:bottom w:val="nil"/>
            </w:tcBorders>
            <w:shd w:val="clear" w:color="auto" w:fill="D0CECE" w:themeFill="background2" w:themeFillShade="E6"/>
          </w:tcPr>
          <w:p w14:paraId="2218DF45" w14:textId="7EBC982B" w:rsidR="00284E38" w:rsidRPr="003C2984" w:rsidRDefault="00284E38" w:rsidP="003C2984">
            <w:pPr>
              <w:ind w:firstLine="0"/>
              <w:jc w:val="center"/>
              <w:rPr>
                <w:b/>
                <w:bCs/>
              </w:rPr>
            </w:pPr>
            <w:r>
              <w:rPr>
                <w:b/>
                <w:bCs/>
              </w:rPr>
              <w:t>Masalah</w:t>
            </w:r>
          </w:p>
        </w:tc>
        <w:tc>
          <w:tcPr>
            <w:tcW w:w="2551" w:type="dxa"/>
            <w:tcBorders>
              <w:bottom w:val="nil"/>
            </w:tcBorders>
            <w:shd w:val="clear" w:color="auto" w:fill="D0CECE" w:themeFill="background2" w:themeFillShade="E6"/>
          </w:tcPr>
          <w:p w14:paraId="2F3A29DE" w14:textId="07AE9C01" w:rsidR="00284E38" w:rsidRPr="003C2984" w:rsidRDefault="00284E38" w:rsidP="003C2984">
            <w:pPr>
              <w:ind w:firstLine="0"/>
              <w:jc w:val="center"/>
              <w:rPr>
                <w:b/>
                <w:bCs/>
              </w:rPr>
            </w:pPr>
            <w:r>
              <w:rPr>
                <w:b/>
                <w:bCs/>
              </w:rPr>
              <w:t>Penyebab</w:t>
            </w:r>
          </w:p>
        </w:tc>
        <w:tc>
          <w:tcPr>
            <w:tcW w:w="2687" w:type="dxa"/>
            <w:tcBorders>
              <w:bottom w:val="nil"/>
            </w:tcBorders>
            <w:shd w:val="clear" w:color="auto" w:fill="D0CECE" w:themeFill="background2" w:themeFillShade="E6"/>
          </w:tcPr>
          <w:p w14:paraId="6564EE48" w14:textId="50A38ED5" w:rsidR="00284E38" w:rsidRPr="003C2984" w:rsidRDefault="00284E38" w:rsidP="003C2984">
            <w:pPr>
              <w:ind w:firstLine="0"/>
              <w:jc w:val="center"/>
              <w:rPr>
                <w:b/>
                <w:bCs/>
              </w:rPr>
            </w:pPr>
            <w:r>
              <w:rPr>
                <w:b/>
                <w:bCs/>
              </w:rPr>
              <w:t>Solusi</w:t>
            </w:r>
          </w:p>
        </w:tc>
      </w:tr>
      <w:tr w:rsidR="00284E38" w14:paraId="081F2427" w14:textId="77777777" w:rsidTr="003C2984">
        <w:tc>
          <w:tcPr>
            <w:tcW w:w="570" w:type="dxa"/>
            <w:tcBorders>
              <w:top w:val="nil"/>
            </w:tcBorders>
          </w:tcPr>
          <w:p w14:paraId="292383F6" w14:textId="724ED148" w:rsidR="00284E38" w:rsidRDefault="00284E38" w:rsidP="003C2984">
            <w:pPr>
              <w:ind w:firstLine="0"/>
            </w:pPr>
            <w:r>
              <w:t>1</w:t>
            </w:r>
          </w:p>
        </w:tc>
        <w:tc>
          <w:tcPr>
            <w:tcW w:w="2119" w:type="dxa"/>
            <w:tcBorders>
              <w:top w:val="nil"/>
            </w:tcBorders>
          </w:tcPr>
          <w:p w14:paraId="528A4BCF" w14:textId="0AA6F217" w:rsidR="00284E38" w:rsidRDefault="00284E38" w:rsidP="003C2984">
            <w:pPr>
              <w:ind w:firstLine="0"/>
            </w:pPr>
            <w:r>
              <w:t>Proses pencatatan berlangsung dua kali (di kertas, lalu disalin ulang ke aplikasi lama)</w:t>
            </w:r>
          </w:p>
        </w:tc>
        <w:tc>
          <w:tcPr>
            <w:tcW w:w="2551" w:type="dxa"/>
            <w:tcBorders>
              <w:top w:val="nil"/>
            </w:tcBorders>
          </w:tcPr>
          <w:p w14:paraId="1E8B1D11" w14:textId="5B09AD02" w:rsidR="00284E38" w:rsidRDefault="00284E38" w:rsidP="003C2984">
            <w:pPr>
              <w:ind w:firstLine="0"/>
            </w:pPr>
            <w:r>
              <w:t xml:space="preserve">Tidak ada mekanisme untuk memasukkan data langsung dari kertas ke sistem digital; penyalinan ulang </w:t>
              <w:lastRenderedPageBreak/>
              <w:t>dilakukan sepenuhnya secara manual</w:t>
            </w:r>
          </w:p>
        </w:tc>
        <w:tc>
          <w:tcPr>
            <w:tcW w:w="2687" w:type="dxa"/>
            <w:tcBorders>
              <w:top w:val="nil"/>
            </w:tcBorders>
          </w:tcPr>
          <w:p w14:paraId="59E6D8FC" w14:textId="3EDC11E4" w:rsidR="00284E38" w:rsidRDefault="00284E38" w:rsidP="003C2984">
            <w:pPr>
              <w:ind w:firstLine="0"/>
            </w:pPr>
            <w:r>
              <w:t xml:space="preserve">Ditambahkan fitur </w:t>
            </w:r>
            <w:del w:id="1404" w:author="Claude" w:date="2026-10-23T09:00:00Z">
              <w:r>
                <w:delText xml:space="preserve">ekstraksi data</w:delText>
              </w:r>
            </w:del>
            <w:ins w:id="1405" w:author="Claude" w:date="2026-10-23T09:00:00Z">
              <w:r>
                <w:t xml:space="preserve">pembacaan</w:t>
              </w:r>
            </w:ins>
            <w:r>
              <w:t xml:space="preserve"> otomatis dari foto </w:t>
            </w:r>
            <w:del w:id="1406" w:author="Claude" w:date="2026-10-23T09:00:00Z">
              <w:r>
                <w:delText xml:space="preserve">kertas</w:delText>
              </w:r>
            </w:del>
            <w:ins w:id="1407" w:author="Claude" w:date="2026-10-23T09:00:00Z">
              <w:r>
                <w:t xml:space="preserve">formulir</w:t>
              </w:r>
            </w:ins>
            <w:r>
              <w:t xml:space="preserve"> menggunakan model kecerdasan buatan </w:t>
            </w:r>
            <w:ins w:id="1408" w:author="Claude" w:date="2026-10-23T09:00:00Z">
              <w:r>
                <w:t xml:space="preserve">yang dijalankan secara lokal </w:t>
              </w:r>
            </w:ins>
            <w:r>
              <w:t xml:space="preserve">(Qwen2.5-VL</w:t>
            </w:r>
            <w:ins w:id="1409" w:author="Claude" w:date="2026-10-23T09:00:00Z">
              <w:r>
                <w:t xml:space="preserve"> pada iterasi awal, TrOCR pada versi akhir</w:t>
              </w:r>
            </w:ins>
            <w:r>
              <w:t xml:space="preserve">), sehingga sebagian besar proses penyalinan ulang dapat digantikan oleh pembacaan otomatis</w:t>
            </w:r>
          </w:p>
        </w:tc>
      </w:tr>
      <w:tr w:rsidR="00284E38" w14:paraId="18D2F23B" w14:textId="77777777" w:rsidTr="00284E38">
        <w:tc>
          <w:tcPr>
            <w:tcW w:w="570" w:type="dxa"/>
          </w:tcPr>
          <w:p w14:paraId="2DBA8F29" w14:textId="54BFA29A" w:rsidR="00284E38" w:rsidRDefault="00284E38" w:rsidP="003C2984">
            <w:pPr>
              <w:ind w:firstLine="0"/>
            </w:pPr>
            <w:r>
              <w:lastRenderedPageBreak/>
              <w:t>2</w:t>
            </w:r>
          </w:p>
        </w:tc>
        <w:tc>
          <w:tcPr>
            <w:tcW w:w="2119" w:type="dxa"/>
          </w:tcPr>
          <w:p w14:paraId="6912EB10" w14:textId="584BA81A" w:rsidR="00284E38" w:rsidRDefault="00284E38" w:rsidP="003C2984">
            <w:pPr>
              <w:ind w:firstLine="0"/>
            </w:pPr>
            <w:r>
              <w:t>Risiko kesalahan pencatatan meningkat akibat proses penyalinan ulang data secara manual</w:t>
            </w:r>
          </w:p>
        </w:tc>
        <w:tc>
          <w:tcPr>
            <w:tcW w:w="2551" w:type="dxa"/>
          </w:tcPr>
          <w:p w14:paraId="15D0B67B" w14:textId="0044422F" w:rsidR="00284E38" w:rsidRDefault="00284E38" w:rsidP="003C2984">
            <w:pPr>
              <w:ind w:firstLine="0"/>
            </w:pPr>
            <w:r>
              <w:t>Data yang sama ditulis ulang oleh tangan manusia sebanyak dua kali (kertas → aplikasi lama), tanpa mekanisme validasi silang</w:t>
            </w:r>
          </w:p>
        </w:tc>
        <w:tc>
          <w:tcPr>
            <w:tcW w:w="2687" w:type="dxa"/>
          </w:tcPr>
          <w:p w14:paraId="02F55538" w14:textId="1186B5F6" w:rsidR="00284E38" w:rsidRDefault="00284E38" w:rsidP="003C2984">
            <w:pPr>
              <w:ind w:firstLine="0"/>
            </w:pPr>
            <w:r>
              <w:t>Fitur ekstraksi otomatis mengurangi jumlah proses penulisan ulang manual; hasil ekstraksi tetap ditampilkan pada layar tinjauan sebelum disimpan, sehingga kesalahan pembacaan AI dapat dikoreksi petugas sebelum data final tersimpan</w:t>
            </w:r>
          </w:p>
        </w:tc>
      </w:tr>
      <w:tr w:rsidR="00284E38" w14:paraId="498295D9" w14:textId="77777777" w:rsidTr="00284E38">
        <w:tc>
          <w:tcPr>
            <w:tcW w:w="570" w:type="dxa"/>
          </w:tcPr>
          <w:p w14:paraId="6FA36D57" w14:textId="56CDDA11" w:rsidR="00284E38" w:rsidRDefault="00284E38" w:rsidP="003C2984">
            <w:pPr>
              <w:ind w:firstLine="0"/>
            </w:pPr>
            <w:r>
              <w:t>3</w:t>
            </w:r>
          </w:p>
        </w:tc>
        <w:tc>
          <w:tcPr>
            <w:tcW w:w="2119" w:type="dxa"/>
          </w:tcPr>
          <w:p w14:paraId="6BA6A461" w14:textId="1EF02C8E" w:rsidR="00284E38" w:rsidRDefault="00284E38" w:rsidP="003C2984">
            <w:pPr>
              <w:ind w:firstLine="0"/>
            </w:pPr>
            <w:r>
              <w:t>Sistem baru harus tetap kompatibel dengan data operasional yang sudah berjalan</w:t>
            </w:r>
          </w:p>
        </w:tc>
        <w:tc>
          <w:tcPr>
            <w:tcW w:w="2551" w:type="dxa"/>
          </w:tcPr>
          <w:p w14:paraId="72FD0E27" w14:textId="36DD33D1" w:rsidR="00284E38" w:rsidRDefault="00284E38" w:rsidP="003C2984">
            <w:pPr>
              <w:ind w:firstLine="0"/>
            </w:pPr>
            <w:r>
              <w:t>Basis data yang menyimpan data produksi sudah digunakan sistem lain di perusahaan dan tidak boleh diubah strukturnya</w:t>
            </w:r>
          </w:p>
        </w:tc>
        <w:tc>
          <w:tcPr>
            <w:tcW w:w="2687" w:type="dxa"/>
          </w:tcPr>
          <w:p w14:paraId="7114E42D" w14:textId="3AC8D794" w:rsidR="00284E38" w:rsidRDefault="00284E38" w:rsidP="003C2984">
            <w:pPr>
              <w:ind w:firstLine="0"/>
            </w:pPr>
            <w:r>
              <w:t>Sistem dirancang untuk membaca dan menulis langsung ke struktur basis data existing tanpa perubahan skema, sehingga tidak mengganggu sistem lain yang bergantung pada data yang sam</w:t>
            </w:r>
          </w:p>
        </w:tc>
      </w:tr>
      <w:tr w:rsidR="00284E38" w14:paraId="2FEA64AA" w14:textId="77777777" w:rsidTr="00284E38">
        <w:tc>
          <w:tcPr>
            <w:tcW w:w="570" w:type="dxa"/>
          </w:tcPr>
          <w:p w14:paraId="31BB7748" w14:textId="32339C23" w:rsidR="00284E38" w:rsidRDefault="00284E38" w:rsidP="003C2984">
            <w:pPr>
              <w:ind w:firstLine="0"/>
            </w:pPr>
            <w:r>
              <w:t>4</w:t>
            </w:r>
          </w:p>
        </w:tc>
        <w:tc>
          <w:tcPr>
            <w:tcW w:w="2119" w:type="dxa"/>
          </w:tcPr>
          <w:p w14:paraId="7FDBC9A3" w14:textId="3D7A3CFD" w:rsidR="00284E38" w:rsidRDefault="00284E38" w:rsidP="003C2984">
            <w:pPr>
              <w:ind w:firstLine="0"/>
            </w:pPr>
            <w:r>
              <w:t>Pencatatan awal di kertas tidak dapat sepenuhnya dihilangkan dari alur kerja lapangan</w:t>
            </w:r>
          </w:p>
        </w:tc>
        <w:tc>
          <w:tcPr>
            <w:tcW w:w="2551" w:type="dxa"/>
          </w:tcPr>
          <w:p w14:paraId="2DD3732B" w14:textId="15761D56" w:rsidR="00284E38" w:rsidRDefault="00711825" w:rsidP="003C2984">
            <w:pPr>
              <w:ind w:firstLine="0"/>
            </w:pPr>
            <w:r>
              <w:t xml:space="preserve">Penggunaan ponsel dan pemotretan di area mesin dibatasi oleh peraturan K3, dan kondisi kerja di lokasi mesin (misalnya tangan operator kotor atau </w:t>
              <w:lastRenderedPageBreak/>
              <w:t>basah) membuat kertas tetap menjadi media pencatatan pertama yang praktis</w:t>
            </w:r>
          </w:p>
        </w:tc>
        <w:tc>
          <w:tcPr>
            <w:tcW w:w="2687" w:type="dxa"/>
          </w:tcPr>
          <w:p w14:paraId="1FF7456E" w14:textId="1DA678EB" w:rsidR="00284E38" w:rsidRDefault="00284E38" w:rsidP="003C2984">
            <w:pPr>
              <w:ind w:firstLine="0"/>
            </w:pPr>
            <w:r>
              <w:lastRenderedPageBreak/>
              <w:t xml:space="preserve">Fitur ekstraksi otomatis disediakan sebagai opsi tambahan berdampingan dengan pengisian manual, bukan sebagai pengganti mutlak, sehingga petugas tetap dapat memilih </w:t>
              <w:lastRenderedPageBreak/>
              <w:t>metode input sesuai kondisi kerja masing-masing</w:t>
            </w:r>
          </w:p>
          <w:p w14:paraId="23F60354" w14:textId="77777777" w:rsidR="00284E38" w:rsidRPr="00284E38" w:rsidRDefault="00284E38" w:rsidP="00733297">
            <w:pPr>
              <w:keepNext/>
            </w:pPr>
          </w:p>
        </w:tc>
      </w:tr>
      <w:tr w:rsidR="00284E38" w:rsidTr="00284E38">
        <w:trPr>
          <w:ins w:id="1410" w:author="Claude" w:date="2026-10-23T09:00:00Z"/>
        </w:trPr>
        <w:tc>
          <w:tcPr>
            <w:tcW w:w="570" w:type="dxa"/>
          </w:tcPr>
          <w:p>
            <w:pPr>
              <w:ind w:firstLine="0"/>
              <w:rPr>
                <w:ins w:id="1411" w:author="Claude" w:date="2026-10-23T09:00:00Z"/>
              </w:rPr>
            </w:pPr>
            <w:ins w:id="1412" w:author="Claude" w:date="2026-10-23T09:00:00Z">
              <w:r>
                <w:t xml:space="preserve">5</w:t>
              </w:r>
            </w:ins>
          </w:p>
        </w:tc>
        <w:tc>
          <w:tcPr>
            <w:tcW w:w="2119" w:type="dxa"/>
          </w:tcPr>
          <w:p>
            <w:pPr>
              <w:ind w:firstLine="0"/>
              <w:rPr>
                <w:ins w:id="1413" w:author="Claude" w:date="2026-10-23T09:00:00Z"/>
              </w:rPr>
            </w:pPr>
            <w:ins w:id="1414" w:author="Claude" w:date="2026-10-23T09:00:00Z">
              <w:r>
                <w:t xml:space="preserve">Data downtime yang tersimpan belum dimanfaatkan sebagai informasi untuk evaluasi produksi</w:t>
              </w:r>
            </w:ins>
          </w:p>
        </w:tc>
        <w:tc>
          <w:tcPr>
            <w:tcW w:w="2551" w:type="dxa"/>
          </w:tcPr>
          <w:p>
            <w:pPr>
              <w:ind w:firstLine="0"/>
              <w:rPr>
                <w:ins w:id="1415" w:author="Claude" w:date="2026-10-23T09:00:00Z"/>
              </w:rPr>
            </w:pPr>
            <w:ins w:id="1416" w:author="Claude" w:date="2026-10-23T09:00:00Z">
              <w:r>
                <w:t xml:space="preserve">Aplikasi lama hanya menyediakan fungsi input, tanpa ringkasan, grafik, maupun laporan</w:t>
              </w:r>
            </w:ins>
          </w:p>
        </w:tc>
        <w:tc>
          <w:tcPr>
            <w:tcW w:w="2687" w:type="dxa"/>
          </w:tcPr>
          <w:p>
            <w:pPr>
              <w:ind w:firstLine="0"/>
              <w:rPr>
                <w:ins w:id="1417" w:author="Claude" w:date="2026-10-23T09:00:00Z"/>
              </w:rPr>
            </w:pPr>
            <w:ins w:id="1418" w:author="Claude" w:date="2026-10-23T09:00:00Z">
              <w:r>
                <w:t xml:space="preserve">Ditambahkan modul sistem informasi berupa ringkasan indikator, analisis per mesin, masalah, waktu dan shift, produk, dan operator, pemeriksaan data, serta laporan siap cetak yang diolah langsung dari data MFDOWNTIME</w:t>
              </w:r>
            </w:ins>
          </w:p>
        </w:tc>
      </w:tr>
    </w:tbl>
    <w:p w14:paraId="7CF4A583" w14:textId="08A6C87B" w:rsidR="00733297" w:rsidRDefault="00733297">
      <w:pPr>
        <w:pStyle w:val="Caption"/>
      </w:pPr>
      <w:bookmarkStart w:id="90" w:name="_Toc242095790"/>
      <w:r>
        <w:lastRenderedPageBreak/>
        <w:t>Tabel 4.</w:t>
        <w:fldChar w:fldCharType="begin"/>
        <w:instrText xml:space="preserve"> SEQ Tabel_4. \* ARABIC </w:instrText>
        <w:fldChar w:fldCharType="separate"/>
      </w:r>
      <w:r>
        <w:rPr>
          <w:noProof/>
        </w:rPr>
        <w:t>1</w:t>
        <w:fldChar w:fldCharType="end"/>
      </w:r>
      <w:r>
        <w:t xml:space="preserve"> Analisis Permasalahan, Penyebab, dan Solusi</w:t>
      </w:r>
      <w:bookmarkEnd w:id="90"/>
    </w:p>
    <w:p w14:paraId="3712FDCE" w14:textId="5472AABF" w:rsidR="007068F7" w:rsidRPr="007068F7" w:rsidRDefault="007068F7" w:rsidP="007068F7">
      <w:pPr>
        <w:rPr>
          <w:lang w:val="id-ID"/>
        </w:rPr>
      </w:pPr>
      <w:r>
        <w:rPr>
          <w:lang w:val="id-ID"/>
        </w:rPr>
        <w:t xml:space="preserve">Berdasarkan Tabel 4.1, </w:t>
      </w:r>
      <w:del w:id="1419" w:author="Claude" w:date="2026-10-23T09:00:00Z">
        <w:r>
          <w:rPr>
            <w:lang w:val="id-ID"/>
          </w:rPr>
          <w:delText xml:space="preserve">tiga permasalahan pertama</w:delText>
        </w:r>
      </w:del>
      <w:ins w:id="1420" w:author="Claude" w:date="2026-10-23T09:00:00Z">
        <w:r>
          <w:rPr>
            <w:lang w:val="id-ID"/>
          </w:rPr>
          <w:t xml:space="preserve">permasalahan nomor 1, 2, dan 5</w:t>
        </w:r>
      </w:ins>
      <w:r>
        <w:rPr>
          <w:lang w:val="id-ID"/>
        </w:rPr>
        <w:t xml:space="preserve"> bersumber dari penyalinan ulang data dan keterbatasan aplikasi desktop, sedangkan </w:t>
      </w:r>
      <w:del w:id="1421" w:author="Claude" w:date="2026-10-23T09:00:00Z">
        <w:r>
          <w:rPr>
            <w:lang w:val="id-ID"/>
          </w:rPr>
          <w:delText xml:space="preserve">dua baris terakhir</w:delText>
        </w:r>
      </w:del>
      <w:ins w:id="1422" w:author="Claude" w:date="2026-10-23T09:00:00Z">
        <w:r>
          <w:rPr>
            <w:lang w:val="id-ID"/>
          </w:rPr>
          <w:t xml:space="preserve">nomor 3 dan 4</w:t>
        </w:r>
      </w:ins>
      <w:r>
        <w:rPr>
          <w:lang w:val="id-ID"/>
        </w:rPr>
        <w:t xml:space="preserve"> merupakan batasan yang harus dipatuhi oleh sistem baru. Solusi pada kolom terakhir menjadi dasar perumusan kebutuhan sistem pada Subbab 4.1.4.</w:t>
      </w:r>
    </w:p>
    <w:p w14:paraId="4F7E0B90" w14:textId="77777777" w:rsidR="00DD28DC" w:rsidRDefault="00DD28DC" w:rsidP="003C2984">
      <w:pPr>
        <w:ind w:firstLine="0"/>
      </w:pPr>
    </w:p>
    <w:p w14:paraId="3B7774E8" w14:textId="760CC981" w:rsidR="007068F7" w:rsidRDefault="007068F7" w:rsidP="008064D0">
      <w:pPr>
        <w:pStyle w:val="Heading3"/>
      </w:pPr>
      <w:bookmarkStart w:id="91" w:name="_Toc242101880"/>
      <w:r>
        <w:t xml:space="preserve">Perbandingan Sistem Berjalan dan Sistem yang Diusulkan</w:t>
      </w:r>
      <w:bookmarkEnd w:id="91"/>
    </w:p>
    <w:p w14:paraId="30110433" w14:textId="77777777" w:rsidR="008064D0" w:rsidRDefault="008064D0" w:rsidP="008064D0">
      <w:pPr>
        <w:pStyle w:val="FirstParagraph"/>
      </w:pPr>
      <w:r>
        <w:t>Perbedaan karakteristik antara sistem berjalan dan sistem yang diusulkan dirangkum pada Tabel 4.2.</w:t>
      </w:r>
    </w:p>
    <w:tbl>
      <w:tblPr>
        <w:tblStyle w:val="TableGrid"/>
        <w:tblW w:w="0" w:type="auto"/>
        <w:tblLook w:val="04A0" w:firstRow="1" w:lastRow="0" w:firstColumn="1" w:lastColumn="0" w:noHBand="0" w:noVBand="1"/>
      </w:tblPr>
      <w:tblGrid>
        <w:gridCol w:w="1443"/>
        <w:gridCol w:w="3526"/>
        <w:gridCol w:w="2958"/>
      </w:tblGrid>
      <w:tr w:rsidR="00913A7A" w14:paraId="664AD814" w14:textId="77777777" w:rsidTr="00913A7A">
        <w:tc>
          <w:tcPr>
            <w:tcW w:w="1443" w:type="dxa"/>
            <w:shd w:val="clear" w:color="auto" w:fill="D0CECE" w:themeFill="background2" w:themeFillShade="E6"/>
          </w:tcPr>
          <w:p w14:paraId="42416CBE" w14:textId="222D140A" w:rsidR="00913A7A" w:rsidRPr="00913A7A" w:rsidRDefault="00913A7A" w:rsidP="00913A7A">
            <w:pPr>
              <w:ind w:firstLine="0"/>
              <w:jc w:val="center"/>
              <w:rPr>
                <w:b/>
                <w:bCs/>
              </w:rPr>
            </w:pPr>
            <w:r>
              <w:rPr>
                <w:b/>
                <w:bCs/>
              </w:rPr>
              <w:t>Aspek</w:t>
            </w:r>
          </w:p>
        </w:tc>
        <w:tc>
          <w:tcPr>
            <w:tcW w:w="3526" w:type="dxa"/>
            <w:shd w:val="clear" w:color="auto" w:fill="D0CECE" w:themeFill="background2" w:themeFillShade="E6"/>
          </w:tcPr>
          <w:p w14:paraId="62F58FC3" w14:textId="61381882" w:rsidR="00913A7A" w:rsidRPr="00913A7A" w:rsidRDefault="00913A7A" w:rsidP="00913A7A">
            <w:pPr>
              <w:ind w:firstLine="0"/>
              <w:jc w:val="center"/>
              <w:rPr>
                <w:b/>
                <w:bCs/>
              </w:rPr>
            </w:pPr>
            <w:r>
              <w:rPr>
                <w:b/>
                <w:bCs/>
              </w:rPr>
              <w:t>Sistem Berjalan (Aplikasi Dekstop VB6)</w:t>
            </w:r>
          </w:p>
        </w:tc>
        <w:tc>
          <w:tcPr>
            <w:tcW w:w="2958" w:type="dxa"/>
            <w:shd w:val="clear" w:color="auto" w:fill="D0CECE" w:themeFill="background2" w:themeFillShade="E6"/>
          </w:tcPr>
          <w:p w14:paraId="01990469" w14:textId="6AC5665A" w:rsidR="00913A7A" w:rsidRPr="00913A7A" w:rsidRDefault="00913A7A" w:rsidP="00913A7A">
            <w:pPr>
              <w:ind w:firstLine="0"/>
              <w:jc w:val="center"/>
              <w:rPr>
                <w:b/>
                <w:bCs/>
              </w:rPr>
            </w:pPr>
            <w:r>
              <w:rPr>
                <w:b/>
                <w:bCs/>
              </w:rPr>
              <w:t>Sistem yang Diusulkan</w:t>
            </w:r>
          </w:p>
        </w:tc>
      </w:tr>
      <w:tr w:rsidR="00913A7A" w14:paraId="5BC0D6F4" w14:textId="77777777" w:rsidTr="00913A7A">
        <w:tc>
          <w:tcPr>
            <w:tcW w:w="1443" w:type="dxa"/>
          </w:tcPr>
          <w:p w14:paraId="60507059" w14:textId="7CD7D75C" w:rsidR="00913A7A" w:rsidRPr="000246D2" w:rsidRDefault="00913A7A" w:rsidP="003C2984">
            <w:pPr>
              <w:ind w:firstLine="0"/>
            </w:pPr>
            <w:r>
              <w:t>Arsitektur</w:t>
            </w:r>
          </w:p>
        </w:tc>
        <w:tc>
          <w:tcPr>
            <w:tcW w:w="3526" w:type="dxa"/>
          </w:tcPr>
          <w:p w14:paraId="08F30005" w14:textId="3EC787AC" w:rsidR="00913A7A" w:rsidRPr="000246D2" w:rsidRDefault="00913A7A" w:rsidP="00913A7A">
            <w:pPr>
              <w:pStyle w:val="Compact"/>
              <w:spacing w:after="40"/>
              <w:ind w:firstLine="0"/>
              <w:rPr>
                <w:b/>
                <w:bCs/>
              </w:rPr>
            </w:pPr>
            <w:r>
              <w:t>Aplikasi desktop yang terpasang pada komputer pengguna dan terhubung langsung ke SQL Server</w:t>
            </w:r>
          </w:p>
        </w:tc>
        <w:tc>
          <w:tcPr>
            <w:tcW w:w="2958" w:type="dxa"/>
          </w:tcPr>
          <w:p w14:paraId="6D5472B1" w14:textId="634772FE" w:rsidR="00913A7A" w:rsidRPr="000246D2" w:rsidRDefault="00913A7A" w:rsidP="00913A7A">
            <w:pPr>
              <w:pStyle w:val="Compact"/>
              <w:spacing w:after="40"/>
              <w:ind w:firstLine="0"/>
              <w:rPr>
                <w:b/>
                <w:bCs/>
              </w:rPr>
            </w:pPr>
            <w:r>
              <w:t>Aplikasi web Laravel 12 (PHP 8.2) pada server intranet, diakses melalui peramban</w:t>
            </w:r>
          </w:p>
        </w:tc>
      </w:tr>
      <w:tr w:rsidR="00913A7A" w14:paraId="44964E98" w14:textId="77777777" w:rsidTr="00913A7A">
        <w:tc>
          <w:tcPr>
            <w:tcW w:w="1443" w:type="dxa"/>
          </w:tcPr>
          <w:p w14:paraId="100322CA" w14:textId="5BCE1486" w:rsidR="00913A7A" w:rsidRPr="000246D2" w:rsidRDefault="00913A7A" w:rsidP="003C2984">
            <w:pPr>
              <w:ind w:firstLine="0"/>
            </w:pPr>
            <w:r>
              <w:t>Perangkat Akses</w:t>
            </w:r>
          </w:p>
        </w:tc>
        <w:tc>
          <w:tcPr>
            <w:tcW w:w="3526" w:type="dxa"/>
          </w:tcPr>
          <w:p w14:paraId="635A522F" w14:textId="269E3B09" w:rsidR="00913A7A" w:rsidRPr="000246D2" w:rsidRDefault="00913A7A" w:rsidP="00913A7A">
            <w:pPr>
              <w:pStyle w:val="Compact"/>
              <w:spacing w:after="40"/>
              <w:ind w:firstLine="0"/>
              <w:rPr>
                <w:b/>
                <w:bCs/>
              </w:rPr>
            </w:pPr>
            <w:r>
              <w:t>Satu unit komputer di ruang kantor</w:t>
            </w:r>
          </w:p>
        </w:tc>
        <w:tc>
          <w:tcPr>
            <w:tcW w:w="2958" w:type="dxa"/>
          </w:tcPr>
          <w:p w14:paraId="1B0FB4C3" w14:textId="1F915CB4" w:rsidR="00913A7A" w:rsidRPr="000246D2" w:rsidRDefault="00913A7A" w:rsidP="00913A7A">
            <w:pPr>
              <w:pStyle w:val="Compact"/>
              <w:spacing w:after="40"/>
              <w:ind w:firstLine="0"/>
              <w:rPr>
                <w:b/>
                <w:bCs/>
              </w:rPr>
            </w:pPr>
            <w:r>
              <w:t>Ponsel, tablet, dan komputer desktop di jaringan intranet</w:t>
            </w:r>
          </w:p>
        </w:tc>
      </w:tr>
      <w:tr w:rsidR="00913A7A" w14:paraId="4B891E57" w14:textId="77777777" w:rsidTr="00913A7A">
        <w:tc>
          <w:tcPr>
            <w:tcW w:w="1443" w:type="dxa"/>
          </w:tcPr>
          <w:p w14:paraId="5551E812" w14:textId="00433817" w:rsidR="00913A7A" w:rsidRPr="000246D2" w:rsidRDefault="00913A7A" w:rsidP="003C2984">
            <w:pPr>
              <w:ind w:firstLine="0"/>
            </w:pPr>
            <w:r>
              <w:t>Metode Input</w:t>
            </w:r>
          </w:p>
        </w:tc>
        <w:tc>
          <w:tcPr>
            <w:tcW w:w="3526" w:type="dxa"/>
          </w:tcPr>
          <w:p w14:paraId="4240E5FD" w14:textId="15E23AAF" w:rsidR="00913A7A" w:rsidRPr="000246D2" w:rsidRDefault="00913A7A" w:rsidP="003C2984">
            <w:pPr>
              <w:ind w:firstLine="0"/>
            </w:pPr>
            <w:r>
              <w:t>Seluruh data diinput ulang dari kertas</w:t>
            </w:r>
          </w:p>
        </w:tc>
        <w:tc>
          <w:tcPr>
            <w:tcW w:w="2958" w:type="dxa"/>
          </w:tcPr>
          <w:p w14:paraId="4EC3E085" w14:textId="4A06817D" w:rsidR="00913A7A" w:rsidRPr="000246D2" w:rsidRDefault="00913A7A" w:rsidP="00913A7A">
            <w:pPr>
              <w:pStyle w:val="Compact"/>
              <w:spacing w:after="40"/>
              <w:ind w:firstLine="0"/>
              <w:rPr>
                <w:b/>
                <w:bCs/>
              </w:rPr>
            </w:pPr>
            <w:r>
              <w:t>Dua pilihan: ekstraksi otomatis dari foto kertas atau input manual</w:t>
            </w:r>
          </w:p>
        </w:tc>
      </w:tr>
      <w:tr w:rsidR="00913A7A" w14:paraId="6F27FA03" w14:textId="77777777" w:rsidTr="00913A7A">
        <w:tc>
          <w:tcPr>
            <w:tcW w:w="1443" w:type="dxa"/>
          </w:tcPr>
          <w:p w14:paraId="665DC925" w14:textId="3696362E" w:rsidR="00913A7A" w:rsidRPr="000246D2" w:rsidRDefault="00913A7A" w:rsidP="003C2984">
            <w:pPr>
              <w:ind w:firstLine="0"/>
            </w:pPr>
            <w:r>
              <w:t>Pengolahan foto formular</w:t>
            </w:r>
          </w:p>
        </w:tc>
        <w:tc>
          <w:tcPr>
            <w:tcW w:w="3526" w:type="dxa"/>
          </w:tcPr>
          <w:p w14:paraId="36FA6C9B" w14:textId="3890F4E6" w:rsidR="00913A7A" w:rsidRPr="000246D2" w:rsidRDefault="00913A7A" w:rsidP="00913A7A">
            <w:pPr>
              <w:ind w:firstLine="0"/>
            </w:pPr>
            <w:r>
              <w:t>Tidak tersedia</w:t>
            </w:r>
          </w:p>
        </w:tc>
        <w:tc>
          <w:tcPr>
            <w:tcW w:w="2958" w:type="dxa"/>
          </w:tcPr>
          <w:p w14:paraId="402539D2" w14:textId="46B47C78" w:rsidR="00913A7A" w:rsidRPr="000246D2" w:rsidRDefault="00B925B4" w:rsidP="00913A7A">
            <w:pPr>
              <w:pStyle w:val="Compact"/>
              <w:spacing w:after="40"/>
              <w:ind w:firstLine="0"/>
              <w:rPr>
                <w:b/>
                <w:bCs/>
              </w:rPr>
            </w:pPr>
            <w:del w:id="1423" w:author="Claude" w:date="2026-10-23T09:00:00Z">
              <w:r>
                <w:rPr>
                  <w:lang w:val="en-ID"/>
                </w:rPr>
                <w:delText xml:space="preserve">Pemotretan formulir oleh petugas di kantor produksi melalui kamera peramban atau pemilihan berkas, dilanjutkan pelurusan gambar sebelum</w:delText>
              </w:r>
            </w:del>
            <w:ins w:id="1424" w:author="Claude" w:date="2026-10-23T09:00:00Z">
              <w:r>
                <w:rPr>
                  <w:lang w:val="en-ID"/>
                </w:rPr>
                <w:t xml:space="preserve">Foto seluruh formulir dari kamera ponsel, kamera komputer, atau berkas,</w:t>
              </w:r>
            </w:ins>
            <w:r>
              <w:rPr>
                <w:lang w:val="en-ID"/>
              </w:rPr>
              <w:t xml:space="preserve"> dibaca model AI</w:t>
            </w:r>
            <w:ins w:id="1425" w:author="Claude" w:date="2026-10-23T09:00:00Z">
              <w:r>
                <w:rPr>
                  <w:lang w:val="en-ID"/>
                </w:rPr>
                <w:t xml:space="preserve"> di latar belakang lalu ditinjau petugas</w:t>
              </w:r>
            </w:ins>
          </w:p>
        </w:tc>
      </w:tr>
      <w:tr w:rsidR="00913A7A" w14:paraId="6DD677D3" w14:textId="77777777" w:rsidTr="00913A7A">
        <w:tc>
          <w:tcPr>
            <w:tcW w:w="1443" w:type="dxa"/>
          </w:tcPr>
          <w:p w14:paraId="6BAF454A" w14:textId="2C45D513" w:rsidR="00913A7A" w:rsidRPr="000246D2" w:rsidRDefault="00913A7A" w:rsidP="003C2984">
            <w:pPr>
              <w:ind w:firstLine="0"/>
            </w:pPr>
            <w:r>
              <w:lastRenderedPageBreak/>
              <w:t>Pemeriksaan data</w:t>
            </w:r>
          </w:p>
        </w:tc>
        <w:tc>
          <w:tcPr>
            <w:tcW w:w="3526" w:type="dxa"/>
          </w:tcPr>
          <w:p w14:paraId="3E021FFE" w14:textId="3B0979E9" w:rsidR="00913A7A" w:rsidRPr="000246D2" w:rsidRDefault="00913A7A" w:rsidP="00913A7A">
            <w:pPr>
              <w:pStyle w:val="Compact"/>
              <w:spacing w:after="40"/>
              <w:ind w:firstLine="0"/>
              <w:rPr>
                <w:b/>
                <w:bCs/>
              </w:rPr>
            </w:pPr>
            <w:r>
              <w:t>Bergantung pada ketelitian petugas saat mengetik</w:t>
            </w:r>
          </w:p>
        </w:tc>
        <w:tc>
          <w:tcPr>
            <w:tcW w:w="2958" w:type="dxa"/>
          </w:tcPr>
          <w:p w14:paraId="729233B4" w14:textId="7C1E8CB8" w:rsidR="00913A7A" w:rsidRPr="000246D2" w:rsidRDefault="00913A7A" w:rsidP="00913A7A">
            <w:pPr>
              <w:pStyle w:val="Compact"/>
              <w:spacing w:after="40"/>
              <w:ind w:firstLine="0"/>
              <w:rPr>
                <w:b/>
                <w:bCs/>
              </w:rPr>
            </w:pPr>
            <w:r>
              <w:t xml:space="preserve">Layar tinjauan dengan penanda </w:t>
            </w:r>
            <w:del w:id="1426" w:author="Claude" w:date="2026-10-23T09:00:00Z">
              <w:r>
                <w:delText xml:space="preserve">“Perlu Review” pada data yang meragukan</w:delText>
              </w:r>
            </w:del>
            <w:ins w:id="1427" w:author="Claude" w:date="2026-10-23T09:00:00Z">
              <w:r>
                <w:t xml:space="preserve">kotak ragu beserta kandidat jawaban, serta pemeriksaan otomatis terhadap duplikat, jam bertumpuk, dan total yang melebihi durasi shift</w:t>
              </w:r>
            </w:ins>
          </w:p>
        </w:tc>
      </w:tr>
      <w:tr w:rsidR="00913A7A" w14:paraId="1D3FFE99" w14:textId="77777777" w:rsidTr="00913A7A">
        <w:tc>
          <w:tcPr>
            <w:tcW w:w="1443" w:type="dxa"/>
          </w:tcPr>
          <w:p w14:paraId="480CF7AD" w14:textId="0131F387" w:rsidR="00913A7A" w:rsidRPr="000246D2" w:rsidRDefault="00913A7A" w:rsidP="003C2984">
            <w:pPr>
              <w:ind w:firstLine="0"/>
            </w:pPr>
            <w:r>
              <w:t>Tampilan</w:t>
            </w:r>
          </w:p>
        </w:tc>
        <w:tc>
          <w:tcPr>
            <w:tcW w:w="3526" w:type="dxa"/>
          </w:tcPr>
          <w:p w14:paraId="3486856F" w14:textId="6E02A01B" w:rsidR="00913A7A" w:rsidRPr="000246D2" w:rsidRDefault="00913A7A" w:rsidP="00913A7A">
            <w:pPr>
              <w:pStyle w:val="Compact"/>
              <w:spacing w:after="40"/>
              <w:ind w:firstLine="0"/>
              <w:rPr>
                <w:b/>
                <w:bCs/>
              </w:rPr>
            </w:pPr>
            <w:r>
              <w:t>Antarmuka desktop Windows dengan satu tema</w:t>
            </w:r>
          </w:p>
        </w:tc>
        <w:tc>
          <w:tcPr>
            <w:tcW w:w="2958" w:type="dxa"/>
          </w:tcPr>
          <w:p w14:paraId="27B9C825" w14:textId="263F3765" w:rsidR="00913A7A" w:rsidRPr="000246D2" w:rsidRDefault="00913A7A" w:rsidP="00913A7A">
            <w:pPr>
              <w:pStyle w:val="Compact"/>
              <w:spacing w:after="40"/>
              <w:ind w:firstLine="0"/>
              <w:rPr>
                <w:b/>
                <w:bCs/>
              </w:rPr>
            </w:pPr>
            <w:r>
              <w:t>Responsif terhadap ukuran layar, dengan mode terang dan gelap</w:t>
            </w:r>
          </w:p>
        </w:tc>
      </w:tr>
      <w:tr w:rsidR="00913A7A" w:rsidTr="00913A7A">
        <w:trPr>
          <w:ins w:id="1428" w:author="Claude" w:date="2026-10-23T09:00:00Z"/>
        </w:trPr>
        <w:tc>
          <w:tcPr>
            <w:tcW w:w="1443" w:type="dxa"/>
          </w:tcPr>
          <w:p>
            <w:pPr>
              <w:ind w:firstLine="0"/>
              <w:rPr>
                <w:ins w:id="1429" w:author="Claude" w:date="2026-10-23T09:00:00Z"/>
              </w:rPr>
            </w:pPr>
            <w:ins w:id="1430" w:author="Claude" w:date="2026-10-23T09:00:00Z">
              <w:r>
                <w:t xml:space="preserve">Pengolahan informasi</w:t>
              </w:r>
            </w:ins>
          </w:p>
        </w:tc>
        <w:tc>
          <w:tcPr>
            <w:tcW w:w="3526" w:type="dxa"/>
          </w:tcPr>
          <w:p>
            <w:pPr>
              <w:pStyle w:val="Compact"/>
              <w:spacing w:after="40"/>
              <w:ind w:firstLine="0"/>
              <w:rPr>
                <w:ins w:id="1431" w:author="Claude" w:date="2026-10-23T09:00:00Z"/>
              </w:rPr>
            </w:pPr>
            <w:ins w:id="1432" w:author="Claude" w:date="2026-10-23T09:00:00Z">
              <w:r>
                <w:t xml:space="preserve">Tidak tersedia; data hanya disimpan</w:t>
              </w:r>
            </w:ins>
          </w:p>
        </w:tc>
        <w:tc>
          <w:tcPr>
            <w:tcW w:w="2958" w:type="dxa"/>
          </w:tcPr>
          <w:p>
            <w:pPr>
              <w:pStyle w:val="Compact"/>
              <w:spacing w:after="40"/>
              <w:ind w:firstLine="0"/>
              <w:rPr>
                <w:ins w:id="1433" w:author="Claude" w:date="2026-10-23T09:00:00Z"/>
              </w:rPr>
            </w:pPr>
            <w:ins w:id="1434" w:author="Claude" w:date="2026-10-23T09:00:00Z">
              <w:r>
                <w:t xml:space="preserve">Ringkasan, analisis, pemeriksaan data, laporan siap cetak dan Excel, serta tampilan Live</w:t>
              </w:r>
            </w:ins>
          </w:p>
        </w:tc>
      </w:tr>
      <w:tr w:rsidR="00913A7A" w14:paraId="384A1762" w14:textId="77777777" w:rsidTr="00913A7A">
        <w:tc>
          <w:tcPr>
            <w:tcW w:w="1443" w:type="dxa"/>
          </w:tcPr>
          <w:p w14:paraId="40D23A28" w14:textId="21CBF069" w:rsidR="00913A7A" w:rsidRPr="000246D2" w:rsidRDefault="00913A7A" w:rsidP="003C2984">
            <w:pPr>
              <w:ind w:firstLine="0"/>
            </w:pPr>
            <w:r>
              <w:t>Basis Data</w:t>
            </w:r>
          </w:p>
        </w:tc>
        <w:tc>
          <w:tcPr>
            <w:tcW w:w="3526" w:type="dxa"/>
          </w:tcPr>
          <w:p w14:paraId="5C0DE6FF" w14:textId="68319C57" w:rsidR="00913A7A" w:rsidRPr="000246D2" w:rsidRDefault="00913A7A" w:rsidP="00913A7A">
            <w:pPr>
              <w:pStyle w:val="Compact"/>
              <w:spacing w:after="40"/>
              <w:ind w:firstLine="0"/>
              <w:rPr>
                <w:b/>
                <w:bCs/>
              </w:rPr>
            </w:pPr>
            <w:r>
              <w:t>SQL Server ACPIRM</w:t>
            </w:r>
          </w:p>
        </w:tc>
        <w:tc>
          <w:tcPr>
            <w:tcW w:w="2958" w:type="dxa"/>
          </w:tcPr>
          <w:p w14:paraId="1C63B601" w14:textId="5247B150" w:rsidR="00913A7A" w:rsidRPr="000246D2" w:rsidRDefault="00913A7A" w:rsidP="00913A7A">
            <w:pPr>
              <w:pStyle w:val="Compact"/>
              <w:keepNext/>
              <w:spacing w:after="40"/>
              <w:ind w:firstLine="0"/>
              <w:rPr>
                <w:b/>
                <w:bCs/>
              </w:rPr>
            </w:pPr>
            <w:r>
              <w:t>Tabel SQL Server yang sama, tanpa perubahan skema</w:t>
            </w:r>
          </w:p>
        </w:tc>
      </w:tr>
    </w:tbl>
    <w:p w14:paraId="6D812E26" w14:textId="652B89EB" w:rsidR="007068F7" w:rsidRDefault="00913A7A" w:rsidP="00913A7A">
      <w:pPr>
        <w:pStyle w:val="Caption"/>
      </w:pPr>
      <w:bookmarkStart w:id="92" w:name="_Toc242095791"/>
      <w:r>
        <w:t>Tabel 4.</w:t>
        <w:fldChar w:fldCharType="begin"/>
        <w:instrText xml:space="preserve"> SEQ Tabel_4. \* ARABIC </w:instrText>
        <w:fldChar w:fldCharType="separate"/>
      </w:r>
      <w:r>
        <w:rPr>
          <w:noProof/>
        </w:rPr>
        <w:t>2</w:t>
        <w:fldChar w:fldCharType="end"/>
      </w:r>
      <w:r>
        <w:t xml:space="preserve"> Perbandingan Karakteristik Sistem Berjalan dan Sistem yang Diusulkan</w:t>
      </w:r>
      <w:bookmarkEnd w:id="92"/>
    </w:p>
    <w:p w14:paraId="67CF88DA" w14:textId="5AFB4144" w:rsidR="00913A7A" w:rsidRDefault="00913A7A" w:rsidP="00913A7A">
      <w:pPr>
        <w:rPr>
          <w:lang w:val="id-ID"/>
        </w:rPr>
      </w:pPr>
      <w:r>
        <w:rPr>
          <w:lang w:val="id-ID"/>
        </w:rPr>
        <w:t xml:space="preserve">Kolom sistem yang diusulkan pada Tabel 4.2 menggambarkan kemampuan </w:t>
      </w:r>
      <w:del w:id="1435" w:author="Claude" w:date="2026-10-23T09:00:00Z">
        <w:r>
          <w:rPr>
            <w:lang w:val="id-ID"/>
          </w:rPr>
          <w:delText xml:space="preserve">yang ditargetkan. Mekanisme rinci untuk mencapainya, misalnya</w:delText>
        </w:r>
      </w:del>
      <w:ins w:id="1436" w:author="Claude" w:date="2026-10-23T09:00:00Z">
        <w:r>
          <w:rPr>
            <w:lang w:val="id-ID"/>
          </w:rPr>
          <w:t xml:space="preserve">sistem versi akhir. Mekanisme pembacaan foto berubah beberapa kali selama iterasi pengembangan, dari</w:t>
        </w:r>
      </w:ins>
      <w:r>
        <w:rPr>
          <w:lang w:val="id-ID"/>
        </w:rPr>
        <w:t xml:space="preserve"> pemotretan dua tahap </w:t>
      </w:r>
      <w:del w:id="1437" w:author="Claude" w:date="2026-10-23T09:00:00Z">
        <w:r>
          <w:rPr>
            <w:lang w:val="id-ID"/>
          </w:rPr>
          <w:delText xml:space="preserve">dan</w:delText>
        </w:r>
      </w:del>
      <w:ins w:id="1438" w:author="Claude" w:date="2026-10-23T09:00:00Z">
        <w:r>
          <w:rPr>
            <w:lang w:val="id-ID"/>
          </w:rPr>
          <w:t xml:space="preserve">dengan</w:t>
        </w:r>
      </w:ins>
      <w:r>
        <w:rPr>
          <w:lang w:val="id-ID"/>
        </w:rPr>
        <w:t xml:space="preserve"> penandaan tiga titik sudut </w:t>
      </w:r>
      <w:del w:id="1439" w:author="Claude" w:date="2026-10-23T09:00:00Z">
        <w:r>
          <w:rPr>
            <w:lang w:val="id-ID"/>
          </w:rPr>
          <w:delText xml:space="preserve">pada tabel waktu tidak produktif, baru ditetapkan selama iterasi pengembangan</w:delText>
        </w:r>
      </w:del>
      <w:ins w:id="1440" w:author="Claude" w:date="2026-10-23T09:00:00Z">
        <w:r>
          <w:rPr>
            <w:lang w:val="id-ID"/>
          </w:rPr>
          <w:t xml:space="preserve">menjadi satu foto seluruh formulir tanpa penandaan titik,</w:t>
        </w:r>
      </w:ins>
      <w:r>
        <w:rPr>
          <w:lang w:val="id-ID"/>
        </w:rPr>
        <w:t xml:space="preserve"> sebagaimana dibahas pada Subbab 4.4.2. Perbandingan alur kerja setelah sistem diimplementasikan disajikan pada Subbab 4.4.6.</w:t>
      </w:r>
    </w:p>
    <w:p w14:paraId="4B8FCD8C" w14:textId="77777777" w:rsidR="00913A7A" w:rsidRDefault="00913A7A" w:rsidP="00913A7A">
      <w:pPr>
        <w:rPr>
          <w:lang w:val="id-ID"/>
        </w:rPr>
      </w:pPr>
    </w:p>
    <w:p w14:paraId="4CF6827B" w14:textId="4A38398D" w:rsidR="00913A7A" w:rsidRDefault="00913A7A" w:rsidP="00913A7A">
      <w:pPr>
        <w:pStyle w:val="Heading3"/>
        <w:rPr>
          <w:lang w:val="id-ID"/>
        </w:rPr>
      </w:pPr>
      <w:bookmarkStart w:id="93" w:name="_Toc242101881"/>
      <w:r>
        <w:rPr>
          <w:lang w:val="id-ID"/>
        </w:rPr>
        <w:t>Analisis Kebutuhan Sistem</w:t>
      </w:r>
      <w:bookmarkEnd w:id="93"/>
    </w:p>
    <w:p w14:paraId="6A69B42B" w14:textId="77777777" w:rsidR="00913A7A" w:rsidRDefault="00913A7A" w:rsidP="00913A7A">
      <w:r>
        <w:t xml:space="preserve">Berdasarkan permasalahan dan perbandingan di atas, kebutuhan sistem baru dirumuskan menjadi kebutuhan fungsional dan kebutuhan non-fungsional. Kebutuhan fungsional menjadi dasar pemodelan </w:t>
      </w:r>
      <w:r>
        <w:rPr>
          <w:i/>
          <w:iCs/>
        </w:rPr>
        <w:t>use case</w:t>
      </w:r>
      <w:r>
        <w:t xml:space="preserve"> pada Subbab 4.2.1, dan nomor </w:t>
      </w:r>
      <w:r>
        <w:rPr>
          <w:i/>
          <w:iCs/>
        </w:rPr>
        <w:t>use case</w:t>
      </w:r>
      <w:r>
        <w:t xml:space="preserve"> terkait dicantumkan di akhir setiap butir.</w:t>
      </w:r>
    </w:p>
    <w:p w14:paraId="19661A82" w14:textId="77777777" w:rsidR="00913A7A" w:rsidRPr="00913A7A" w:rsidRDefault="00913A7A" w:rsidP="00913A7A">
      <w:pPr>
        <w:ind w:firstLine="0"/>
        <w:rPr>
          <w:lang w:val="id-ID"/>
        </w:rPr>
      </w:pPr>
      <w:r>
        <w:rPr>
          <w:b/>
          <w:bCs/>
          <w:lang w:val="id-ID"/>
        </w:rPr>
        <w:t>Kebutuhan Fungsional</w:t>
      </w:r>
    </w:p>
    <w:p w14:paraId="7D13A0D9" w14:textId="77777777" w:rsidR="00913A7A" w:rsidRPr="00913A7A" w:rsidRDefault="00913A7A">
      <w:pPr>
        <w:numPr>
          <w:ilvl w:val="0"/>
          <w:numId w:val="30"/>
        </w:numPr>
        <w:rPr>
          <w:lang w:val="id-ID"/>
        </w:rPr>
      </w:pPr>
      <w:r>
        <w:rPr>
          <w:b/>
          <w:bCs/>
          <w:lang w:val="id-ID"/>
        </w:rPr>
        <w:t xml:space="preserve">FR-01 Autentikasi dan kontrol akses.</w:t>
      </w:r>
      <w:r>
        <w:rPr>
          <w:lang w:val="id-ID"/>
        </w:rPr>
        <w:t xml:space="preserve"> Sistem harus memverifikasi pengguna berdasarkan data akun dan hak akses menu “MF-Down Time” pada basis data perusahaan, serta menyediakan pengaturan </w:t>
      </w:r>
      <w:r>
        <w:rPr>
          <w:i/>
          <w:iCs/>
          <w:lang w:val="id-ID"/>
        </w:rPr>
        <w:t xml:space="preserve">password</w:t>
      </w:r>
      <w:r>
        <w:rPr>
          <w:lang w:val="id-ID"/>
        </w:rPr>
        <w:t xml:space="preserve"> akun secara opsional</w:t>
      </w:r>
      <w:ins w:id="1441" w:author="Claude" w:date="2026-10-23T09:00:00Z">
        <w:r>
          <w:rPr>
            <w:lang w:val="id-ID"/>
          </w:rPr>
          <w:t xml:space="preserve">, serta membatasi percobaan login yang berulang</w:t>
        </w:r>
      </w:ins>
      <w:r>
        <w:rPr>
          <w:lang w:val="id-ID"/>
        </w:rPr>
        <w:t xml:space="preserve"> (UC-01, UC-11).</w:t>
      </w:r>
    </w:p>
    <w:p w14:paraId="750EAACD" w14:textId="77777777" w:rsidR="00913A7A" w:rsidRPr="00913A7A" w:rsidRDefault="00913A7A">
      <w:pPr>
        <w:numPr>
          <w:ilvl w:val="0"/>
          <w:numId w:val="30"/>
        </w:numPr>
        <w:rPr>
          <w:lang w:val="id-ID"/>
        </w:rPr>
      </w:pPr>
      <w:r>
        <w:rPr>
          <w:b/>
          <w:bCs/>
          <w:lang w:val="id-ID"/>
        </w:rPr>
        <w:t xml:space="preserve">FR-02 </w:t>
      </w:r>
      <w:del w:id="1442" w:author="Claude" w:date="2026-10-23T09:00:00Z">
        <w:r>
          <w:rPr>
            <w:b/>
            <w:bCs/>
            <w:lang w:val="id-ID"/>
          </w:rPr>
          <w:delText xml:space="preserve">Riwayat data</w:delText>
        </w:r>
      </w:del>
      <w:ins w:id="1443" w:author="Claude" w:date="2026-10-23T09:00:00Z">
        <w:r>
          <w:rPr>
            <w:b/>
            <w:bCs/>
            <w:lang w:val="id-ID"/>
          </w:rPr>
          <w:t xml:space="preserve">Data downtime</w:t>
        </w:r>
      </w:ins>
      <w:r>
        <w:rPr>
          <w:b/>
          <w:bCs/>
          <w:lang w:val="id-ID"/>
        </w:rPr>
        <w:t xml:space="preserve">.</w:t>
      </w:r>
      <w:r>
        <w:rPr>
          <w:lang w:val="id-ID"/>
        </w:rPr>
        <w:t xml:space="preserve"> Sistem harus menampilkan </w:t>
      </w:r>
      <w:del w:id="1444" w:author="Claude" w:date="2026-10-23T09:00:00Z">
        <w:r>
          <w:rPr>
            <w:lang w:val="id-ID"/>
          </w:rPr>
          <w:delText xml:space="preserve">riwayat data </w:delText>
        </w:r>
      </w:del>
      <w:del w:id="1445" w:author="Claude" w:date="2026-10-23T09:00:00Z">
        <w:r>
          <w:rPr>
            <w:i/>
            <w:iCs/>
            <w:lang w:val="id-ID"/>
          </w:rPr>
          <w:delText xml:space="preserve">downtime</w:delText>
        </w:r>
      </w:del>
      <w:del w:id="1446" w:author="Claude" w:date="2026-10-23T09:00:00Z">
        <w:r>
          <w:rPr>
            <w:lang w:val="id-ID"/>
          </w:rPr>
          <w:delText xml:space="preserve"> dan aktivitas produksi</w:delText>
        </w:r>
      </w:del>
      <w:ins w:id="1447" w:author="Claude" w:date="2026-10-23T09:00:00Z">
        <w:r>
          <w:rPr>
            <w:lang w:val="id-ID"/>
          </w:rPr>
          <w:t xml:space="preserve">data downtime</w:t>
        </w:r>
      </w:ins>
      <w:r>
        <w:rPr>
          <w:lang w:val="id-ID"/>
        </w:rPr>
        <w:t xml:space="preserve"> yang sudah tersimpan</w:t>
      </w:r>
      <w:del w:id="1448" w:author="Claude" w:date="2026-10-23T09:00:00Z">
        <w:r>
          <w:rPr>
            <w:lang w:val="id-ID"/>
          </w:rPr>
          <w:delText xml:space="preserve">,</w:delText>
        </w:r>
      </w:del>
      <w:r>
        <w:rPr>
          <w:lang w:val="id-ID"/>
        </w:rPr>
        <w:t xml:space="preserve"> dengan filter </w:t>
      </w:r>
      <w:del w:id="1449" w:author="Claude" w:date="2026-10-23T09:00:00Z">
        <w:r>
          <w:rPr>
            <w:lang w:val="id-ID"/>
          </w:rPr>
          <w:delText xml:space="preserve">per hari maupun per bulan</w:delText>
        </w:r>
      </w:del>
      <w:ins w:id="1450" w:author="Claude" w:date="2026-10-23T09:00:00Z">
        <w:r>
          <w:rPr>
            <w:lang w:val="id-ID"/>
          </w:rPr>
          <w:t xml:space="preserve">periode, shift, mesin, kategori masalah, dan sumber input, dilengkapi pencarian serta ekspor ke berkas CSV</w:t>
        </w:r>
      </w:ins>
      <w:r>
        <w:rPr>
          <w:lang w:val="id-ID"/>
        </w:rPr>
        <w:t xml:space="preserve"> (UC-02).</w:t>
      </w:r>
    </w:p>
    <w:p w14:paraId="4EBB71FC" w14:textId="77777777" w:rsidR="00913A7A" w:rsidRPr="00913A7A" w:rsidRDefault="00913A7A">
      <w:pPr>
        <w:numPr>
          <w:ilvl w:val="0"/>
          <w:numId w:val="30"/>
        </w:numPr>
        <w:rPr>
          <w:lang w:val="id-ID"/>
        </w:rPr>
      </w:pPr>
      <w:r>
        <w:rPr>
          <w:b/>
          <w:bCs/>
          <w:lang w:val="id-ID"/>
        </w:rPr>
        <w:t xml:space="preserve">FR-03 Input data manual.</w:t>
      </w:r>
      <w:r>
        <w:rPr>
          <w:lang w:val="id-ID"/>
        </w:rPr>
        <w:t xml:space="preserve"> Sistem harus menyediakan formulir untuk menambah, mengubah, dan menghapus data, serta menghitung durasi </w:t>
      </w:r>
      <w:r>
        <w:rPr>
          <w:i/>
          <w:iCs/>
          <w:lang w:val="id-ID"/>
        </w:rPr>
        <w:t xml:space="preserve">downtime</w:t>
      </w:r>
      <w:r>
        <w:rPr>
          <w:lang w:val="id-ID"/>
        </w:rPr>
        <w:t xml:space="preserve"> secara otomatis, termasuk kejadian yang melewati tengah malam </w:t>
      </w:r>
      <w:ins w:id="1451" w:author="Claude" w:date="2026-10-23T09:00:00Z">
        <w:r>
          <w:rPr>
            <w:lang w:val="id-ID"/>
          </w:rPr>
          <w:t xml:space="preserve">dan memeriksa data secara otomatis sebelum disimpan </w:t>
        </w:r>
      </w:ins>
      <w:r>
        <w:rPr>
          <w:lang w:val="id-ID"/>
        </w:rPr>
        <w:t xml:space="preserve">(UC-03, UC-04, UC-05).</w:t>
      </w:r>
    </w:p>
    <w:p w14:paraId="08109F9A" w14:textId="77777777" w:rsidR="00913A7A" w:rsidRPr="00913A7A" w:rsidRDefault="00913A7A">
      <w:pPr>
        <w:numPr>
          <w:ilvl w:val="0"/>
          <w:numId w:val="30"/>
        </w:numPr>
        <w:rPr>
          <w:lang w:val="id-ID"/>
        </w:rPr>
      </w:pPr>
      <w:r>
        <w:rPr>
          <w:b/>
          <w:bCs/>
          <w:lang w:val="id-ID"/>
        </w:rPr>
        <w:t xml:space="preserve">FR-04 </w:t>
      </w:r>
      <w:del w:id="1452" w:author="Claude" w:date="2026-10-23T09:00:00Z">
        <w:r>
          <w:rPr>
            <w:b/>
            <w:bCs/>
            <w:lang w:val="id-ID"/>
          </w:rPr>
          <w:delText xml:space="preserve">Ekstraksi informasi umum</w:delText>
        </w:r>
      </w:del>
      <w:ins w:id="1453" w:author="Claude" w:date="2026-10-23T09:00:00Z">
        <w:r>
          <w:rPr>
            <w:b/>
            <w:bCs/>
            <w:lang w:val="id-ID"/>
          </w:rPr>
          <w:t xml:space="preserve">Pembacaan foto</w:t>
        </w:r>
      </w:ins>
      <w:r>
        <w:rPr>
          <w:b/>
          <w:bCs/>
          <w:lang w:val="id-ID"/>
        </w:rPr>
        <w:t xml:space="preserve"> formulir.</w:t>
      </w:r>
      <w:r>
        <w:rPr>
          <w:lang w:val="id-ID"/>
        </w:rPr>
        <w:t xml:space="preserve"> Sistem harus </w:t>
      </w:r>
      <w:del w:id="1454" w:author="Claude" w:date="2026-10-23T09:00:00Z">
        <w:r>
          <w:rPr>
            <w:lang w:val="id-ID"/>
          </w:rPr>
          <w:delText xml:space="preserve">mampu</w:delText>
        </w:r>
      </w:del>
      <w:ins w:id="1455" w:author="Claude" w:date="2026-10-23T09:00:00Z">
        <w:r>
          <w:rPr>
            <w:lang w:val="id-ID"/>
          </w:rPr>
          <w:t xml:space="preserve">menerima foto seluruh formulir dari kamera ponsel, kamera komputer, atau berkas pada perangkat, memasukkannya ke antrian, dan</w:t>
        </w:r>
      </w:ins>
      <w:r>
        <w:rPr>
          <w:lang w:val="id-ID"/>
        </w:rPr>
        <w:t xml:space="preserve"> membaca tanggal, shift, </w:t>
      </w:r>
      <w:del w:id="1456" w:author="Claude" w:date="2026-10-23T09:00:00Z">
        <w:r>
          <w:rPr>
            <w:lang w:val="id-ID"/>
          </w:rPr>
          <w:delText xml:space="preserve">kecepatan, ukuran atau nomor item produk, </w:delText>
        </w:r>
      </w:del>
      <w:r>
        <w:rPr>
          <w:lang w:val="id-ID"/>
        </w:rPr>
        <w:t xml:space="preserve">kode mesin, </w:t>
      </w:r>
      <w:del w:id="1457" w:author="Claude" w:date="2026-10-23T09:00:00Z">
        <w:r>
          <w:rPr>
            <w:lang w:val="id-ID"/>
          </w:rPr>
          <w:delText xml:space="preserve">dan nama operator dari foto formulir, baik yang diambil langsung melalui kamera maupun dipilih dari berkas pada perangkat</w:delText>
        </w:r>
      </w:del>
      <w:ins w:id="1458" w:author="Claude" w:date="2026-10-23T09:00:00Z">
        <w:r>
          <w:rPr>
            <w:lang w:val="id-ID"/>
          </w:rPr>
          <w:t xml:space="preserve">nama operator, ukuran, serta kecepatan di latar belakang tanpa membuat petugas menunggu</w:t>
        </w:r>
      </w:ins>
      <w:r>
        <w:rPr>
          <w:lang w:val="id-ID"/>
        </w:rPr>
        <w:t xml:space="preserve"> (UC-06</w:t>
      </w:r>
      <w:ins w:id="1459" w:author="Claude" w:date="2026-10-23T09:00:00Z">
        <w:r>
          <w:rPr>
            <w:lang w:val="id-ID"/>
          </w:rPr>
          <w:t xml:space="preserve">, UC-07</w:t>
        </w:r>
      </w:ins>
      <w:r>
        <w:rPr>
          <w:lang w:val="id-ID"/>
        </w:rPr>
        <w:t xml:space="preserve">).</w:t>
      </w:r>
    </w:p>
    <w:p w14:paraId="00C77C44" w14:textId="77777777" w:rsidR="00913A7A" w:rsidRPr="00913A7A" w:rsidRDefault="00913A7A">
      <w:pPr>
        <w:numPr>
          <w:ilvl w:val="0"/>
          <w:numId w:val="30"/>
        </w:numPr>
        <w:rPr>
          <w:lang w:val="id-ID"/>
        </w:rPr>
      </w:pPr>
      <w:r>
        <w:rPr>
          <w:b/>
          <w:bCs/>
          <w:lang w:val="id-ID"/>
        </w:rPr>
        <w:t xml:space="preserve">FR-05 </w:t>
      </w:r>
      <w:del w:id="1460" w:author="Claude" w:date="2026-10-23T09:00:00Z">
        <w:r>
          <w:rPr>
            <w:b/>
            <w:bCs/>
            <w:lang w:val="id-ID"/>
          </w:rPr>
          <w:delText xml:space="preserve">Ekstraksi</w:delText>
        </w:r>
      </w:del>
      <w:ins w:id="1461" w:author="Claude" w:date="2026-10-23T09:00:00Z">
        <w:r>
          <w:rPr>
            <w:b/>
            <w:bCs/>
            <w:lang w:val="id-ID"/>
          </w:rPr>
          <w:t xml:space="preserve">Pembacaan</w:t>
        </w:r>
      </w:ins>
      <w:r>
        <w:rPr>
          <w:b/>
          <w:bCs/>
          <w:lang w:val="id-ID"/>
        </w:rPr>
        <w:t xml:space="preserve"> tabel waktu tidak produktif.</w:t>
      </w:r>
      <w:r>
        <w:rPr>
          <w:lang w:val="id-ID"/>
        </w:rPr>
        <w:t xml:space="preserve"> Sistem harus</w:t>
      </w:r>
      <w:del w:id="1462" w:author="Claude" w:date="2026-10-23T09:00:00Z">
        <w:r>
          <w:rPr>
            <w:lang w:val="id-ID"/>
          </w:rPr>
          <w:delText xml:space="preserve"> mampu</w:delText>
        </w:r>
      </w:del>
      <w:r>
        <w:rPr>
          <w:lang w:val="id-ID"/>
        </w:rPr>
        <w:t xml:space="preserve"> membaca kode penyebab pada kotak-kotak berinterval 10 menit </w:t>
      </w:r>
      <w:del w:id="1463" w:author="Claude" w:date="2026-10-23T09:00:00Z">
        <w:r>
          <w:rPr>
            <w:lang w:val="id-ID"/>
          </w:rPr>
          <w:delText xml:space="preserve">dan</w:delText>
        </w:r>
      </w:del>
      <w:ins w:id="1464" w:author="Claude" w:date="2026-10-23T09:00:00Z">
        <w:r>
          <w:rPr>
            <w:lang w:val="id-ID"/>
          </w:rPr>
          <w:t xml:space="preserve">pada baris shift yang sesuai dengan tulisan shift di formulir, lalu</w:t>
        </w:r>
      </w:ins>
      <w:r>
        <w:rPr>
          <w:lang w:val="id-ID"/>
        </w:rPr>
        <w:t xml:space="preserve"> menyusunnya menjadi kejadian </w:t>
      </w:r>
      <w:r>
        <w:rPr>
          <w:i/>
          <w:iCs/>
          <w:lang w:val="id-ID"/>
        </w:rPr>
        <w:t xml:space="preserve">downtime</w:t>
      </w:r>
      <w:r>
        <w:rPr>
          <w:lang w:val="id-ID"/>
        </w:rPr>
        <w:t xml:space="preserve"> lengkap dengan jam mulai, jam selesai, dan durasi</w:t>
      </w:r>
      <w:del w:id="1465" w:author="Claude" w:date="2026-10-23T09:00:00Z">
        <w:r>
          <w:rPr>
            <w:lang w:val="id-ID"/>
          </w:rPr>
          <w:delText xml:space="preserve">, sesuai rentang jam shift yang bersangkutan (UC-07</w:delText>
        </w:r>
      </w:del>
      <w:ins w:id="1466" w:author="Claude" w:date="2026-10-23T09:00:00Z">
        <w:r>
          <w:rPr>
            <w:lang w:val="id-ID"/>
          </w:rPr>
          <w:t xml:space="preserve"> (UC-06, UC-08</w:t>
        </w:r>
      </w:ins>
      <w:r>
        <w:rPr>
          <w:lang w:val="id-ID"/>
        </w:rPr>
        <w:t xml:space="preserve">).</w:t>
      </w:r>
    </w:p>
    <w:p w14:paraId="7FF6DB58" w14:textId="77777777" w:rsidR="00913A7A" w:rsidRPr="00913A7A" w:rsidRDefault="00913A7A">
      <w:pPr>
        <w:numPr>
          <w:ilvl w:val="0"/>
          <w:numId w:val="30"/>
        </w:numPr>
        <w:rPr>
          <w:lang w:val="id-ID"/>
        </w:rPr>
      </w:pPr>
      <w:r>
        <w:rPr>
          <w:b/>
          <w:bCs/>
          <w:lang w:val="id-ID"/>
        </w:rPr>
        <w:t xml:space="preserve">FR-06 Pencocokan dengan data master.</w:t>
      </w:r>
      <w:r>
        <w:rPr>
          <w:lang w:val="id-ID"/>
        </w:rPr>
        <w:t xml:space="preserve"> Sistem harus mencocokkan </w:t>
      </w:r>
      <w:del w:id="1467" w:author="Claude" w:date="2026-10-23T09:00:00Z">
        <w:r>
          <w:rPr>
            <w:lang w:val="id-ID"/>
          </w:rPr>
          <w:delText xml:space="preserve">nama operator hasil bacaan ke data master operator dengan ambang kemiripan minimal 70%, serta mencocokkan</w:delText>
        </w:r>
      </w:del>
      <w:ins w:id="1468" w:author="Claude" w:date="2026-10-23T09:00:00Z">
        <w:r>
          <w:rPr>
            <w:lang w:val="id-ID"/>
          </w:rPr>
          <w:t xml:space="preserve">tulisan</w:t>
        </w:r>
      </w:ins>
      <w:r>
        <w:rPr>
          <w:lang w:val="id-ID"/>
        </w:rPr>
        <w:t xml:space="preserve"> kode mesin hanya ke kode yang terdaftar pada master mesin</w:t>
      </w:r>
      <w:del w:id="1469" w:author="Claude" w:date="2026-10-23T09:00:00Z">
        <w:r>
          <w:rPr>
            <w:lang w:val="id-ID"/>
          </w:rPr>
          <w:delText xml:space="preserve"> (UC-06, UC-08</w:delText>
        </w:r>
      </w:del>
      <w:ins w:id="1470" w:author="Claude" w:date="2026-10-23T09:00:00Z">
        <w:r>
          <w:rPr>
            <w:lang w:val="id-ID"/>
          </w:rPr>
          <w:t xml:space="preserve">, mengingat padanan yang telah dikonfirmasi petugas, serta mengusulkan operator dari data master apabila kemiripan nama mencapai ambang yang ditentukan (UC-08, UC-10</w:t>
        </w:r>
      </w:ins>
      <w:r>
        <w:rPr>
          <w:lang w:val="id-ID"/>
        </w:rPr>
        <w:t xml:space="preserve">).</w:t>
      </w:r>
    </w:p>
    <w:p w14:paraId="3C49CA56" w14:textId="77777777" w:rsidR="00913A7A" w:rsidRPr="00913A7A" w:rsidRDefault="00913A7A">
      <w:pPr>
        <w:numPr>
          <w:ilvl w:val="0"/>
          <w:numId w:val="30"/>
        </w:numPr>
        <w:rPr>
          <w:lang w:val="id-ID"/>
        </w:rPr>
      </w:pPr>
      <w:r>
        <w:rPr>
          <w:b/>
          <w:bCs/>
          <w:lang w:val="id-ID"/>
        </w:rPr>
        <w:t xml:space="preserve">FR-07 Tinjauan dan penyimpanan hasil </w:t>
      </w:r>
      <w:del w:id="1471" w:author="Claude" w:date="2026-10-23T09:00:00Z">
        <w:r>
          <w:rPr>
            <w:b/>
            <w:bCs/>
            <w:lang w:val="id-ID"/>
          </w:rPr>
          <w:delText xml:space="preserve">ekstraksi</w:delText>
        </w:r>
      </w:del>
      <w:ins w:id="1472" w:author="Claude" w:date="2026-10-23T09:00:00Z">
        <w:r>
          <w:rPr>
            <w:b/>
            <w:bCs/>
            <w:lang w:val="id-ID"/>
          </w:rPr>
          <w:t xml:space="preserve">pembacaan</w:t>
        </w:r>
      </w:ins>
      <w:r>
        <w:rPr>
          <w:b/>
          <w:bCs/>
          <w:lang w:val="id-ID"/>
        </w:rPr>
        <w:t xml:space="preserve">.</w:t>
      </w:r>
      <w:r>
        <w:rPr>
          <w:lang w:val="id-ID"/>
        </w:rPr>
        <w:t xml:space="preserve"> Sistem harus menampilkan </w:t>
      </w:r>
      <w:del w:id="1473" w:author="Claude" w:date="2026-10-23T09:00:00Z">
        <w:r>
          <w:rPr>
            <w:lang w:val="id-ID"/>
          </w:rPr>
          <w:delText xml:space="preserve">seluruh hasil ekstraksi pada layar tinjauan, menandai data</w:delText>
        </w:r>
      </w:del>
      <w:ins w:id="1474" w:author="Claude" w:date="2026-10-23T09:00:00Z">
        <w:r>
          <w:rPr>
            <w:lang w:val="id-ID"/>
          </w:rPr>
          <w:t xml:space="preserve">hasil pembacaan beserta potongan gambar aslinya, menandai kotak</w:t>
        </w:r>
      </w:ins>
      <w:r>
        <w:rPr>
          <w:lang w:val="id-ID"/>
        </w:rPr>
        <w:t xml:space="preserve"> yang meragukan dengan </w:t>
      </w:r>
      <w:del w:id="1475" w:author="Claude" w:date="2026-10-23T09:00:00Z">
        <w:r>
          <w:rPr>
            <w:lang w:val="id-ID"/>
          </w:rPr>
          <w:delText xml:space="preserve">penanda “Perlu Review”</w:delText>
        </w:r>
      </w:del>
      <w:ins w:id="1476" w:author="Claude" w:date="2026-10-23T09:00:00Z">
        <w:r>
          <w:rPr>
            <w:lang w:val="id-ID"/>
          </w:rPr>
          <w:t xml:space="preserve">kandidat jawaban</w:t>
        </w:r>
      </w:ins>
      <w:r>
        <w:rPr>
          <w:lang w:val="id-ID"/>
        </w:rPr>
        <w:t xml:space="preserve">, mengizinkan petugas mengoreksi</w:t>
      </w:r>
      <w:del w:id="1477" w:author="Claude" w:date="2026-10-23T09:00:00Z">
        <w:r>
          <w:rPr>
            <w:lang w:val="id-ID"/>
          </w:rPr>
          <w:delText xml:space="preserve">, menghapus, dan menambah baris</w:delText>
        </w:r>
      </w:del>
      <w:ins w:id="1478" w:author="Claude" w:date="2026-10-23T09:00:00Z">
        <w:r>
          <w:rPr>
            <w:lang w:val="id-ID"/>
          </w:rPr>
          <w:t xml:space="preserve"> atau mengosongkan kotak dan membaca ulang foto dengan shift lain</w:t>
        </w:r>
      </w:ins>
      <w:r>
        <w:rPr>
          <w:lang w:val="id-ID"/>
        </w:rPr>
        <w:t xml:space="preserve">, serta menyimpan seluruh </w:t>
      </w:r>
      <w:del w:id="1479" w:author="Claude" w:date="2026-10-23T09:00:00Z">
        <w:r>
          <w:rPr>
            <w:lang w:val="id-ID"/>
          </w:rPr>
          <w:delText xml:space="preserve">baris</w:delText>
        </w:r>
      </w:del>
      <w:ins w:id="1480" w:author="Claude" w:date="2026-10-23T09:00:00Z">
        <w:r>
          <w:rPr>
            <w:lang w:val="id-ID"/>
          </w:rPr>
          <w:t xml:space="preserve">kejadian</w:t>
        </w:r>
      </w:ins>
      <w:r>
        <w:rPr>
          <w:lang w:val="id-ID"/>
        </w:rPr>
        <w:t xml:space="preserve"> dalam satu transaksi (UC-08, UC-09).</w:t>
      </w:r>
    </w:p>
    <w:p w14:paraId="75E424EC" w14:textId="77777777" w:rsidR="00913A7A" w:rsidRPr="00913A7A" w:rsidRDefault="00913A7A">
      <w:pPr>
        <w:numPr>
          <w:ilvl w:val="0"/>
          <w:numId w:val="30"/>
        </w:numPr>
        <w:rPr>
          <w:lang w:val="id-ID"/>
        </w:rPr>
      </w:pPr>
      <w:r>
        <w:rPr>
          <w:b/>
          <w:bCs/>
          <w:lang w:val="id-ID"/>
        </w:rPr>
        <w:t>FR-08 Pengelolaan padanan kode mesin.</w:t>
      </w:r>
      <w:r>
        <w:rPr>
          <w:lang w:val="id-ID"/>
        </w:rPr>
        <w:t xml:space="preserve"> Sistem harus menyediakan halaman bagi admin untuk melihat dan mengoreksi daftar padanan antara teks kode mesin pada kertas dan kode mesin resmi perusahaan (UC-10).</w:t>
      </w:r>
    </w:p>
    <w:p>
      <w:pPr>
        <w:numPr>
          <w:ilvl w:val="0"/>
          <w:numId w:val="30"/>
        </w:numPr>
        <w:rPr>
          <w:ins w:id="1481" w:author="Claude" w:date="2026-10-23T09:00:00Z"/>
        </w:rPr>
      </w:pPr>
      <w:ins w:id="1482" w:author="Claude" w:date="2026-10-23T09:00:00Z">
        <w:r>
          <w:rPr>
            <w:b/>
            <w:bCs/>
            <w:lang w:val="id-ID"/>
          </w:rPr>
          <w:t xml:space="preserve">FR-09 Analisis downtime.</w:t>
        </w:r>
        <w:r>
          <w:rPr>
            <w:lang w:val="id-ID"/>
          </w:rPr>
          <w:t xml:space="preserve"> Sistem harus menyajikan ringkasan indikator dan grafik downtime per periode, mesin, kategori masalah, waktu dan shift, serta produk, tampilan Live 24 jam terakhir, dan pembanding periode sebelumnya (UC-12). Analisis per operator hanya dapat diakses admin (UC-13).</w:t>
        </w:r>
      </w:ins>
    </w:p>
    <w:p>
      <w:pPr>
        <w:numPr>
          <w:ilvl w:val="0"/>
          <w:numId w:val="30"/>
        </w:numPr>
        <w:rPr>
          <w:ins w:id="1483" w:author="Claude" w:date="2026-10-23T09:00:00Z"/>
        </w:rPr>
      </w:pPr>
      <w:ins w:id="1484" w:author="Claude" w:date="2026-10-23T09:00:00Z">
        <w:r>
          <w:rPr>
            <w:b/>
            <w:bCs/>
            <w:lang w:val="id-ID"/>
          </w:rPr>
          <w:t xml:space="preserve">FR-10 Pemeriksaan data otomatis.</w:t>
        </w:r>
        <w:r>
          <w:rPr>
            <w:lang w:val="id-ID"/>
          </w:rPr>
          <w:t xml:space="preserve"> Sistem harus menandai data yang berpotensi salah, yaitu duplikat, jam bertumpuk pada mesin yang sama, total melebihi durasi shift, durasi yang tidak cocok dengan jam, tanggal di masa depan, dan jam di luar shift, serta memberi pemberitahuan kepada pengguna (UC-14).</w:t>
        </w:r>
      </w:ins>
    </w:p>
    <w:p>
      <w:pPr>
        <w:numPr>
          <w:ilvl w:val="0"/>
          <w:numId w:val="30"/>
        </w:numPr>
        <w:rPr>
          <w:ins w:id="1485" w:author="Claude" w:date="2026-10-23T09:00:00Z"/>
        </w:rPr>
      </w:pPr>
      <w:ins w:id="1486" w:author="Claude" w:date="2026-10-23T09:00:00Z">
        <w:r>
          <w:rPr>
            <w:b/>
            <w:bCs/>
            <w:lang w:val="id-ID"/>
          </w:rPr>
          <w:t xml:space="preserve">FR-11 Laporan.</w:t>
        </w:r>
        <w:r>
          <w:rPr>
            <w:lang w:val="id-ID"/>
          </w:rPr>
          <w:t xml:space="preserve"> Sistem harus menyediakan laporan harian per shift dan laporan bulanan yang siap dicetak atau disimpan sebagai PDF, serta dapat diunduh dalam format Excel (UC-15).</w:t>
        </w:r>
      </w:ins>
    </w:p>
    <w:p>
      <w:pPr>
        <w:numPr>
          <w:ilvl w:val="0"/>
          <w:numId w:val="30"/>
        </w:numPr>
        <w:rPr>
          <w:ins w:id="1487" w:author="Claude" w:date="2026-10-23T09:00:00Z"/>
        </w:rPr>
      </w:pPr>
      <w:ins w:id="1488" w:author="Claude" w:date="2026-10-23T09:00:00Z">
        <w:r>
          <w:rPr>
            <w:b/>
            <w:bCs/>
            <w:lang w:val="id-ID"/>
          </w:rPr>
          <w:t xml:space="preserve">FR-12 Administrasi sistem.</w:t>
        </w:r>
        <w:r>
          <w:rPr>
            <w:lang w:val="id-ID"/>
          </w:rPr>
          <w:t xml:space="preserve"> Sistem harus menyediakan pengaturan target downtime dan garis prioritas Pareto, audit log aktivitas pengguna, statistik kinerja pembacaan AI, serta reset password pengguna bagi admin (UC-11, UC-16, UC-17).</w:t>
        </w:r>
      </w:ins>
    </w:p>
    <w:p w14:paraId="64D56E8A" w14:textId="77777777" w:rsidR="00913A7A" w:rsidRDefault="00913A7A" w:rsidP="00913A7A">
      <w:pPr>
        <w:ind w:firstLine="0"/>
        <w:rPr>
          <w:b/>
          <w:bCs/>
          <w:lang w:val="id-ID"/>
        </w:rPr>
      </w:pPr>
    </w:p>
    <w:p w14:paraId="4C697037" w14:textId="20D34A48" w:rsidR="00913A7A" w:rsidRPr="00913A7A" w:rsidRDefault="00913A7A" w:rsidP="00913A7A">
      <w:pPr>
        <w:ind w:firstLine="0"/>
        <w:rPr>
          <w:lang w:val="id-ID"/>
        </w:rPr>
      </w:pPr>
      <w:r>
        <w:rPr>
          <w:b/>
          <w:bCs/>
          <w:lang w:val="id-ID"/>
        </w:rPr>
        <w:t>Kebutuhan Non-Fungsional</w:t>
      </w:r>
    </w:p>
    <w:p w14:paraId="0402B8D6" w14:textId="77777777" w:rsidR="00913A7A" w:rsidRPr="00913A7A" w:rsidRDefault="00913A7A">
      <w:pPr>
        <w:numPr>
          <w:ilvl w:val="0"/>
          <w:numId w:val="29"/>
        </w:numPr>
        <w:rPr>
          <w:lang w:val="id-ID"/>
        </w:rPr>
      </w:pPr>
      <w:r>
        <w:rPr>
          <w:b/>
          <w:bCs/>
          <w:lang w:val="id-ID"/>
        </w:rPr>
        <w:t xml:space="preserve">NFR-01 Lokalitas dan kerahasiaan data.</w:t>
      </w:r>
      <w:r>
        <w:rPr>
          <w:lang w:val="id-ID"/>
        </w:rPr>
        <w:t xml:space="preserve"> Seluruh pemrosesan, meliputi aplikasi web, pengolahan citra, inferensi model AI </w:t>
      </w:r>
      <w:del w:id="1489" w:author="Claude" w:date="2026-10-23T09:00:00Z">
        <w:r>
          <w:rPr>
            <w:lang w:val="id-ID"/>
          </w:rPr>
          <w:delText xml:space="preserve">melalui Ollama</w:delText>
        </w:r>
      </w:del>
      <w:ins w:id="1490" w:author="Claude" w:date="2026-10-23T09:00:00Z">
        <w:r>
          <w:rPr>
            <w:lang w:val="id-ID"/>
          </w:rPr>
          <w:t xml:space="preserve">(Ollama pada iterasi awal dan layanan TrOCR pada versi akhir)</w:t>
        </w:r>
      </w:ins>
      <w:r>
        <w:rPr>
          <w:lang w:val="id-ID"/>
        </w:rPr>
        <w:t xml:space="preserve">, dan penyimpanan data, harus berjalan di dalam jaringan intranet perusahaan tanpa mengirim data ke layanan pihak ketiga di internet, sesuai kebijakan perusahaan (Subbab 3.1.6).</w:t>
      </w:r>
    </w:p>
    <w:p w14:paraId="7779AED3" w14:textId="77777777" w:rsidR="00913A7A" w:rsidRPr="00913A7A" w:rsidRDefault="00913A7A">
      <w:pPr>
        <w:numPr>
          <w:ilvl w:val="0"/>
          <w:numId w:val="29"/>
        </w:numPr>
        <w:rPr>
          <w:lang w:val="id-ID"/>
        </w:rPr>
      </w:pPr>
      <w:r>
        <w:rPr>
          <w:b/>
          <w:bCs/>
          <w:lang w:val="id-ID"/>
        </w:rPr>
        <w:t xml:space="preserve">NFR-02 Kompatibilitas dengan basis data </w:t>
      </w:r>
      <w:r>
        <w:rPr>
          <w:b/>
          <w:bCs/>
          <w:i/>
          <w:iCs/>
          <w:lang w:val="id-ID"/>
        </w:rPr>
        <w:t xml:space="preserve">existing</w:t>
      </w:r>
      <w:r>
        <w:rPr>
          <w:b/>
          <w:bCs/>
          <w:lang w:val="id-ID"/>
        </w:rPr>
        <w:t xml:space="preserve">.</w:t>
      </w:r>
      <w:r>
        <w:rPr>
          <w:lang w:val="id-ID"/>
        </w:rPr>
        <w:t xml:space="preserve"> Sistem tidak boleh mengubah skema tabel, tipe data, maupun relasi pada basis data SQL Server perusahaan, dan harus menangani karakteristik data yang ada, seperti spasi tambahan pada kolom bertipe CHAR (Subbab 3.1.4). Data pendukung yang belum memiliki tempat pada skema </w:t>
      </w:r>
      <w:r>
        <w:rPr>
          <w:i/>
          <w:iCs/>
          <w:lang w:val="id-ID"/>
        </w:rPr>
        <w:t xml:space="preserve">existing</w:t>
      </w:r>
      <w:r>
        <w:rPr>
          <w:lang w:val="id-ID"/>
        </w:rPr>
        <w:t xml:space="preserve">, seperti daftar padanan kode mesin, </w:t>
      </w:r>
      <w:del w:id="1491" w:author="Claude" w:date="2026-10-23T09:00:00Z">
        <w:r>
          <w:rPr>
            <w:lang w:val="id-ID"/>
          </w:rPr>
          <w:delText xml:space="preserve">disimpan</w:delText>
        </w:r>
      </w:del>
      <w:ins w:id="1492" w:author="Claude" w:date="2026-10-23T09:00:00Z">
        <w:r>
          <w:rPr>
            <w:lang w:val="id-ID"/>
          </w:rPr>
          <w:t xml:space="preserve">pengaturan, audit log, dan riwayat pembacaan foto, disimpan sebagai berkas</w:t>
        </w:r>
      </w:ins>
      <w:r>
        <w:rPr>
          <w:lang w:val="id-ID"/>
        </w:rPr>
        <w:t xml:space="preserve"> di luar basis data.</w:t>
      </w:r>
    </w:p>
    <w:p w14:paraId="1234C0A1" w14:textId="77777777" w:rsidR="00913A7A" w:rsidRPr="00913A7A" w:rsidRDefault="00913A7A">
      <w:pPr>
        <w:numPr>
          <w:ilvl w:val="0"/>
          <w:numId w:val="29"/>
        </w:numPr>
        <w:rPr>
          <w:lang w:val="id-ID"/>
        </w:rPr>
      </w:pPr>
      <w:r>
        <w:rPr>
          <w:b/>
          <w:bCs/>
          <w:lang w:val="id-ID"/>
        </w:rPr>
        <w:t>NFR-03 Integritas transaksi bersamaan.</w:t>
      </w:r>
      <w:r>
        <w:rPr>
          <w:lang w:val="id-ID"/>
        </w:rPr>
        <w:t xml:space="preserve"> Sistem harus menjamin setiap transaksi memperoleh nomor yang unik meskipun disimpan oleh beberapa petugas pada saat yang sama, dan penyimpanan beberapa baris sekaligus harus berhasil seluruhnya atau tidak sama sekali (Subbab 3.1.4).</w:t>
      </w:r>
    </w:p>
    <w:p w14:paraId="0CCE8A3A" w14:textId="77777777" w:rsidR="00913A7A" w:rsidRPr="00913A7A" w:rsidRDefault="00913A7A">
      <w:pPr>
        <w:numPr>
          <w:ilvl w:val="0"/>
          <w:numId w:val="29"/>
        </w:numPr>
        <w:rPr>
          <w:lang w:val="id-ID"/>
        </w:rPr>
      </w:pPr>
      <w:r>
        <w:rPr>
          <w:b/>
          <w:bCs/>
          <w:lang w:val="id-ID"/>
        </w:rPr>
        <w:t>NFR-04 Kebergunaan.</w:t>
      </w:r>
      <w:r>
        <w:rPr>
          <w:lang w:val="id-ID"/>
        </w:rPr>
        <w:t xml:space="preserve"> Antarmuka harus menyesuaikan diri dengan ukuran layar ponsel, tablet, dan desktop, mendukung gestur sentuh pada perangkat </w:t>
      </w:r>
      <w:r>
        <w:rPr>
          <w:i/>
          <w:iCs/>
          <w:lang w:val="id-ID"/>
        </w:rPr>
        <w:t>mobile</w:t>
      </w:r>
      <w:r>
        <w:rPr>
          <w:lang w:val="id-ID"/>
        </w:rPr>
        <w:t>, serta menyediakan mode terang dan gelap untuk mendukung pekerjaan pada shift malam.</w:t>
      </w:r>
    </w:p>
    <w:p w14:paraId="6A998D36" w14:textId="77777777" w:rsidR="00913A7A" w:rsidRPr="00913A7A" w:rsidRDefault="00913A7A">
      <w:pPr>
        <w:numPr>
          <w:ilvl w:val="0"/>
          <w:numId w:val="29"/>
        </w:numPr>
        <w:rPr>
          <w:lang w:val="id-ID"/>
        </w:rPr>
      </w:pPr>
      <w:r>
        <w:rPr>
          <w:b/>
          <w:bCs/>
          <w:lang w:val="id-ID"/>
        </w:rPr>
        <w:t xml:space="preserve">NFR-05 Waktu pemrosesan.</w:t>
      </w:r>
      <w:r>
        <w:rPr>
          <w:lang w:val="id-ID"/>
        </w:rPr>
        <w:t xml:space="preserve"> </w:t>
      </w:r>
      <w:del w:id="1493" w:author="Claude" w:date="2026-10-23T09:00:00Z">
        <w:r>
          <w:rPr>
            <w:lang w:val="id-ID"/>
          </w:rPr>
          <w:delText xml:space="preserve">Waktu pemrosesan ekstraksi harus dapat ditoleransi petugas dengan kapasitas perangkat keras server lokal</w:delText>
        </w:r>
      </w:del>
      <w:ins w:id="1494" w:author="Claude" w:date="2026-10-23T09:00:00Z">
        <w:r>
          <w:rPr>
            <w:lang w:val="id-ID"/>
          </w:rPr>
          <w:t xml:space="preserve">Pembacaan foto tidak boleh membuat petugas menunggu di satu halaman. Foto diproses di latar belakang, dan petugas diberi pemberitahuan ketika hasilnya siap ditinjau</w:t>
        </w:r>
      </w:ins>
      <w:r>
        <w:rPr>
          <w:lang w:val="id-ID"/>
        </w:rPr>
        <w:t xml:space="preserve">. Upaya untuk memenuhi kebutuhan ini dibahas pada Subbab 4.</w:t>
      </w:r>
      <w:ins w:id="1495" w:author="Claude" w:date="2026-10-23T09:00:00Z">
        <w:r>
          <w:rPr>
            <w:lang w:val="id-ID"/>
          </w:rPr>
          <w:t xml:space="preserve">3.3 dan 4.</w:t>
        </w:r>
      </w:ins>
      <w:r>
        <w:rPr>
          <w:lang w:val="id-ID"/>
        </w:rPr>
        <w:t xml:space="preserve">4.3.</w:t>
      </w:r>
    </w:p>
    <w:p>
      <w:pPr>
        <w:numPr>
          <w:ilvl w:val="0"/>
          <w:numId w:val="29"/>
        </w:numPr>
        <w:rPr>
          <w:ins w:id="1496" w:author="Claude" w:date="2026-10-23T09:00:00Z"/>
        </w:rPr>
      </w:pPr>
      <w:ins w:id="1497" w:author="Claude" w:date="2026-10-23T09:00:00Z">
        <w:r>
          <w:rPr>
            <w:b/>
            <w:bCs/>
            <w:lang w:val="id-ID"/>
          </w:rPr>
          <w:t xml:space="preserve">NFR-06 Keamanan.</w:t>
        </w:r>
        <w:r>
          <w:rPr>
            <w:lang w:val="id-ID"/>
          </w:rPr>
          <w:t xml:space="preserve"> Rute pengujian harus dimatikan di lingkungan produksi, percobaan login dibatasi, unggahan foto dibatasi jenis dan ukurannya, setiap halaman dikirim dengan header keamanan, dan aktivitas penting pengguna dicatat pada audit log.</w:t>
        </w:r>
      </w:ins>
    </w:p>
    <w:p w14:paraId="5DCBA438" w14:textId="77777777" w:rsidR="00913A7A" w:rsidRPr="00913A7A" w:rsidRDefault="00913A7A" w:rsidP="00913A7A">
      <w:pPr>
        <w:pStyle w:val="Heading3"/>
        <w:numPr>
          <w:ilvl w:val="0"/>
          <w:numId w:val="0"/>
        </w:numPr>
        <w:rPr>
          <w:lang w:val="id-ID"/>
        </w:rPr>
      </w:pPr>
    </w:p>
    <w:p w14:paraId="0098545F" w14:textId="602E5E50" w:rsidR="00284E38" w:rsidRDefault="007E697B" w:rsidP="00DD28DC">
      <w:pPr>
        <w:pStyle w:val="Heading2"/>
      </w:pPr>
      <w:bookmarkStart w:id="94" w:name="_Toc242101882"/>
      <w:r>
        <w:t>Perancangan Sistem</w:t>
      </w:r>
      <w:bookmarkEnd w:id="94"/>
    </w:p>
    <w:p w14:paraId="0EC82046" w14:textId="77777777" w:rsidR="000246D2" w:rsidRDefault="000246D2" w:rsidP="000246D2">
      <w:r>
        <w:t xml:space="preserve">Kebutuhan sistem yang dirumuskan pada Subbab 4.1.4 selanjutnya dimodelkan ke dalam rancangan sistem. Rancangan ini meliputi </w:t>
      </w:r>
      <w:r>
        <w:rPr>
          <w:i/>
          <w:iCs/>
        </w:rPr>
        <w:t>use case diagram</w:t>
      </w:r>
      <w:r>
        <w:t xml:space="preserve"> beserta deskripsi dan skenarionya, </w:t>
      </w:r>
      <w:r>
        <w:rPr>
          <w:i/>
          <w:iCs/>
        </w:rPr>
        <w:t>activity diagram</w:t>
      </w:r>
      <w:r>
        <w:t xml:space="preserve">, </w:t>
      </w:r>
      <w:r>
        <w:rPr>
          <w:i/>
          <w:iCs/>
        </w:rPr>
        <w:t>sequence diagram</w:t>
      </w:r>
      <w:r>
        <w:t xml:space="preserve">, </w:t>
      </w:r>
      <w:r>
        <w:rPr>
          <w:i/>
          <w:iCs/>
        </w:rPr>
        <w:t>Entity Relationship Diagram</w:t>
      </w:r>
      <w:r>
        <w:t xml:space="preserve"> (ERD), dan arsitektur sistem.</w:t>
      </w:r>
    </w:p>
    <w:p w14:paraId="53A2A3CA" w14:textId="77777777" w:rsidR="000246D2" w:rsidRDefault="000246D2" w:rsidP="000246D2">
      <w:pPr>
        <w:pStyle w:val="Heading2"/>
        <w:numPr>
          <w:ilvl w:val="0"/>
          <w:numId w:val="0"/>
        </w:numPr>
      </w:pPr>
    </w:p>
    <w:p w14:paraId="50E32B90" w14:textId="4AA6B627" w:rsidR="00284E38" w:rsidRDefault="00284E38">
      <w:pPr>
        <w:pStyle w:val="Heading3"/>
      </w:pPr>
      <w:bookmarkStart w:id="95" w:name="_Toc242101883"/>
      <w:r>
        <w:t>Use Case Diagram</w:t>
      </w:r>
      <w:bookmarkEnd w:id="95"/>
    </w:p>
    <w:p w14:paraId="01D38B80" w14:textId="36591A4F" w:rsidR="005829ED" w:rsidRDefault="00D953E4" w:rsidP="00A04F93">
      <w:r>
        <w:rPr>
          <w:i/>
          <w:iCs/>
        </w:rPr>
        <w:t xml:space="preserve">Use case diagram</w:t>
      </w:r>
      <w:r>
        <w:t xml:space="preserve"> digunakan untuk menggambarkan fungsionalitas yang disediakan sistem serta aktor yang berinteraksi dengannya. Sistem ini melibatkan dua aktor, yaitu Petugas Produksi sebagai pengguna utama yang mencatat data performa mesin, dan Admin yang bertugas </w:t>
      </w:r>
      <w:ins w:id="1498" w:author="Claude" w:date="2026-10-23T09:00:00Z">
        <w:r>
          <w:t xml:space="preserve">memantau data serta </w:t>
        </w:r>
      </w:ins>
      <w:r>
        <w:t xml:space="preserve">mengelola konfigurasi sistem. Interaksi kedua aktor dengan sistem ditampilkan pada Gambar 4.2.</w:t>
      </w:r>
    </w:p>
    <w:p w14:paraId="3A185B89" w14:textId="77777777" w:rsidR="00496CB1" w:rsidRDefault="00496CB1" w:rsidP="00A04F93"/>
    <w:p w14:paraId="08939C23" w14:textId="77777777" w:rsidR="00733297" w:rsidRDefault="005829ED" w:rsidP="00733297">
      <w:pPr>
        <w:keepNext/>
        <w:rPr>
          <w:del w:id="1500" w:author="Claude" w:date="2026-10-23T09:00:00Z"/>
        </w:rPr>
      </w:pPr>
      <w:del w:id="1499" w:author="Claude" w:date="2026-10-23T09:00:00Z">
        <w:r>
          <w:rPr>
            <w:noProof/>
          </w:rPr>
          <w:lastRenderedPageBreak/>
          <w:drawing>
            <wp:inline distT="0" distB="0" distL="0" distR="0" wp14:anchorId="7FB0FCA3" wp14:editId="39DF3D36">
              <wp:extent cx="5498558" cy="4343400"/>
              <wp:effectExtent l="0" t="0" r="6985" b="0"/>
              <wp:docPr id="12229567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9">
                        <a:extLst>
                          <a:ext uri="{28A0092B-C50C-407E-A947-70E740481C1C}">
                            <a14:useLocalDpi xmlns:a14="http://schemas.microsoft.com/office/drawing/2010/main" val="0"/>
                          </a:ext>
                        </a:extLst>
                      </a:blip>
                      <a:srcRect l="1374" t="1297" r="3617"/>
                      <a:stretch>
                        <a:fillRect/>
                      </a:stretch>
                    </pic:blipFill>
                    <pic:spPr bwMode="auto">
                      <a:xfrm>
                        <a:off x="0" y="0"/>
                        <a:ext cx="5517222" cy="4358143"/>
                      </a:xfrm>
                      <a:prstGeom prst="rect">
                        <a:avLst/>
                      </a:prstGeom>
                      <a:noFill/>
                      <a:ln>
                        <a:noFill/>
                      </a:ln>
                      <a:extLst>
                        <a:ext uri="{53640926-AAD7-44D8-BBD7-CCE9431645EC}">
                          <a14:shadowObscured xmlns:a14="http://schemas.microsoft.com/office/drawing/2010/main"/>
                        </a:ext>
                      </a:extLst>
                    </pic:spPr>
                  </pic:pic>
                </a:graphicData>
              </a:graphic>
            </wp:inline>
          </w:drawing>
        </w:r>
      </w:del>
    </w:p>
    <w:p>
      <w:pPr>
        <w:keepNext/>
        <w:jc w:val="center"/>
        <w:rPr>
          <w:ins w:id="1501" w:author="Claude" w:date="2026-10-23T09:00:00Z"/>
        </w:rPr>
      </w:pPr>
      <w:ins w:id="1502" w:author="Claude" w:date="2026-10-23T09:00:00Z">
        <w:r>
          <w:rPr>
            <w:noProof/>
          </w:rPr>
          <w:lastRenderedPageBreak/>
          <w:drawing>
            <wp:inline distT="0" distB="0" distL="0" distR="0">
              <wp:extent cx="5220000" cy="5489364"/>
              <wp:effectExtent l="0" t="0" r="0" b="0"/>
              <wp:docPr id="900003" name="Gambar revisi 9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a:picLocks noChangeAspect="1" noChangeArrowheads="1"/>
                      </pic:cNvPicPr>
                    </pic:nvPicPr>
                    <pic:blipFill rotWithShape="1">
                      <a:blip r:embed="rId902">
                        <a:extLst>
                          <a:ext uri="{28A0092B-C50C-407E-A947-70E740481C1C}">
                            <a14:useLocalDpi xmlns:a14="http://schemas.microsoft.com/office/drawing/2010/main" val="0"/>
                          </a:ext>
                        </a:extLst>
                      </a:blip>
                      <a:srcRect l="1374" t="1297" r="3617"/>
                      <a:stretch>
                        <a:fillRect/>
                      </a:stretch>
                    </pic:blipFill>
                    <pic:spPr bwMode="auto">
                      <a:xfrm>
                        <a:off x="0" y="0"/>
                        <a:ext cx="5220000" cy="5489364"/>
                      </a:xfrm>
                      <a:prstGeom prst="rect">
                        <a:avLst/>
                      </a:prstGeom>
                      <a:noFill/>
                      <a:ln>
                        <a:noFill/>
                      </a:ln>
                      <a:extLst>
                        <a:ext uri="{53640926-AAD7-44D8-BBD7-CCE9431645EC}">
                          <a14:shadowObscured xmlns:a14="http://schemas.microsoft.com/office/drawing/2010/main"/>
                        </a:ext>
                      </a:extLst>
                    </pic:spPr>
                  </pic:pic>
                </a:graphicData>
              </a:graphic>
            </wp:inline>
          </w:drawing>
        </w:r>
      </w:ins>
    </w:p>
    <w:p w14:paraId="56D9A503" w14:textId="2EF82C9C" w:rsidR="00284E38" w:rsidRDefault="00733297" w:rsidP="00733297">
      <w:pPr>
        <w:pStyle w:val="Caption"/>
      </w:pPr>
      <w:bookmarkStart w:id="96" w:name="_Toc242095360"/>
      <w:r>
        <w:t>Gambar 4.</w:t>
        <w:fldChar w:fldCharType="begin"/>
        <w:instrText xml:space="preserve"> SEQ Gambar_4. \* ARABIC </w:instrText>
        <w:fldChar w:fldCharType="separate"/>
      </w:r>
      <w:r>
        <w:rPr>
          <w:noProof/>
        </w:rPr>
        <w:t>2</w:t>
        <w:fldChar w:fldCharType="end"/>
      </w:r>
      <w:r>
        <w:t xml:space="preserve"> Use Case Diagram</w:t>
      </w:r>
      <w:bookmarkEnd w:id="96"/>
    </w:p>
    <w:p w14:paraId="142AFF66" w14:textId="6367F9A7" w:rsidR="000246D2" w:rsidRPr="000246D2" w:rsidRDefault="000246D2" w:rsidP="000246D2">
      <w:pPr>
        <w:rPr>
          <w:lang w:val="id-ID"/>
        </w:rPr>
      </w:pPr>
      <w:r>
        <w:rPr>
          <w:lang w:val="id-ID"/>
        </w:rPr>
        <w:t xml:space="preserve">Setelah melakukan </w:t>
      </w:r>
      <w:del w:id="1503" w:author="Claude" w:date="2026-10-23T09:00:00Z">
        <w:r>
          <w:rPr>
            <w:i/>
            <w:iCs/>
            <w:lang w:val="id-ID"/>
          </w:rPr>
          <w:delText xml:space="preserve">Login</w:delText>
        </w:r>
      </w:del>
      <w:ins w:id="1504" w:author="Claude" w:date="2026-10-23T09:00:00Z">
        <w:r>
          <w:rPr>
            <w:lang w:val="id-ID"/>
          </w:rPr>
          <w:t xml:space="preserve">login</w:t>
        </w:r>
      </w:ins>
      <w:r>
        <w:rPr>
          <w:lang w:val="id-ID"/>
        </w:rPr>
        <w:t xml:space="preserve">, Petugas Produksi dapat memasukkan data melalui dua jalur. Jalur pertama adalah Isi Data Manual. Jalur kedua adalah </w:t>
      </w:r>
      <w:del w:id="1505" w:author="Claude" w:date="2026-10-23T09:00:00Z">
        <w:r>
          <w:rPr>
            <w:lang w:val="id-ID"/>
          </w:rPr>
          <w:delText xml:space="preserve">ekstraksi dari foto formulir, yang terdiri dari dua </w:delText>
        </w:r>
      </w:del>
      <w:del w:id="1506" w:author="Claude" w:date="2026-10-23T09:00:00Z">
        <w:r>
          <w:rPr>
            <w:i/>
            <w:iCs/>
            <w:lang w:val="id-ID"/>
          </w:rPr>
          <w:delText xml:space="preserve">use case</w:delText>
        </w:r>
      </w:del>
      <w:del w:id="1507" w:author="Claude" w:date="2026-10-23T09:00:00Z">
        <w:r>
          <w:rPr>
            <w:lang w:val="id-ID"/>
          </w:rPr>
          <w:delText xml:space="preserve"> yang saling melengkapi. </w:delText>
        </w:r>
      </w:del>
      <w:del w:id="1508" w:author="Claude" w:date="2026-10-23T09:00:00Z">
        <w:r>
          <w:rPr>
            <w:i/>
            <w:iCs/>
            <w:lang w:val="id-ID"/>
          </w:rPr>
          <w:delText xml:space="preserve">Use case</w:delText>
        </w:r>
      </w:del>
      <w:del w:id="1509" w:author="Claude" w:date="2026-10-23T09:00:00Z">
        <w:r>
          <w:rPr>
            <w:lang w:val="id-ID"/>
          </w:rPr>
          <w:delText xml:space="preserve"> pertama adalah Ambil Foto/File Header, Shift, Speed/Size</w:delText>
        </w:r>
      </w:del>
      <w:ins w:id="1510" w:author="Claude" w:date="2026-10-23T09:00:00Z">
        <w:r>
          <w:rPr>
            <w:lang w:val="id-ID"/>
          </w:rPr>
          <w:t xml:space="preserve">Unggah Foto Formulir</w:t>
        </w:r>
      </w:ins>
      <w:r>
        <w:rPr>
          <w:lang w:val="id-ID"/>
        </w:rPr>
        <w:t xml:space="preserve">, yaitu pengambilan foto </w:t>
      </w:r>
      <w:del w:id="1511" w:author="Claude" w:date="2026-10-23T09:00:00Z">
        <w:r>
          <w:rPr>
            <w:lang w:val="id-ID"/>
          </w:rPr>
          <w:delText xml:space="preserve">bagian header beserta parameter proses, baik</w:delText>
        </w:r>
      </w:del>
      <w:ins w:id="1512" w:author="Claude" w:date="2026-10-23T09:00:00Z">
        <w:r>
          <w:rPr>
            <w:lang w:val="id-ID"/>
          </w:rPr>
          <w:t xml:space="preserve">seluruh formulir</w:t>
        </w:r>
      </w:ins>
      <w:r>
        <w:rPr>
          <w:lang w:val="id-ID"/>
        </w:rPr>
        <w:t xml:space="preserve"> melalui kamera </w:t>
      </w:r>
      <w:del w:id="1513" w:author="Claude" w:date="2026-10-23T09:00:00Z">
        <w:r>
          <w:rPr>
            <w:lang w:val="id-ID"/>
          </w:rPr>
          <w:delText xml:space="preserve">maupun dari</w:delText>
        </w:r>
      </w:del>
      <w:ins w:id="1514" w:author="Claude" w:date="2026-10-23T09:00:00Z">
        <w:r>
          <w:rPr>
            <w:lang w:val="id-ID"/>
          </w:rPr>
          <w:t xml:space="preserve">ponsel, kamera komputer, atau</w:t>
        </w:r>
      </w:ins>
      <w:r>
        <w:rPr>
          <w:lang w:val="id-ID"/>
        </w:rPr>
        <w:t xml:space="preserve"> berkas pada perangkat. </w:t>
      </w:r>
      <w:del w:id="1515" w:author="Claude" w:date="2026-10-23T09:00:00Z">
        <w:r>
          <w:rPr>
            <w:i/>
            <w:iCs/>
            <w:lang w:val="id-ID"/>
          </w:rPr>
          <w:delText xml:space="preserve">Use case</w:delText>
        </w:r>
      </w:del>
      <w:del w:id="1516" w:author="Claude" w:date="2026-10-23T09:00:00Z">
        <w:r>
          <w:rPr>
            <w:lang w:val="id-ID"/>
          </w:rPr>
          <w:delText xml:space="preserve"> kedua adalah Ambil Foto/File Grid Downtime, yaitu pengambilan foto tabel waktu tidak produktif. Kedua </w:delText>
        </w:r>
      </w:del>
      <w:del w:id="1517" w:author="Claude" w:date="2026-10-23T09:00:00Z">
        <w:r>
          <w:rPr>
            <w:i/>
            <w:iCs/>
            <w:lang w:val="id-ID"/>
          </w:rPr>
          <w:delText xml:space="preserve">use case</w:delText>
        </w:r>
      </w:del>
      <w:del w:id="1518" w:author="Claude" w:date="2026-10-23T09:00:00Z">
        <w:r>
          <w:rPr>
            <w:lang w:val="id-ID"/>
          </w:rPr>
          <w:delText xml:space="preserve"> pengambilan foto</w:delText>
        </w:r>
      </w:del>
      <w:ins w:id="1519" w:author="Claude" w:date="2026-10-23T09:00:00Z">
        <w:r>
          <w:rPr>
            <w:lang w:val="id-ID"/>
          </w:rPr>
          <w:t xml:space="preserve">Foto tersebut dibaca oleh sistem di latar belakang, dan petugas dapat memantau prosesnya melalui Pantau Antrian Scan. Use case Unggah Foto Formulir</w:t>
        </w:r>
      </w:ins>
      <w:r>
        <w:rPr>
          <w:lang w:val="id-ID"/>
        </w:rPr>
        <w:t xml:space="preserve"> memiliki relasi «include» terhadap Tinjau dan Koreksi Hasil </w:t>
      </w:r>
      <w:del w:id="1520" w:author="Claude" w:date="2026-10-23T09:00:00Z">
        <w:r>
          <w:rPr>
            <w:lang w:val="id-ID"/>
          </w:rPr>
          <w:delText xml:space="preserve">Ekstraksi </w:delText>
        </w:r>
      </w:del>
      <w:r>
        <w:rPr>
          <w:lang w:val="id-ID"/>
        </w:rPr>
        <w:t xml:space="preserve">AI, sehingga setiap hasil </w:t>
      </w:r>
      <w:del w:id="1521" w:author="Claude" w:date="2026-10-23T09:00:00Z">
        <w:r>
          <w:rPr>
            <w:lang w:val="id-ID"/>
          </w:rPr>
          <w:delText xml:space="preserve">ekstraksi</w:delText>
        </w:r>
      </w:del>
      <w:ins w:id="1522" w:author="Claude" w:date="2026-10-23T09:00:00Z">
        <w:r>
          <w:rPr>
            <w:lang w:val="id-ID"/>
          </w:rPr>
          <w:t xml:space="preserve">pembacaan</w:t>
        </w:r>
      </w:ins>
      <w:r>
        <w:rPr>
          <w:lang w:val="id-ID"/>
        </w:rPr>
        <w:t xml:space="preserve"> otomatis wajib ditinjau</w:t>
      </w:r>
      <w:del w:id="1523" w:author="Claude" w:date="2026-10-23T09:00:00Z">
        <w:r>
          <w:rPr>
            <w:lang w:val="id-ID"/>
          </w:rPr>
          <w:delText xml:space="preserve"> dan dikoreksi oleh</w:delText>
        </w:r>
      </w:del>
      <w:r>
        <w:rPr>
          <w:lang w:val="id-ID"/>
        </w:rPr>
        <w:t xml:space="preserve"> petugas. </w:t>
      </w:r>
      <w:r>
        <w:rPr>
          <w:i/>
          <w:iCs/>
          <w:lang w:val="id-ID"/>
        </w:rPr>
        <w:t xml:space="preserve">Use case</w:t>
      </w:r>
      <w:r>
        <w:rPr>
          <w:lang w:val="id-ID"/>
        </w:rPr>
        <w:t xml:space="preserve"> Isi Data Manual</w:t>
      </w:r>
      <w:ins w:id="1524" w:author="Claude" w:date="2026-10-23T09:00:00Z">
        <w:r>
          <w:rPr>
            <w:lang w:val="id-ID"/>
          </w:rPr>
          <w:t xml:space="preserve">, Ubah Data,</w:t>
        </w:r>
      </w:ins>
      <w:r>
        <w:rPr>
          <w:lang w:val="id-ID"/>
        </w:rPr>
        <w:t xml:space="preserve"> dan Tinjau dan Koreksi Hasil </w:t>
      </w:r>
      <w:del w:id="1525" w:author="Claude" w:date="2026-10-23T09:00:00Z">
        <w:r>
          <w:rPr>
            <w:lang w:val="id-ID"/>
          </w:rPr>
          <w:delText xml:space="preserve">Ekstraksi AI sama-sama</w:delText>
        </w:r>
      </w:del>
      <w:ins w:id="1526" w:author="Claude" w:date="2026-10-23T09:00:00Z">
        <w:r>
          <w:rPr>
            <w:lang w:val="id-ID"/>
          </w:rPr>
          <w:t xml:space="preserve">AI</w:t>
        </w:r>
      </w:ins>
      <w:r>
        <w:rPr>
          <w:lang w:val="id-ID"/>
        </w:rPr>
        <w:t xml:space="preserve"> memiliki relasi «include» terhadap Simpan Data</w:t>
      </w:r>
      <w:del w:id="1527" w:author="Claude" w:date="2026-10-23T09:00:00Z">
        <w:r>
          <w:rPr>
            <w:lang w:val="id-ID"/>
          </w:rPr>
          <w:delText xml:space="preserve">. Dengan demikian, kedua</w:delText>
        </w:r>
      </w:del>
      <w:ins w:id="1528" w:author="Claude" w:date="2026-10-23T09:00:00Z">
        <w:r>
          <w:rPr>
            <w:lang w:val="id-ID"/>
          </w:rPr>
          <w:t xml:space="preserve">, sehingga seluruh</w:t>
        </w:r>
      </w:ins>
      <w:r>
        <w:rPr>
          <w:lang w:val="id-ID"/>
        </w:rPr>
        <w:t xml:space="preserve"> jalur input </w:t>
      </w:r>
      <w:del w:id="1529" w:author="Claude" w:date="2026-10-23T09:00:00Z">
        <w:r>
          <w:rPr>
            <w:lang w:val="id-ID"/>
          </w:rPr>
          <w:delText xml:space="preserve">berakhir pada proses</w:delText>
        </w:r>
      </w:del>
      <w:ins w:id="1530" w:author="Claude" w:date="2026-10-23T09:00:00Z">
        <w:r>
          <w:rPr>
            <w:lang w:val="id-ID"/>
          </w:rPr>
          <w:t xml:space="preserve">melewati validasi dan</w:t>
        </w:r>
      </w:ins>
      <w:r>
        <w:rPr>
          <w:lang w:val="id-ID"/>
        </w:rPr>
        <w:t xml:space="preserve"> penyimpanan yang sama. Selain itu, Petugas Produksi dapat </w:t>
      </w:r>
      <w:del w:id="1531" w:author="Claude" w:date="2026-10-23T09:00:00Z">
        <w:r>
          <w:rPr>
            <w:lang w:val="id-ID"/>
          </w:rPr>
          <w:delText xml:space="preserve">melihat riwayat data yang sudah tersimpan, mengubah atau menghapus data apabila diperlukan, serta mengatur </w:delText>
        </w:r>
      </w:del>
      <w:del w:id="1532" w:author="Claude" w:date="2026-10-23T09:00:00Z">
        <w:r>
          <w:rPr>
            <w:i/>
            <w:iCs/>
            <w:lang w:val="id-ID"/>
          </w:rPr>
          <w:delText xml:space="preserve">password</w:delText>
        </w:r>
      </w:del>
      <w:del w:id="1533" w:author="Claude" w:date="2026-10-23T09:00:00Z">
        <w:r>
          <w:rPr>
            <w:lang w:val="id-ID"/>
          </w:rPr>
          <w:delText xml:space="preserve"> akunnya</w:delText>
        </w:r>
      </w:del>
      <w:ins w:id="1534" w:author="Claude" w:date="2026-10-23T09:00:00Z">
        <w:r>
          <w:rPr>
            <w:lang w:val="id-ID"/>
          </w:rPr>
          <w:t xml:space="preserve">menghapus data, mengatur password, serta menggunakan fitur sistem informasi bersama Admin, yaitu Lihat Data Downtime, Lihat Analisis Downtime, Periksa Data Otomatis, dan Cetak/Unduh Laporan</w:t>
        </w:r>
      </w:ins>
      <w:r>
        <w:rPr>
          <w:lang w:val="id-ID"/>
        </w:rPr>
        <w:t xml:space="preserve">.</w:t>
      </w:r>
    </w:p>
    <w:p w14:paraId="79B14915" w14:textId="208DC7FF" w:rsidR="00496CB1" w:rsidRPr="000246D2" w:rsidRDefault="000246D2" w:rsidP="000246D2">
      <w:pPr>
        <w:rPr>
          <w:lang w:val="id-ID"/>
        </w:rPr>
      </w:pPr>
      <w:r>
        <w:rPr>
          <w:lang w:val="id-ID"/>
        </w:rPr>
        <w:t xml:space="preserve">Admin</w:t>
      </w:r>
      <w:del w:id="1535" w:author="Claude" w:date="2026-10-23T09:00:00Z">
        <w:r>
          <w:rPr>
            <w:lang w:val="id-ID"/>
          </w:rPr>
          <w:delText xml:space="preserve">, setelah melakukan </w:delText>
        </w:r>
      </w:del>
      <w:del w:id="1536" w:author="Claude" w:date="2026-10-23T09:00:00Z">
        <w:r>
          <w:rPr>
            <w:i/>
            <w:iCs/>
            <w:lang w:val="id-ID"/>
          </w:rPr>
          <w:delText xml:space="preserve">Login</w:delText>
        </w:r>
      </w:del>
      <w:del w:id="1537" w:author="Claude" w:date="2026-10-23T09:00:00Z">
        <w:r>
          <w:rPr>
            <w:lang w:val="id-ID"/>
          </w:rPr>
          <w:delText xml:space="preserve">, dapat mengatur </w:delText>
        </w:r>
      </w:del>
      <w:del w:id="1538" w:author="Claude" w:date="2026-10-23T09:00:00Z">
        <w:r>
          <w:rPr>
            <w:i/>
            <w:iCs/>
            <w:lang w:val="id-ID"/>
          </w:rPr>
          <w:delText xml:space="preserve">password</w:delText>
        </w:r>
      </w:del>
      <w:del w:id="1539" w:author="Claude" w:date="2026-10-23T09:00:00Z">
        <w:r>
          <w:rPr>
            <w:lang w:val="id-ID"/>
          </w:rPr>
          <w:delText xml:space="preserve"> dan menjalankan </w:delText>
        </w:r>
      </w:del>
      <w:del w:id="1540" w:author="Claude" w:date="2026-10-23T09:00:00Z">
        <w:r>
          <w:rPr>
            <w:i/>
            <w:iCs/>
            <w:lang w:val="id-ID"/>
          </w:rPr>
          <w:delText xml:space="preserve">use case</w:delText>
        </w:r>
      </w:del>
      <w:ins w:id="1541" w:author="Claude" w:date="2026-10-23T09:00:00Z">
        <w:r>
          <w:rPr>
            <w:lang w:val="id-ID"/>
          </w:rPr>
          <w:t xml:space="preserve"> tidak menginput data, tetapi memantau dan mengelola sistem. Selain use case bersama di atas, Admin dapat memantau riwayat scan seluruh petugas, melihat Analisis Operator, menjalankan</w:t>
        </w:r>
      </w:ins>
      <w:r>
        <w:rPr>
          <w:lang w:val="id-ID"/>
        </w:rPr>
        <w:t xml:space="preserve"> Kelola Alias Kode Mesin</w:t>
      </w:r>
      <w:del w:id="1542" w:author="Claude" w:date="2026-10-23T09:00:00Z">
        <w:r>
          <w:rPr>
            <w:lang w:val="id-ID"/>
          </w:rPr>
          <w:delText xml:space="preserve">. </w:delText>
        </w:r>
      </w:del>
      <w:del w:id="1543" w:author="Claude" w:date="2026-10-23T09:00:00Z">
        <w:r>
          <w:rPr>
            <w:i/>
            <w:iCs/>
            <w:lang w:val="id-ID"/>
          </w:rPr>
          <w:delText xml:space="preserve">Use case</w:delText>
        </w:r>
      </w:del>
      <w:del w:id="1544" w:author="Claude" w:date="2026-10-23T09:00:00Z">
        <w:r>
          <w:rPr>
            <w:lang w:val="id-ID"/>
          </w:rPr>
          <w:delText xml:space="preserve"> ini digunakan untuk mengelola daftar</w:delText>
        </w:r>
      </w:del>
      <w:ins w:id="1545" w:author="Claude" w:date="2026-10-23T09:00:00Z">
        <w:r>
          <w:rPr>
            <w:lang w:val="id-ID"/>
          </w:rPr>
          <w:t xml:space="preserve"> untuk mengoreksi</w:t>
        </w:r>
      </w:ins>
      <w:r>
        <w:rPr>
          <w:lang w:val="id-ID"/>
        </w:rPr>
        <w:t xml:space="preserve"> padanan antara </w:t>
      </w:r>
      <w:del w:id="1546" w:author="Claude" w:date="2026-10-23T09:00:00Z">
        <w:r>
          <w:rPr>
            <w:lang w:val="id-ID"/>
          </w:rPr>
          <w:delText xml:space="preserve">kode mesin yang tertulis</w:delText>
        </w:r>
      </w:del>
      <w:ins w:id="1547" w:author="Claude" w:date="2026-10-23T09:00:00Z">
        <w:r>
          <w:rPr>
            <w:lang w:val="id-ID"/>
          </w:rPr>
          <w:t xml:space="preserve">tulisan kode mesin</w:t>
        </w:r>
      </w:ins>
      <w:r>
        <w:rPr>
          <w:lang w:val="id-ID"/>
        </w:rPr>
        <w:t xml:space="preserve"> pada formulir dan kode mesin </w:t>
      </w:r>
      <w:del w:id="1548" w:author="Claude" w:date="2026-10-23T09:00:00Z">
        <w:r>
          <w:rPr>
            <w:lang w:val="id-ID"/>
          </w:rPr>
          <w:delText xml:space="preserve">yang terdaftar di basis data. Daftar padanan tersebut menjadi dasar mekanisme pencocokan otomatis ketika sistem membaca kode mesin dari hasil ekstraksi</w:delText>
        </w:r>
      </w:del>
      <w:ins w:id="1549" w:author="Claude" w:date="2026-10-23T09:00:00Z">
        <w:r>
          <w:rPr>
            <w:lang w:val="id-ID"/>
          </w:rPr>
          <w:t xml:space="preserve">resmi, Kelola Pengaturan untuk mengatur target downtime dan garis prioritas Pareto, serta Lihat Audit Log dan Statistik AI untuk menelusuri aktivitas pengguna dan memantau kinerja pembacaan</w:t>
        </w:r>
      </w:ins>
      <w:r>
        <w:rPr>
          <w:lang w:val="id-ID"/>
        </w:rPr>
        <w:t xml:space="preserve"> foto.</w:t>
      </w:r>
    </w:p>
    <w:p w14:paraId="427966DE" w14:textId="77777777" w:rsidR="00496CB1" w:rsidRPr="00496CB1" w:rsidRDefault="00496CB1" w:rsidP="00A04F93"/>
    <w:p w14:paraId="65B59F9C" w14:textId="6441B359" w:rsidR="00284E38" w:rsidRDefault="00284E38">
      <w:pPr>
        <w:pStyle w:val="Heading3"/>
      </w:pPr>
      <w:bookmarkStart w:id="97" w:name="_Toc242101884"/>
      <w:r>
        <w:t xml:space="preserve">Deskripsi Use Case dan Skenario Use Case</w:t>
      </w:r>
      <w:bookmarkEnd w:id="97"/>
    </w:p>
    <w:p w14:paraId="75BBAD4E" w14:textId="21334DF4" w:rsidR="00585112" w:rsidRDefault="00585112" w:rsidP="00A73951">
      <w:r>
        <w:t xml:space="preserve">Penjelasan rinci mengenai setiap use case pada Gambar 4.2, beserta identifikasi (ID) masing-masing, dirangkum pada Tabel 4.</w:t>
      </w:r>
      <w:del w:id="1550" w:author="Claude" w:date="2026-10-23T09:00:00Z">
        <w:r>
          <w:delText xml:space="preserve">2</w:delText>
        </w:r>
      </w:del>
      <w:ins w:id="1551" w:author="Claude" w:date="2026-10-23T09:00:00Z">
        <w:r>
          <w:t xml:space="preserve">3</w:t>
        </w:r>
      </w:ins>
      <w:r>
        <w:t xml:space="preserve">.</w:t>
      </w:r>
    </w:p>
    <w:tbl>
      <w:tblPr>
        <w:tblStyle w:val="TableGrid"/>
        <w:tblW w:w="0" w:type="auto"/>
        <w:tblLook w:val="04A0" w:firstRow="1" w:lastRow="0" w:firstColumn="1" w:lastColumn="0" w:noHBand="0" w:noVBand="1"/>
      </w:tblPr>
      <w:tblGrid>
        <w:gridCol w:w="988"/>
        <w:gridCol w:w="1842"/>
        <w:gridCol w:w="1985"/>
        <w:gridCol w:w="3112"/>
      </w:tblGrid>
      <w:tr w:rsidR="00585112" w14:paraId="220DC244" w14:textId="77777777" w:rsidTr="00BA2E2E">
        <w:tc>
          <w:tcPr>
            <w:tcW w:w="988" w:type="dxa"/>
            <w:shd w:val="clear" w:color="auto" w:fill="D0CECE" w:themeFill="background2" w:themeFillShade="E6"/>
          </w:tcPr>
          <w:p w14:paraId="3BF47EAD" w14:textId="77777777" w:rsidR="00585112" w:rsidRPr="00BA2E2E" w:rsidRDefault="00585112" w:rsidP="002865C3">
            <w:pPr>
              <w:ind w:firstLine="0"/>
              <w:jc w:val="center"/>
              <w:rPr>
                <w:b/>
                <w:bCs/>
              </w:rPr>
            </w:pPr>
            <w:r>
              <w:rPr>
                <w:b/>
                <w:bCs/>
              </w:rPr>
              <w:t>ID</w:t>
            </w:r>
          </w:p>
        </w:tc>
        <w:tc>
          <w:tcPr>
            <w:tcW w:w="1842" w:type="dxa"/>
            <w:shd w:val="clear" w:color="auto" w:fill="D0CECE" w:themeFill="background2" w:themeFillShade="E6"/>
          </w:tcPr>
          <w:p w14:paraId="2DAC77B5" w14:textId="77777777" w:rsidR="00585112" w:rsidRPr="00BA2E2E" w:rsidRDefault="00585112" w:rsidP="002865C3">
            <w:pPr>
              <w:ind w:firstLine="0"/>
              <w:jc w:val="center"/>
              <w:rPr>
                <w:b/>
                <w:bCs/>
              </w:rPr>
            </w:pPr>
            <w:r>
              <w:rPr>
                <w:b/>
                <w:bCs/>
              </w:rPr>
              <w:t>Use Case</w:t>
            </w:r>
          </w:p>
        </w:tc>
        <w:tc>
          <w:tcPr>
            <w:tcW w:w="1985" w:type="dxa"/>
            <w:shd w:val="clear" w:color="auto" w:fill="D0CECE" w:themeFill="background2" w:themeFillShade="E6"/>
          </w:tcPr>
          <w:p w14:paraId="4C7931D2" w14:textId="77777777" w:rsidR="00585112" w:rsidRPr="00BA2E2E" w:rsidRDefault="00585112" w:rsidP="002865C3">
            <w:pPr>
              <w:ind w:firstLine="0"/>
              <w:jc w:val="center"/>
              <w:rPr>
                <w:b/>
                <w:bCs/>
              </w:rPr>
            </w:pPr>
            <w:r>
              <w:rPr>
                <w:b/>
                <w:bCs/>
              </w:rPr>
              <w:t>Aktor</w:t>
            </w:r>
          </w:p>
        </w:tc>
        <w:tc>
          <w:tcPr>
            <w:tcW w:w="3112" w:type="dxa"/>
            <w:shd w:val="clear" w:color="auto" w:fill="D0CECE" w:themeFill="background2" w:themeFillShade="E6"/>
          </w:tcPr>
          <w:p w14:paraId="607921AD" w14:textId="77777777" w:rsidR="00585112" w:rsidRPr="00BA2E2E" w:rsidRDefault="00585112" w:rsidP="002865C3">
            <w:pPr>
              <w:ind w:firstLine="0"/>
              <w:jc w:val="center"/>
              <w:rPr>
                <w:b/>
                <w:bCs/>
              </w:rPr>
            </w:pPr>
            <w:r>
              <w:rPr>
                <w:b/>
                <w:bCs/>
              </w:rPr>
              <w:t>Deskripsi</w:t>
            </w:r>
          </w:p>
        </w:tc>
      </w:tr>
      <w:tr w:rsidR="00585112" w14:paraId="51DB4797" w14:textId="77777777" w:rsidTr="00720777">
        <w:tc>
          <w:tcPr>
            <w:tcW w:w="988" w:type="dxa"/>
          </w:tcPr>
          <w:p w14:paraId="04E26B12" w14:textId="77777777" w:rsidR="00585112" w:rsidRDefault="00585112" w:rsidP="002865C3">
            <w:pPr>
              <w:ind w:firstLine="0"/>
              <w:jc w:val="center"/>
            </w:pPr>
            <w:r>
              <w:t>UC-01</w:t>
            </w:r>
          </w:p>
        </w:tc>
        <w:tc>
          <w:tcPr>
            <w:tcW w:w="1842" w:type="dxa"/>
          </w:tcPr>
          <w:p w14:paraId="7D324623" w14:textId="77777777" w:rsidR="00585112" w:rsidRDefault="00585112" w:rsidP="002865C3">
            <w:pPr>
              <w:ind w:firstLine="0"/>
              <w:jc w:val="center"/>
            </w:pPr>
            <w:r>
              <w:t>Login</w:t>
            </w:r>
          </w:p>
        </w:tc>
        <w:tc>
          <w:tcPr>
            <w:tcW w:w="1985" w:type="dxa"/>
          </w:tcPr>
          <w:p w14:paraId="0CB99A30" w14:textId="77777777" w:rsidR="00585112" w:rsidRDefault="00585112" w:rsidP="002865C3">
            <w:pPr>
              <w:ind w:firstLine="0"/>
              <w:jc w:val="center"/>
            </w:pPr>
            <w:r>
              <w:t>Petugas Produksi, Admin</w:t>
            </w:r>
          </w:p>
        </w:tc>
        <w:tc>
          <w:tcPr>
            <w:tcW w:w="3112" w:type="dxa"/>
          </w:tcPr>
          <w:p w14:paraId="475CE573" w14:textId="77777777" w:rsidR="00585112" w:rsidRDefault="00585112" w:rsidP="002865C3">
            <w:pPr>
              <w:ind w:firstLine="0"/>
            </w:pPr>
            <w:r>
              <w:t>Proses masuk ke sistem berdasarkan verifikasi hak akses menu</w:t>
            </w:r>
          </w:p>
        </w:tc>
      </w:tr>
      <w:tr w:rsidR="00585112" w14:paraId="77CDC30F" w14:textId="77777777" w:rsidTr="00720777">
        <w:tc>
          <w:tcPr>
            <w:tcW w:w="988" w:type="dxa"/>
          </w:tcPr>
          <w:p w14:paraId="64564B63" w14:textId="77777777" w:rsidR="00585112" w:rsidRDefault="00585112" w:rsidP="002865C3">
            <w:pPr>
              <w:ind w:firstLine="0"/>
              <w:jc w:val="center"/>
            </w:pPr>
            <w:r>
              <w:t>UC-02</w:t>
            </w:r>
          </w:p>
        </w:tc>
        <w:tc>
          <w:tcPr>
            <w:tcW w:w="1842" w:type="dxa"/>
          </w:tcPr>
          <w:p w14:paraId="5D970581" w14:textId="77777777" w:rsidR="00585112" w:rsidRDefault="00585112" w:rsidP="002865C3">
            <w:pPr>
              <w:ind w:firstLine="0"/>
              <w:jc w:val="center"/>
            </w:pPr>
            <w:r>
              <w:t xml:space="preserve">Lihat </w:t>
            </w:r>
            <w:del w:id="1552" w:author="Claude" w:date="2026-10-23T09:00:00Z">
              <w:r>
                <w:delText xml:space="preserve">Riwayat Data</w:delText>
              </w:r>
            </w:del>
            <w:ins w:id="1553" w:author="Claude" w:date="2026-10-23T09:00:00Z">
              <w:r>
                <w:t xml:space="preserve">Data Downtime</w:t>
              </w:r>
            </w:ins>
          </w:p>
        </w:tc>
        <w:tc>
          <w:tcPr>
            <w:tcW w:w="1985" w:type="dxa"/>
          </w:tcPr>
          <w:p w14:paraId="05BB1F53" w14:textId="77777777" w:rsidR="00585112" w:rsidRDefault="00585112" w:rsidP="002865C3">
            <w:pPr>
              <w:ind w:firstLine="0"/>
              <w:jc w:val="center"/>
            </w:pPr>
            <w:r>
              <w:t xml:space="preserve">Petugas Produksi</w:t>
            </w:r>
            <w:ins w:id="1554" w:author="Claude" w:date="2026-10-23T09:00:00Z">
              <w:r>
                <w:t xml:space="preserve">, Admin</w:t>
              </w:r>
            </w:ins>
          </w:p>
        </w:tc>
        <w:tc>
          <w:tcPr>
            <w:tcW w:w="3112" w:type="dxa"/>
          </w:tcPr>
          <w:p w14:paraId="76AD777C" w14:textId="77777777" w:rsidR="00585112" w:rsidRDefault="00585112" w:rsidP="002865C3">
            <w:pPr>
              <w:ind w:firstLine="0"/>
            </w:pPr>
            <w:r>
              <w:t xml:space="preserve">Menampilkan</w:t>
            </w:r>
            <w:del w:id="1555" w:author="Claude" w:date="2026-10-23T09:00:00Z">
              <w:r>
                <w:delText xml:space="preserve"> daftar data transaksi yang sudah tersimpan, dengan filter tanggal</w:delText>
              </w:r>
            </w:del>
            <w:ins w:id="1556" w:author="Claude" w:date="2026-10-23T09:00:00Z">
              <w:r>
                <w:t xml:space="preserve"> data downtime yang tersimpan beserta filter, pencarian, dan ekspor CSV</w:t>
              </w:r>
            </w:ins>
          </w:p>
        </w:tc>
      </w:tr>
      <w:tr w:rsidR="00585112" w14:paraId="7AF3E84A" w14:textId="77777777" w:rsidTr="00720777">
        <w:tc>
          <w:tcPr>
            <w:tcW w:w="988" w:type="dxa"/>
          </w:tcPr>
          <w:p w14:paraId="2BC10FC2" w14:textId="77777777" w:rsidR="00585112" w:rsidRDefault="00585112" w:rsidP="002865C3">
            <w:pPr>
              <w:ind w:firstLine="0"/>
              <w:jc w:val="center"/>
            </w:pPr>
            <w:r>
              <w:t>UC-03</w:t>
            </w:r>
          </w:p>
        </w:tc>
        <w:tc>
          <w:tcPr>
            <w:tcW w:w="1842" w:type="dxa"/>
          </w:tcPr>
          <w:p w14:paraId="28866251" w14:textId="77777777" w:rsidR="00585112" w:rsidRDefault="00585112" w:rsidP="002865C3">
            <w:pPr>
              <w:ind w:firstLine="0"/>
              <w:jc w:val="center"/>
            </w:pPr>
            <w:r>
              <w:t>Isi Data Manual</w:t>
            </w:r>
          </w:p>
        </w:tc>
        <w:tc>
          <w:tcPr>
            <w:tcW w:w="1985" w:type="dxa"/>
          </w:tcPr>
          <w:p w14:paraId="467672ED" w14:textId="77777777" w:rsidR="00585112" w:rsidRDefault="00585112" w:rsidP="002865C3">
            <w:pPr>
              <w:ind w:firstLine="0"/>
              <w:jc w:val="center"/>
            </w:pPr>
            <w:r>
              <w:t>Petugas Produksi</w:t>
            </w:r>
          </w:p>
        </w:tc>
        <w:tc>
          <w:tcPr>
            <w:tcW w:w="3112" w:type="dxa"/>
          </w:tcPr>
          <w:p w14:paraId="4923BC19" w14:textId="77777777" w:rsidR="00585112" w:rsidRDefault="00585112" w:rsidP="002865C3">
            <w:pPr>
              <w:ind w:firstLine="0"/>
            </w:pPr>
            <w:r>
              <w:t>Mengisi seluruh field data transaksi secara langsung melalui pengetikan</w:t>
            </w:r>
          </w:p>
        </w:tc>
      </w:tr>
      <w:tr w:rsidR="00585112" w14:paraId="7D38B05E" w14:textId="77777777" w:rsidTr="00720777">
        <w:tc>
          <w:tcPr>
            <w:tcW w:w="988" w:type="dxa"/>
          </w:tcPr>
          <w:p w14:paraId="7A235D95" w14:textId="77777777" w:rsidR="00585112" w:rsidRDefault="00585112" w:rsidP="002865C3">
            <w:pPr>
              <w:ind w:firstLine="0"/>
              <w:jc w:val="center"/>
            </w:pPr>
            <w:r>
              <w:t>UC-04</w:t>
            </w:r>
          </w:p>
        </w:tc>
        <w:tc>
          <w:tcPr>
            <w:tcW w:w="1842" w:type="dxa"/>
          </w:tcPr>
          <w:p w14:paraId="39CA2354" w14:textId="77777777" w:rsidR="00585112" w:rsidRDefault="00585112" w:rsidP="002865C3">
            <w:pPr>
              <w:ind w:firstLine="0"/>
              <w:jc w:val="center"/>
            </w:pPr>
            <w:r>
              <w:t>Ubah Data</w:t>
            </w:r>
          </w:p>
        </w:tc>
        <w:tc>
          <w:tcPr>
            <w:tcW w:w="1985" w:type="dxa"/>
          </w:tcPr>
          <w:p w14:paraId="1ABA0D48" w14:textId="77777777" w:rsidR="00585112" w:rsidRDefault="00585112" w:rsidP="002865C3">
            <w:pPr>
              <w:ind w:firstLine="0"/>
              <w:jc w:val="center"/>
            </w:pPr>
            <w:r>
              <w:t>Petugas Produksi</w:t>
            </w:r>
          </w:p>
        </w:tc>
        <w:tc>
          <w:tcPr>
            <w:tcW w:w="3112" w:type="dxa"/>
          </w:tcPr>
          <w:p w14:paraId="6E9C4CBC" w14:textId="77777777" w:rsidR="00585112" w:rsidRDefault="00585112" w:rsidP="002865C3">
            <w:pPr>
              <w:ind w:firstLine="0"/>
            </w:pPr>
            <w:r>
              <w:t>Mengubah data transaksi yang sudah tersimpan melalui tampilan modal</w:t>
            </w:r>
          </w:p>
        </w:tc>
      </w:tr>
      <w:tr w:rsidR="00585112" w14:paraId="41EDEB5F" w14:textId="77777777" w:rsidTr="00720777">
        <w:tc>
          <w:tcPr>
            <w:tcW w:w="988" w:type="dxa"/>
          </w:tcPr>
          <w:p w14:paraId="02D311E5" w14:textId="77777777" w:rsidR="00585112" w:rsidRDefault="00585112" w:rsidP="002865C3">
            <w:pPr>
              <w:ind w:firstLine="0"/>
              <w:jc w:val="center"/>
            </w:pPr>
            <w:r>
              <w:t>UC-05</w:t>
            </w:r>
          </w:p>
        </w:tc>
        <w:tc>
          <w:tcPr>
            <w:tcW w:w="1842" w:type="dxa"/>
          </w:tcPr>
          <w:p w14:paraId="76622886" w14:textId="77777777" w:rsidR="00585112" w:rsidRDefault="00585112" w:rsidP="002865C3">
            <w:pPr>
              <w:ind w:firstLine="0"/>
              <w:jc w:val="center"/>
            </w:pPr>
            <w:r>
              <w:t>Hapus Data</w:t>
            </w:r>
          </w:p>
        </w:tc>
        <w:tc>
          <w:tcPr>
            <w:tcW w:w="1985" w:type="dxa"/>
          </w:tcPr>
          <w:p w14:paraId="2EB98E93" w14:textId="77777777" w:rsidR="00585112" w:rsidRDefault="00585112" w:rsidP="002865C3">
            <w:pPr>
              <w:ind w:firstLine="0"/>
              <w:jc w:val="center"/>
            </w:pPr>
            <w:r>
              <w:t>Petugas Produksi</w:t>
            </w:r>
          </w:p>
        </w:tc>
        <w:tc>
          <w:tcPr>
            <w:tcW w:w="3112" w:type="dxa"/>
          </w:tcPr>
          <w:p w14:paraId="1F9F6B8E" w14:textId="77777777" w:rsidR="00585112" w:rsidRDefault="00585112" w:rsidP="002865C3">
            <w:pPr>
              <w:ind w:firstLine="0"/>
            </w:pPr>
            <w:r>
              <w:t>Menghapus data transaksi yang sudah tersimpan</w:t>
            </w:r>
          </w:p>
        </w:tc>
      </w:tr>
      <w:tr w:rsidR="00585112" w14:paraId="2DD8F535" w14:textId="77777777" w:rsidTr="00720777">
        <w:tc>
          <w:tcPr>
            <w:tcW w:w="988" w:type="dxa"/>
          </w:tcPr>
          <w:p w14:paraId="5F6B6B9C" w14:textId="77777777" w:rsidR="00585112" w:rsidRDefault="00585112" w:rsidP="002865C3">
            <w:pPr>
              <w:ind w:firstLine="0"/>
              <w:jc w:val="center"/>
            </w:pPr>
            <w:r>
              <w:t>UC-06</w:t>
            </w:r>
          </w:p>
        </w:tc>
        <w:tc>
          <w:tcPr>
            <w:tcW w:w="1842" w:type="dxa"/>
          </w:tcPr>
          <w:p w14:paraId="370C202E" w14:textId="31829CCB" w:rsidR="00585112" w:rsidRDefault="00585112" w:rsidP="002865C3">
            <w:pPr>
              <w:ind w:firstLine="0"/>
              <w:jc w:val="center"/>
            </w:pPr>
            <w:del w:id="1557" w:author="Claude" w:date="2026-10-23T09:00:00Z">
              <w:r>
                <w:delText xml:space="preserve">Ambil Foto/ File Header, Shift, Speed/Size</w:delText>
              </w:r>
            </w:del>
            <w:ins w:id="1558" w:author="Claude" w:date="2026-10-23T09:00:00Z">
              <w:r>
                <w:t xml:space="preserve">Unggah Foto Formulir</w:t>
              </w:r>
            </w:ins>
          </w:p>
        </w:tc>
        <w:tc>
          <w:tcPr>
            <w:tcW w:w="1985" w:type="dxa"/>
          </w:tcPr>
          <w:p w14:paraId="673B5CC0" w14:textId="77777777" w:rsidR="00585112" w:rsidRDefault="00585112" w:rsidP="002865C3">
            <w:pPr>
              <w:ind w:firstLine="0"/>
              <w:jc w:val="center"/>
            </w:pPr>
            <w:r>
              <w:t>Petugas Produksi</w:t>
            </w:r>
          </w:p>
        </w:tc>
        <w:tc>
          <w:tcPr>
            <w:tcW w:w="3112" w:type="dxa"/>
          </w:tcPr>
          <w:p w14:paraId="6B621BFF" w14:textId="77777777" w:rsidR="00585112" w:rsidRDefault="00585112" w:rsidP="002865C3">
            <w:pPr>
              <w:ind w:firstLine="0"/>
            </w:pPr>
            <w:del w:id="1559" w:author="Claude" w:date="2026-10-23T09:00:00Z">
              <w:r>
                <w:delText xml:space="preserve">Memotret bagian header dan parameter proses pada kertas</w:delText>
              </w:r>
            </w:del>
            <w:ins w:id="1560" w:author="Claude" w:date="2026-10-23T09:00:00Z">
              <w:r>
                <w:t xml:space="preserve">Mengirim foto seluruh formulir</w:t>
              </w:r>
            </w:ins>
            <w:r>
              <w:t xml:space="preserve"> untuk dibaca otomatis oleh sistem</w:t>
            </w:r>
            <w:ins w:id="1561" w:author="Claude" w:date="2026-10-23T09:00:00Z">
              <w:r>
                <w:t xml:space="preserve"> di latar belakang</w:t>
              </w:r>
            </w:ins>
          </w:p>
        </w:tc>
      </w:tr>
      <w:tr w:rsidR="00585112" w14:paraId="7CA7F30E" w14:textId="77777777" w:rsidTr="00720777">
        <w:tc>
          <w:tcPr>
            <w:tcW w:w="988" w:type="dxa"/>
          </w:tcPr>
          <w:p w14:paraId="7743B78F" w14:textId="77777777" w:rsidR="00585112" w:rsidRDefault="00585112" w:rsidP="002865C3">
            <w:pPr>
              <w:ind w:firstLine="0"/>
              <w:jc w:val="center"/>
            </w:pPr>
            <w:r>
              <w:t>UC-07</w:t>
            </w:r>
          </w:p>
        </w:tc>
        <w:tc>
          <w:tcPr>
            <w:tcW w:w="1842" w:type="dxa"/>
          </w:tcPr>
          <w:p w14:paraId="7BE5E9D3" w14:textId="2E669DB5" w:rsidR="00585112" w:rsidRDefault="00585112" w:rsidP="002865C3">
            <w:pPr>
              <w:ind w:firstLine="0"/>
              <w:jc w:val="center"/>
            </w:pPr>
            <w:del w:id="1562" w:author="Claude" w:date="2026-10-23T09:00:00Z">
              <w:r>
                <w:delText xml:space="preserve">Ambil Foto/ File Grid Downtime</w:delText>
              </w:r>
            </w:del>
            <w:ins w:id="1563" w:author="Claude" w:date="2026-10-23T09:00:00Z">
              <w:r>
                <w:t xml:space="preserve">Pantau Antrian Scan</w:t>
              </w:r>
            </w:ins>
          </w:p>
        </w:tc>
        <w:tc>
          <w:tcPr>
            <w:tcW w:w="1985" w:type="dxa"/>
          </w:tcPr>
          <w:p w14:paraId="3E482DAD" w14:textId="77777777" w:rsidR="00585112" w:rsidRDefault="00585112" w:rsidP="002865C3">
            <w:pPr>
              <w:ind w:firstLine="0"/>
              <w:jc w:val="center"/>
            </w:pPr>
            <w:r>
              <w:t xml:space="preserve">Petugas Produksi</w:t>
            </w:r>
            <w:ins w:id="1564" w:author="Claude" w:date="2026-10-23T09:00:00Z">
              <w:r>
                <w:t xml:space="preserve">, Admin</w:t>
              </w:r>
            </w:ins>
          </w:p>
        </w:tc>
        <w:tc>
          <w:tcPr>
            <w:tcW w:w="3112" w:type="dxa"/>
          </w:tcPr>
          <w:p w14:paraId="720D2095" w14:textId="77777777" w:rsidR="00585112" w:rsidRDefault="00585112" w:rsidP="002865C3">
            <w:pPr>
              <w:ind w:firstLine="0"/>
            </w:pPr>
            <w:del w:id="1565" w:author="Claude" w:date="2026-10-23T09:00:00Z">
              <w:r>
                <w:delText xml:space="preserve">Memotret bagian tabel waktu tidak produktif pada kertas, disertai penandaan tiga titik sudut secara manual</w:delText>
              </w:r>
            </w:del>
            <w:ins w:id="1566" w:author="Claude" w:date="2026-10-23T09:00:00Z">
              <w:r>
                <w:t xml:space="preserve">Memantau status pembacaan foto, menerima pemberitahuan, serta menghapus atau memproses ulang foto</w:t>
              </w:r>
            </w:ins>
          </w:p>
        </w:tc>
      </w:tr>
      <w:tr w:rsidR="00585112" w14:paraId="04D1214E" w14:textId="77777777" w:rsidTr="00720777">
        <w:tc>
          <w:tcPr>
            <w:tcW w:w="988" w:type="dxa"/>
          </w:tcPr>
          <w:p w14:paraId="522454E6" w14:textId="77777777" w:rsidR="00585112" w:rsidRDefault="00585112" w:rsidP="002865C3">
            <w:pPr>
              <w:ind w:firstLine="0"/>
              <w:jc w:val="center"/>
            </w:pPr>
            <w:r>
              <w:lastRenderedPageBreak/>
              <w:t>UC-08</w:t>
            </w:r>
          </w:p>
        </w:tc>
        <w:tc>
          <w:tcPr>
            <w:tcW w:w="1842" w:type="dxa"/>
          </w:tcPr>
          <w:p w14:paraId="56D9DC49" w14:textId="77777777" w:rsidR="00585112" w:rsidRDefault="00585112" w:rsidP="002865C3">
            <w:pPr>
              <w:ind w:firstLine="0"/>
              <w:jc w:val="center"/>
            </w:pPr>
            <w:r>
              <w:t xml:space="preserve">Tinjau dan Koreksi Hasil </w:t>
            </w:r>
            <w:del w:id="1567" w:author="Claude" w:date="2026-10-23T09:00:00Z">
              <w:r>
                <w:delText xml:space="preserve">Ekstraksi </w:delText>
              </w:r>
            </w:del>
            <w:r>
              <w:t xml:space="preserve">AI</w:t>
            </w:r>
          </w:p>
        </w:tc>
        <w:tc>
          <w:tcPr>
            <w:tcW w:w="1985" w:type="dxa"/>
          </w:tcPr>
          <w:p w14:paraId="7EE4C976" w14:textId="77777777" w:rsidR="00585112" w:rsidRDefault="00585112" w:rsidP="002865C3">
            <w:pPr>
              <w:ind w:firstLine="0"/>
              <w:jc w:val="center"/>
            </w:pPr>
            <w:r>
              <w:t>Petugas Produksi</w:t>
            </w:r>
          </w:p>
        </w:tc>
        <w:tc>
          <w:tcPr>
            <w:tcW w:w="3112" w:type="dxa"/>
          </w:tcPr>
          <w:p w14:paraId="2A11B81E" w14:textId="77777777" w:rsidR="00585112" w:rsidRDefault="00585112" w:rsidP="002865C3">
            <w:pPr>
              <w:ind w:firstLine="0"/>
            </w:pPr>
            <w:r>
              <w:t>Memeriksa dan mengoreksi data hasil pembacaan otomatis sebelum disimpan</w:t>
            </w:r>
          </w:p>
        </w:tc>
      </w:tr>
      <w:tr w:rsidR="00585112" w14:paraId="4DFD0940" w14:textId="77777777" w:rsidTr="00720777">
        <w:tc>
          <w:tcPr>
            <w:tcW w:w="988" w:type="dxa"/>
          </w:tcPr>
          <w:p w14:paraId="65F76EF9" w14:textId="77777777" w:rsidR="00585112" w:rsidRDefault="00585112" w:rsidP="002865C3">
            <w:pPr>
              <w:ind w:firstLine="0"/>
              <w:jc w:val="center"/>
            </w:pPr>
            <w:r>
              <w:t>UC-09</w:t>
            </w:r>
          </w:p>
        </w:tc>
        <w:tc>
          <w:tcPr>
            <w:tcW w:w="1842" w:type="dxa"/>
          </w:tcPr>
          <w:p w14:paraId="606924CA" w14:textId="77777777" w:rsidR="00585112" w:rsidRDefault="00585112" w:rsidP="002865C3">
            <w:pPr>
              <w:ind w:firstLine="0"/>
              <w:jc w:val="center"/>
            </w:pPr>
            <w:r>
              <w:t>Simpan Data</w:t>
            </w:r>
          </w:p>
        </w:tc>
        <w:tc>
          <w:tcPr>
            <w:tcW w:w="1985" w:type="dxa"/>
          </w:tcPr>
          <w:p w14:paraId="3CB54D86" w14:textId="77777777" w:rsidR="00585112" w:rsidRDefault="00585112" w:rsidP="002865C3">
            <w:pPr>
              <w:ind w:firstLine="0"/>
              <w:jc w:val="center"/>
            </w:pPr>
            <w:r>
              <w:t>Petugas Produksi</w:t>
            </w:r>
          </w:p>
        </w:tc>
        <w:tc>
          <w:tcPr>
            <w:tcW w:w="3112" w:type="dxa"/>
          </w:tcPr>
          <w:p w14:paraId="126BD5FD" w14:textId="77777777" w:rsidR="00585112" w:rsidRDefault="00585112" w:rsidP="002865C3">
            <w:pPr>
              <w:ind w:firstLine="0"/>
            </w:pPr>
            <w:r>
              <w:t>Menyimpan data transaksi (baik hasil input manual maupun otomatis) ke basis data</w:t>
            </w:r>
          </w:p>
        </w:tc>
      </w:tr>
      <w:tr w:rsidR="00585112" w14:paraId="4426E3DF" w14:textId="77777777" w:rsidTr="00720777">
        <w:tc>
          <w:tcPr>
            <w:tcW w:w="988" w:type="dxa"/>
          </w:tcPr>
          <w:p w14:paraId="7F58BAE2" w14:textId="77777777" w:rsidR="00585112" w:rsidRDefault="00585112" w:rsidP="002865C3">
            <w:pPr>
              <w:ind w:firstLine="0"/>
              <w:jc w:val="center"/>
            </w:pPr>
            <w:r>
              <w:t>UC-10</w:t>
            </w:r>
          </w:p>
        </w:tc>
        <w:tc>
          <w:tcPr>
            <w:tcW w:w="1842" w:type="dxa"/>
          </w:tcPr>
          <w:p w14:paraId="0A0659C1" w14:textId="0E4BACE2" w:rsidR="00585112" w:rsidRDefault="00585112" w:rsidP="002865C3">
            <w:pPr>
              <w:ind w:firstLine="0"/>
              <w:jc w:val="center"/>
            </w:pPr>
            <w:r>
              <w:t xml:space="preserve">Kelola Alias Kode Mesin</w:t>
            </w:r>
          </w:p>
        </w:tc>
        <w:tc>
          <w:tcPr>
            <w:tcW w:w="1985" w:type="dxa"/>
          </w:tcPr>
          <w:p w14:paraId="30ADF916" w14:textId="77777777" w:rsidR="00585112" w:rsidRDefault="00585112" w:rsidP="002865C3">
            <w:pPr>
              <w:ind w:firstLine="0"/>
              <w:jc w:val="center"/>
            </w:pPr>
            <w:r>
              <w:t>Admin</w:t>
            </w:r>
          </w:p>
        </w:tc>
        <w:tc>
          <w:tcPr>
            <w:tcW w:w="3112" w:type="dxa"/>
          </w:tcPr>
          <w:p w14:paraId="1D398EC5" w14:textId="77777777" w:rsidR="00585112" w:rsidRDefault="00585112" w:rsidP="002865C3">
            <w:pPr>
              <w:ind w:firstLine="0"/>
            </w:pPr>
            <w:r>
              <w:t>Mengoreksi daftar padanan teks kertas terhadap kode mesin resmi</w:t>
            </w:r>
          </w:p>
        </w:tc>
      </w:tr>
      <w:tr w:rsidR="00585112" w14:paraId="18E21DEC" w14:textId="77777777" w:rsidTr="00720777">
        <w:tc>
          <w:tcPr>
            <w:tcW w:w="988" w:type="dxa"/>
          </w:tcPr>
          <w:p w14:paraId="2300C6B8" w14:textId="77777777" w:rsidR="00585112" w:rsidRDefault="00585112" w:rsidP="002865C3">
            <w:pPr>
              <w:ind w:firstLine="0"/>
              <w:jc w:val="center"/>
            </w:pPr>
            <w:r>
              <w:t>UC-11</w:t>
            </w:r>
          </w:p>
        </w:tc>
        <w:tc>
          <w:tcPr>
            <w:tcW w:w="1842" w:type="dxa"/>
          </w:tcPr>
          <w:p w14:paraId="6FD4391D" w14:textId="77777777" w:rsidR="00585112" w:rsidRDefault="00585112" w:rsidP="002865C3">
            <w:pPr>
              <w:ind w:firstLine="0"/>
              <w:jc w:val="center"/>
            </w:pPr>
            <w:r>
              <w:t>Atur Password</w:t>
            </w:r>
          </w:p>
        </w:tc>
        <w:tc>
          <w:tcPr>
            <w:tcW w:w="1985" w:type="dxa"/>
          </w:tcPr>
          <w:p w14:paraId="3B9FF72F" w14:textId="19D584D7" w:rsidR="00585112" w:rsidRDefault="00585112" w:rsidP="002865C3">
            <w:pPr>
              <w:ind w:firstLine="0"/>
              <w:jc w:val="center"/>
            </w:pPr>
            <w:r>
              <w:t>Petugas Produksi, admin</w:t>
            </w:r>
          </w:p>
        </w:tc>
        <w:tc>
          <w:tcPr>
            <w:tcW w:w="3112" w:type="dxa"/>
          </w:tcPr>
          <w:p w14:paraId="02DAA46A" w14:textId="77777777" w:rsidR="00585112" w:rsidRDefault="00585112" w:rsidP="00733297">
            <w:pPr>
              <w:keepNext/>
              <w:ind w:firstLine="0"/>
            </w:pPr>
            <w:r>
              <w:t xml:space="preserve">Mengatur</w:t>
            </w:r>
            <w:del w:id="1568" w:author="Claude" w:date="2026-10-23T09:00:00Z">
              <w:r>
                <w:delText xml:space="preserve"> atau mengubah</w:delText>
              </w:r>
            </w:del>
            <w:r>
              <w:t xml:space="preserve"> password akun </w:t>
            </w:r>
            <w:del w:id="1569" w:author="Claude" w:date="2026-10-23T09:00:00Z">
              <w:r>
                <w:delText xml:space="preserve">secara opsional</w:delText>
              </w:r>
            </w:del>
            <w:ins w:id="1570" w:author="Claude" w:date="2026-10-23T09:00:00Z">
              <w:r>
                <w:t xml:space="preserve">sendiri secara opsional; admin juga dapat mereset password pengguna</w:t>
              </w:r>
            </w:ins>
          </w:p>
        </w:tc>
      </w:tr>
      <w:tr w:rsidR="00585112" w:rsidTr="00720777">
        <w:trPr>
          <w:ins w:id="1571" w:author="Claude" w:date="2026-10-23T09:00:00Z"/>
        </w:trPr>
        <w:tc>
          <w:tcPr>
            <w:tcW w:w="988" w:type="dxa"/>
          </w:tcPr>
          <w:p>
            <w:pPr>
              <w:ind w:firstLine="0"/>
              <w:jc w:val="center"/>
              <w:rPr>
                <w:ins w:id="1572" w:author="Claude" w:date="2026-10-23T09:00:00Z"/>
              </w:rPr>
            </w:pPr>
            <w:ins w:id="1573" w:author="Claude" w:date="2026-10-23T09:00:00Z">
              <w:r>
                <w:t xml:space="preserve">UC-12</w:t>
              </w:r>
            </w:ins>
          </w:p>
        </w:tc>
        <w:tc>
          <w:tcPr>
            <w:tcW w:w="1842" w:type="dxa"/>
          </w:tcPr>
          <w:p>
            <w:pPr>
              <w:ind w:firstLine="0"/>
              <w:jc w:val="center"/>
              <w:rPr>
                <w:ins w:id="1574" w:author="Claude" w:date="2026-10-23T09:00:00Z"/>
              </w:rPr>
            </w:pPr>
            <w:ins w:id="1575" w:author="Claude" w:date="2026-10-23T09:00:00Z">
              <w:r>
                <w:t xml:space="preserve">Lihat Analisis Downtime</w:t>
              </w:r>
            </w:ins>
          </w:p>
        </w:tc>
        <w:tc>
          <w:tcPr>
            <w:tcW w:w="1985" w:type="dxa"/>
          </w:tcPr>
          <w:p>
            <w:pPr>
              <w:ind w:firstLine="0"/>
              <w:jc w:val="center"/>
              <w:rPr>
                <w:ins w:id="1576" w:author="Claude" w:date="2026-10-23T09:00:00Z"/>
              </w:rPr>
            </w:pPr>
            <w:ins w:id="1577" w:author="Claude" w:date="2026-10-23T09:00:00Z">
              <w:r>
                <w:t xml:space="preserve">Petugas Produksi, Admin</w:t>
              </w:r>
            </w:ins>
          </w:p>
        </w:tc>
        <w:tc>
          <w:tcPr>
            <w:tcW w:w="3112" w:type="dxa"/>
          </w:tcPr>
          <w:p>
            <w:pPr>
              <w:keepNext/>
              <w:ind w:firstLine="0"/>
              <w:rPr>
                <w:ins w:id="1578" w:author="Claude" w:date="2026-10-23T09:00:00Z"/>
              </w:rPr>
            </w:pPr>
            <w:ins w:id="1579" w:author="Claude" w:date="2026-10-23T09:00:00Z">
              <w:r>
                <w:t xml:space="preserve">Melihat ringkasan, analisis mesin, masalah, waktu dan shift, produk, serta tampilan Live</w:t>
              </w:r>
            </w:ins>
          </w:p>
        </w:tc>
      </w:tr>
      <w:tr w:rsidR="00585112" w:rsidTr="00720777">
        <w:trPr>
          <w:ins w:id="1580" w:author="Claude" w:date="2026-10-23T09:00:00Z"/>
        </w:trPr>
        <w:tc>
          <w:tcPr>
            <w:tcW w:w="988" w:type="dxa"/>
          </w:tcPr>
          <w:p>
            <w:pPr>
              <w:ind w:firstLine="0"/>
              <w:jc w:val="center"/>
              <w:rPr>
                <w:ins w:id="1581" w:author="Claude" w:date="2026-10-23T09:00:00Z"/>
              </w:rPr>
            </w:pPr>
            <w:ins w:id="1582" w:author="Claude" w:date="2026-10-23T09:00:00Z">
              <w:r>
                <w:t xml:space="preserve">UC-13</w:t>
              </w:r>
            </w:ins>
          </w:p>
        </w:tc>
        <w:tc>
          <w:tcPr>
            <w:tcW w:w="1842" w:type="dxa"/>
          </w:tcPr>
          <w:p>
            <w:pPr>
              <w:ind w:firstLine="0"/>
              <w:jc w:val="center"/>
              <w:rPr>
                <w:ins w:id="1583" w:author="Claude" w:date="2026-10-23T09:00:00Z"/>
              </w:rPr>
            </w:pPr>
            <w:ins w:id="1584" w:author="Claude" w:date="2026-10-23T09:00:00Z">
              <w:r>
                <w:t xml:space="preserve">Lihat Analisis Operator</w:t>
              </w:r>
            </w:ins>
          </w:p>
        </w:tc>
        <w:tc>
          <w:tcPr>
            <w:tcW w:w="1985" w:type="dxa"/>
          </w:tcPr>
          <w:p>
            <w:pPr>
              <w:ind w:firstLine="0"/>
              <w:jc w:val="center"/>
              <w:rPr>
                <w:ins w:id="1585" w:author="Claude" w:date="2026-10-23T09:00:00Z"/>
              </w:rPr>
            </w:pPr>
            <w:ins w:id="1586" w:author="Claude" w:date="2026-10-23T09:00:00Z">
              <w:r>
                <w:t xml:space="preserve">Admin</w:t>
              </w:r>
            </w:ins>
          </w:p>
        </w:tc>
        <w:tc>
          <w:tcPr>
            <w:tcW w:w="3112" w:type="dxa"/>
          </w:tcPr>
          <w:p>
            <w:pPr>
              <w:keepNext/>
              <w:ind w:firstLine="0"/>
              <w:rPr>
                <w:ins w:id="1587" w:author="Claude" w:date="2026-10-23T09:00:00Z"/>
              </w:rPr>
            </w:pPr>
            <w:ins w:id="1588" w:author="Claude" w:date="2026-10-23T09:00:00Z">
              <w:r>
                <w:t xml:space="preserve">Melihat downtime per operator sebagai bahan pembinaan, bukan penilaian kinerja</w:t>
              </w:r>
            </w:ins>
          </w:p>
        </w:tc>
      </w:tr>
      <w:tr w:rsidR="00585112" w:rsidTr="00720777">
        <w:trPr>
          <w:ins w:id="1589" w:author="Claude" w:date="2026-10-23T09:00:00Z"/>
        </w:trPr>
        <w:tc>
          <w:tcPr>
            <w:tcW w:w="988" w:type="dxa"/>
          </w:tcPr>
          <w:p>
            <w:pPr>
              <w:ind w:firstLine="0"/>
              <w:jc w:val="center"/>
              <w:rPr>
                <w:ins w:id="1590" w:author="Claude" w:date="2026-10-23T09:00:00Z"/>
              </w:rPr>
            </w:pPr>
            <w:ins w:id="1591" w:author="Claude" w:date="2026-10-23T09:00:00Z">
              <w:r>
                <w:t xml:space="preserve">UC-14</w:t>
              </w:r>
            </w:ins>
          </w:p>
        </w:tc>
        <w:tc>
          <w:tcPr>
            <w:tcW w:w="1842" w:type="dxa"/>
          </w:tcPr>
          <w:p>
            <w:pPr>
              <w:ind w:firstLine="0"/>
              <w:jc w:val="center"/>
              <w:rPr>
                <w:ins w:id="1592" w:author="Claude" w:date="2026-10-23T09:00:00Z"/>
              </w:rPr>
            </w:pPr>
            <w:ins w:id="1593" w:author="Claude" w:date="2026-10-23T09:00:00Z">
              <w:r>
                <w:t xml:space="preserve">Periksa Data Otomatis</w:t>
              </w:r>
            </w:ins>
          </w:p>
        </w:tc>
        <w:tc>
          <w:tcPr>
            <w:tcW w:w="1985" w:type="dxa"/>
          </w:tcPr>
          <w:p>
            <w:pPr>
              <w:ind w:firstLine="0"/>
              <w:jc w:val="center"/>
              <w:rPr>
                <w:ins w:id="1594" w:author="Claude" w:date="2026-10-23T09:00:00Z"/>
              </w:rPr>
            </w:pPr>
            <w:ins w:id="1595" w:author="Claude" w:date="2026-10-23T09:00:00Z">
              <w:r>
                <w:t xml:space="preserve">Petugas Produksi, Admin</w:t>
              </w:r>
            </w:ins>
          </w:p>
        </w:tc>
        <w:tc>
          <w:tcPr>
            <w:tcW w:w="3112" w:type="dxa"/>
          </w:tcPr>
          <w:p>
            <w:pPr>
              <w:keepNext/>
              <w:ind w:firstLine="0"/>
              <w:rPr>
                <w:ins w:id="1596" w:author="Claude" w:date="2026-10-23T09:00:00Z"/>
              </w:rPr>
            </w:pPr>
            <w:ins w:id="1597" w:author="Claude" w:date="2026-10-23T09:00:00Z">
              <w:r>
                <w:t xml:space="preserve">Melihat dan menindaklanjuti data yang berpotensi salah</w:t>
              </w:r>
            </w:ins>
          </w:p>
        </w:tc>
      </w:tr>
      <w:tr w:rsidR="00585112" w:rsidTr="00720777">
        <w:trPr>
          <w:ins w:id="1598" w:author="Claude" w:date="2026-10-23T09:00:00Z"/>
        </w:trPr>
        <w:tc>
          <w:tcPr>
            <w:tcW w:w="988" w:type="dxa"/>
          </w:tcPr>
          <w:p>
            <w:pPr>
              <w:ind w:firstLine="0"/>
              <w:jc w:val="center"/>
              <w:rPr>
                <w:ins w:id="1599" w:author="Claude" w:date="2026-10-23T09:00:00Z"/>
              </w:rPr>
            </w:pPr>
            <w:ins w:id="1600" w:author="Claude" w:date="2026-10-23T09:00:00Z">
              <w:r>
                <w:t xml:space="preserve">UC-15</w:t>
              </w:r>
            </w:ins>
          </w:p>
        </w:tc>
        <w:tc>
          <w:tcPr>
            <w:tcW w:w="1842" w:type="dxa"/>
          </w:tcPr>
          <w:p>
            <w:pPr>
              <w:ind w:firstLine="0"/>
              <w:jc w:val="center"/>
              <w:rPr>
                <w:ins w:id="1601" w:author="Claude" w:date="2026-10-23T09:00:00Z"/>
              </w:rPr>
            </w:pPr>
            <w:ins w:id="1602" w:author="Claude" w:date="2026-10-23T09:00:00Z">
              <w:r>
                <w:t xml:space="preserve">Cetak/Unduh Laporan</w:t>
              </w:r>
            </w:ins>
          </w:p>
        </w:tc>
        <w:tc>
          <w:tcPr>
            <w:tcW w:w="1985" w:type="dxa"/>
          </w:tcPr>
          <w:p>
            <w:pPr>
              <w:ind w:firstLine="0"/>
              <w:jc w:val="center"/>
              <w:rPr>
                <w:ins w:id="1603" w:author="Claude" w:date="2026-10-23T09:00:00Z"/>
              </w:rPr>
            </w:pPr>
            <w:ins w:id="1604" w:author="Claude" w:date="2026-10-23T09:00:00Z">
              <w:r>
                <w:t xml:space="preserve">Petugas Produksi, Admin</w:t>
              </w:r>
            </w:ins>
          </w:p>
        </w:tc>
        <w:tc>
          <w:tcPr>
            <w:tcW w:w="3112" w:type="dxa"/>
          </w:tcPr>
          <w:p>
            <w:pPr>
              <w:keepNext/>
              <w:ind w:firstLine="0"/>
              <w:rPr>
                <w:ins w:id="1605" w:author="Claude" w:date="2026-10-23T09:00:00Z"/>
              </w:rPr>
            </w:pPr>
            <w:ins w:id="1606" w:author="Claude" w:date="2026-10-23T09:00:00Z">
              <w:r>
                <w:t xml:space="preserve">Membuka laporan harian atau bulanan, mencetak atau menyimpan PDF, dan mengunduh Excel</w:t>
              </w:r>
            </w:ins>
          </w:p>
        </w:tc>
      </w:tr>
      <w:tr w:rsidR="00585112" w:rsidTr="00720777">
        <w:trPr>
          <w:ins w:id="1607" w:author="Claude" w:date="2026-10-23T09:00:00Z"/>
        </w:trPr>
        <w:tc>
          <w:tcPr>
            <w:tcW w:w="988" w:type="dxa"/>
          </w:tcPr>
          <w:p>
            <w:pPr>
              <w:ind w:firstLine="0"/>
              <w:jc w:val="center"/>
              <w:rPr>
                <w:ins w:id="1608" w:author="Claude" w:date="2026-10-23T09:00:00Z"/>
              </w:rPr>
            </w:pPr>
            <w:ins w:id="1609" w:author="Claude" w:date="2026-10-23T09:00:00Z">
              <w:r>
                <w:t xml:space="preserve">UC-16</w:t>
              </w:r>
            </w:ins>
          </w:p>
        </w:tc>
        <w:tc>
          <w:tcPr>
            <w:tcW w:w="1842" w:type="dxa"/>
          </w:tcPr>
          <w:p>
            <w:pPr>
              <w:ind w:firstLine="0"/>
              <w:jc w:val="center"/>
              <w:rPr>
                <w:ins w:id="1610" w:author="Claude" w:date="2026-10-23T09:00:00Z"/>
              </w:rPr>
            </w:pPr>
            <w:ins w:id="1611" w:author="Claude" w:date="2026-10-23T09:00:00Z">
              <w:r>
                <w:t xml:space="preserve">Kelola Pengaturan</w:t>
              </w:r>
            </w:ins>
          </w:p>
        </w:tc>
        <w:tc>
          <w:tcPr>
            <w:tcW w:w="1985" w:type="dxa"/>
          </w:tcPr>
          <w:p>
            <w:pPr>
              <w:ind w:firstLine="0"/>
              <w:jc w:val="center"/>
              <w:rPr>
                <w:ins w:id="1612" w:author="Claude" w:date="2026-10-23T09:00:00Z"/>
              </w:rPr>
            </w:pPr>
            <w:ins w:id="1613" w:author="Claude" w:date="2026-10-23T09:00:00Z">
              <w:r>
                <w:t xml:space="preserve">Admin</w:t>
              </w:r>
            </w:ins>
          </w:p>
        </w:tc>
        <w:tc>
          <w:tcPr>
            <w:tcW w:w="3112" w:type="dxa"/>
          </w:tcPr>
          <w:p>
            <w:pPr>
              <w:keepNext/>
              <w:ind w:firstLine="0"/>
              <w:rPr>
                <w:ins w:id="1614" w:author="Claude" w:date="2026-10-23T09:00:00Z"/>
              </w:rPr>
            </w:pPr>
            <w:ins w:id="1615" w:author="Claude" w:date="2026-10-23T09:00:00Z">
              <w:r>
                <w:t xml:space="preserve">Mengatur target downtime dan garis prioritas Pareto</w:t>
              </w:r>
            </w:ins>
          </w:p>
        </w:tc>
      </w:tr>
      <w:tr w:rsidR="00585112" w:rsidTr="00720777">
        <w:trPr>
          <w:ins w:id="1616" w:author="Claude" w:date="2026-10-23T09:00:00Z"/>
        </w:trPr>
        <w:tc>
          <w:tcPr>
            <w:tcW w:w="988" w:type="dxa"/>
          </w:tcPr>
          <w:p>
            <w:pPr>
              <w:ind w:firstLine="0"/>
              <w:jc w:val="center"/>
              <w:rPr>
                <w:ins w:id="1617" w:author="Claude" w:date="2026-10-23T09:00:00Z"/>
              </w:rPr>
            </w:pPr>
            <w:ins w:id="1618" w:author="Claude" w:date="2026-10-23T09:00:00Z">
              <w:r>
                <w:t xml:space="preserve">UC-17</w:t>
              </w:r>
            </w:ins>
          </w:p>
        </w:tc>
        <w:tc>
          <w:tcPr>
            <w:tcW w:w="1842" w:type="dxa"/>
          </w:tcPr>
          <w:p>
            <w:pPr>
              <w:ind w:firstLine="0"/>
              <w:jc w:val="center"/>
              <w:rPr>
                <w:ins w:id="1619" w:author="Claude" w:date="2026-10-23T09:00:00Z"/>
              </w:rPr>
            </w:pPr>
            <w:ins w:id="1620" w:author="Claude" w:date="2026-10-23T09:00:00Z">
              <w:r>
                <w:t xml:space="preserve">Lihat Audit Log dan Statistik AI</w:t>
              </w:r>
            </w:ins>
          </w:p>
        </w:tc>
        <w:tc>
          <w:tcPr>
            <w:tcW w:w="1985" w:type="dxa"/>
          </w:tcPr>
          <w:p>
            <w:pPr>
              <w:ind w:firstLine="0"/>
              <w:jc w:val="center"/>
              <w:rPr>
                <w:ins w:id="1621" w:author="Claude" w:date="2026-10-23T09:00:00Z"/>
              </w:rPr>
            </w:pPr>
            <w:ins w:id="1622" w:author="Claude" w:date="2026-10-23T09:00:00Z">
              <w:r>
                <w:t xml:space="preserve">Admin</w:t>
              </w:r>
            </w:ins>
          </w:p>
        </w:tc>
        <w:tc>
          <w:tcPr>
            <w:tcW w:w="3112" w:type="dxa"/>
          </w:tcPr>
          <w:p>
            <w:pPr>
              <w:keepNext/>
              <w:ind w:firstLine="0"/>
              <w:rPr>
                <w:ins w:id="1623" w:author="Claude" w:date="2026-10-23T09:00:00Z"/>
              </w:rPr>
            </w:pPr>
            <w:ins w:id="1624" w:author="Claude" w:date="2026-10-23T09:00:00Z">
              <w:r>
                <w:t xml:space="preserve">Menelusuri aktivitas pengguna dan memantau kinerja pembacaan AI</w:t>
              </w:r>
            </w:ins>
          </w:p>
        </w:tc>
      </w:tr>
    </w:tbl>
    <w:p w14:paraId="5BC83C7F" w14:textId="393D0F73" w:rsidR="00733297" w:rsidRDefault="00733297">
      <w:pPr>
        <w:pStyle w:val="Caption"/>
      </w:pPr>
      <w:bookmarkStart w:id="98" w:name="_Toc242095792"/>
      <w:r>
        <w:t>Tabel 4.</w:t>
        <w:fldChar w:fldCharType="begin"/>
        <w:instrText xml:space="preserve"> SEQ Tabel_4. \* ARABIC </w:instrText>
        <w:fldChar w:fldCharType="separate"/>
      </w:r>
      <w:r>
        <w:rPr>
          <w:noProof/>
        </w:rPr>
        <w:t>3</w:t>
        <w:fldChar w:fldCharType="end"/>
      </w:r>
      <w:r>
        <w:t xml:space="preserve"> Deskripsi Use Case</w:t>
      </w:r>
      <w:bookmarkEnd w:id="98"/>
    </w:p>
    <w:p w14:paraId="5ABEDC28" w14:textId="77777777" w:rsidR="00BA2E2E" w:rsidRDefault="00BA2E2E" w:rsidP="00BA2E2E">
      <w:pPr>
        <w:rPr>
          <w:lang w:val="id-ID"/>
        </w:rPr>
      </w:pPr>
      <w:r>
        <w:rPr>
          <w:lang w:val="id-ID"/>
        </w:rPr>
        <w:t xml:space="preserve">Urutan interaksi antara aktor dan sistem pada setiap </w:t>
      </w:r>
      <w:r>
        <w:rPr>
          <w:i/>
          <w:iCs/>
          <w:lang w:val="id-ID"/>
        </w:rPr>
        <w:t xml:space="preserve">use case</w:t>
      </w:r>
      <w:r>
        <w:rPr>
          <w:lang w:val="id-ID"/>
        </w:rPr>
        <w:t xml:space="preserve"> dirinci dalam skenario </w:t>
      </w:r>
      <w:r>
        <w:rPr>
          <w:i/>
          <w:iCs/>
          <w:lang w:val="id-ID"/>
        </w:rPr>
        <w:t xml:space="preserve">use case</w:t>
      </w:r>
      <w:r>
        <w:rPr>
          <w:lang w:val="id-ID"/>
        </w:rPr>
        <w:t xml:space="preserve">. Setiap skenario memuat kondisi awal, kondisi akhir, alur utama, dan alur alternatif. Nomor pada alur alternatif merujuk pada langkah alur utama tempat alur tersebut bercabang. Skenario UC-01 hingga UC-</w:t>
      </w:r>
      <w:del w:id="1625" w:author="Claude" w:date="2026-10-23T09:00:00Z">
        <w:r>
          <w:rPr>
            <w:lang w:val="id-ID"/>
          </w:rPr>
          <w:delText xml:space="preserve">11</w:delText>
        </w:r>
      </w:del>
      <w:ins w:id="1626" w:author="Claude" w:date="2026-10-23T09:00:00Z">
        <w:r>
          <w:rPr>
            <w:lang w:val="id-ID"/>
          </w:rPr>
          <w:t xml:space="preserve">17</w:t>
        </w:r>
      </w:ins>
      <w:r>
        <w:rPr>
          <w:lang w:val="id-ID"/>
        </w:rPr>
        <w:t xml:space="preserve"> disajikan pada Tabel 4.4 hingga Tabel 4.</w:t>
      </w:r>
      <w:del w:id="1627" w:author="Claude" w:date="2026-10-23T09:00:00Z">
        <w:r>
          <w:rPr>
            <w:lang w:val="id-ID"/>
          </w:rPr>
          <w:delText xml:space="preserve">14</w:delText>
        </w:r>
      </w:del>
      <w:ins w:id="1628" w:author="Claude" w:date="2026-10-23T09:00:00Z">
        <w:r>
          <w:rPr>
            <w:lang w:val="id-ID"/>
          </w:rPr>
          <w:t xml:space="preserve">20</w:t>
        </w:r>
      </w:ins>
      <w:r>
        <w:rPr>
          <w:lang w:val="id-ID"/>
        </w:rPr>
        <w:t xml:space="preserve">.</w:t>
      </w:r>
    </w:p>
    <w:p w14:paraId="1B7448D0" w14:textId="77777777" w:rsidR="00BA2E2E" w:rsidRDefault="00BA2E2E" w:rsidP="00BA2E2E">
      <w:pPr>
        <w:rPr>
          <w:lang w:val="id-ID"/>
        </w:rPr>
      </w:pPr>
    </w:p>
    <w:tbl>
      <w:tblPr>
        <w:tblStyle w:val="TableGrid"/>
        <w:tblW w:w="0" w:type="auto"/>
        <w:tblLook w:val="04A0" w:firstRow="1" w:lastRow="0" w:firstColumn="1" w:lastColumn="0" w:noHBand="0" w:noVBand="1"/>
      </w:tblPr>
      <w:tblGrid>
        <w:gridCol w:w="1696"/>
        <w:gridCol w:w="6231"/>
      </w:tblGrid>
      <w:tr w:rsidR="00BA2E2E" w14:paraId="0D10AC00" w14:textId="77777777" w:rsidTr="00BA2E2E">
        <w:tc>
          <w:tcPr>
            <w:tcW w:w="1696" w:type="dxa"/>
            <w:shd w:val="clear" w:color="auto" w:fill="D0CECE" w:themeFill="background2" w:themeFillShade="E6"/>
          </w:tcPr>
          <w:p w14:paraId="3A406EAB" w14:textId="5BB44072" w:rsidR="00BA2E2E" w:rsidRPr="00BA2E2E" w:rsidRDefault="00BA2E2E" w:rsidP="00BA2E2E">
            <w:pPr>
              <w:ind w:firstLine="0"/>
              <w:jc w:val="center"/>
              <w:rPr>
                <w:b/>
                <w:bCs/>
              </w:rPr>
            </w:pPr>
            <w:r>
              <w:rPr>
                <w:b/>
                <w:bCs/>
              </w:rPr>
              <w:t>Elemen</w:t>
            </w:r>
          </w:p>
        </w:tc>
        <w:tc>
          <w:tcPr>
            <w:tcW w:w="6231" w:type="dxa"/>
            <w:shd w:val="clear" w:color="auto" w:fill="D0CECE" w:themeFill="background2" w:themeFillShade="E6"/>
          </w:tcPr>
          <w:p w14:paraId="54E26A31" w14:textId="5510E3A1" w:rsidR="00BA2E2E" w:rsidRPr="00BA2E2E" w:rsidRDefault="00BA2E2E" w:rsidP="00BA2E2E">
            <w:pPr>
              <w:ind w:firstLine="0"/>
              <w:jc w:val="center"/>
              <w:rPr>
                <w:b/>
                <w:bCs/>
              </w:rPr>
            </w:pPr>
            <w:r>
              <w:rPr>
                <w:b/>
                <w:bCs/>
              </w:rPr>
              <w:t>Keterangan</w:t>
            </w:r>
          </w:p>
        </w:tc>
      </w:tr>
      <w:tr w:rsidR="009B502F" w14:paraId="45A42E7F" w14:textId="77777777" w:rsidTr="009B502F">
        <w:tc>
          <w:tcPr>
            <w:tcW w:w="1696" w:type="dxa"/>
          </w:tcPr>
          <w:p w14:paraId="231C6719" w14:textId="1DC4CF9E" w:rsidR="009B502F" w:rsidRPr="009B502F" w:rsidRDefault="009B502F" w:rsidP="009B502F">
            <w:pPr>
              <w:ind w:firstLine="0"/>
            </w:pPr>
            <w:r>
              <w:t>Use Case</w:t>
            </w:r>
          </w:p>
        </w:tc>
        <w:tc>
          <w:tcPr>
            <w:tcW w:w="6231" w:type="dxa"/>
          </w:tcPr>
          <w:p w14:paraId="13ABECB2" w14:textId="2E223E34" w:rsidR="009B502F" w:rsidRPr="009B502F" w:rsidRDefault="009B502F" w:rsidP="009B502F">
            <w:pPr>
              <w:ind w:firstLine="0"/>
            </w:pPr>
            <w:r>
              <w:t>UC-01, Login</w:t>
            </w:r>
          </w:p>
        </w:tc>
      </w:tr>
      <w:tr w:rsidR="00BA2E2E" w14:paraId="139CE920" w14:textId="77777777" w:rsidTr="00BA2E2E">
        <w:tc>
          <w:tcPr>
            <w:tcW w:w="1696" w:type="dxa"/>
          </w:tcPr>
          <w:p w14:paraId="53A33971" w14:textId="5CFD09B4" w:rsidR="00BA2E2E" w:rsidRDefault="00BA2E2E" w:rsidP="00BA2E2E">
            <w:pPr>
              <w:ind w:firstLine="0"/>
            </w:pPr>
            <w:r>
              <w:t>Aktor</w:t>
            </w:r>
          </w:p>
        </w:tc>
        <w:tc>
          <w:tcPr>
            <w:tcW w:w="6231" w:type="dxa"/>
          </w:tcPr>
          <w:p w14:paraId="37DF7BCB" w14:textId="167D5A80" w:rsidR="00BA2E2E" w:rsidRPr="00BA2E2E" w:rsidRDefault="00BA2E2E" w:rsidP="00BA2E2E">
            <w:pPr>
              <w:pStyle w:val="Compact"/>
              <w:keepNext/>
              <w:spacing w:after="40"/>
              <w:ind w:firstLine="0"/>
              <w:rPr>
                <w:b/>
                <w:bCs/>
              </w:rPr>
            </w:pPr>
            <w:r>
              <w:t>Petugas Produksi, Admin</w:t>
            </w:r>
          </w:p>
        </w:tc>
      </w:tr>
      <w:tr w:rsidR="00BA2E2E" w14:paraId="7E594381" w14:textId="77777777" w:rsidTr="00BA2E2E">
        <w:tc>
          <w:tcPr>
            <w:tcW w:w="1696" w:type="dxa"/>
          </w:tcPr>
          <w:p w14:paraId="05A823F4" w14:textId="4214CFCA" w:rsidR="00BA2E2E" w:rsidRDefault="00BA2E2E" w:rsidP="00BA2E2E">
            <w:pPr>
              <w:ind w:firstLine="0"/>
            </w:pPr>
            <w:r>
              <w:t>Deskripsi</w:t>
            </w:r>
          </w:p>
        </w:tc>
        <w:tc>
          <w:tcPr>
            <w:tcW w:w="6231" w:type="dxa"/>
          </w:tcPr>
          <w:p w14:paraId="1E780B61" w14:textId="6205A38F" w:rsidR="00BA2E2E" w:rsidRPr="00BA2E2E" w:rsidRDefault="00BA2E2E" w:rsidP="00BA2E2E">
            <w:pPr>
              <w:pStyle w:val="Compact"/>
              <w:keepNext/>
              <w:spacing w:after="40"/>
              <w:ind w:firstLine="0"/>
              <w:rPr>
                <w:b/>
                <w:bCs/>
              </w:rPr>
            </w:pPr>
            <w:r>
              <w:t>Pengguna masuk ke sistem berdasarkan data akun dan hak akses menu.</w:t>
            </w:r>
          </w:p>
        </w:tc>
      </w:tr>
      <w:tr w:rsidR="00BA2E2E" w14:paraId="276DB301" w14:textId="77777777" w:rsidTr="00BA2E2E">
        <w:tc>
          <w:tcPr>
            <w:tcW w:w="1696" w:type="dxa"/>
          </w:tcPr>
          <w:p w14:paraId="417F9FB4" w14:textId="3E2757A3" w:rsidR="00BA2E2E" w:rsidRDefault="00BA2E2E" w:rsidP="00BA2E2E">
            <w:pPr>
              <w:ind w:firstLine="0"/>
            </w:pPr>
            <w:r>
              <w:t>Kondisi Awal</w:t>
            </w:r>
          </w:p>
        </w:tc>
        <w:tc>
          <w:tcPr>
            <w:tcW w:w="6231" w:type="dxa"/>
          </w:tcPr>
          <w:p w14:paraId="581E8F56" w14:textId="4D31576C" w:rsidR="00BA2E2E" w:rsidRPr="00BA2E2E" w:rsidRDefault="00BA2E2E" w:rsidP="00BA2E2E">
            <w:pPr>
              <w:pStyle w:val="Compact"/>
              <w:keepNext/>
              <w:spacing w:after="40"/>
              <w:ind w:firstLine="0"/>
              <w:rPr>
                <w:b/>
                <w:bCs/>
              </w:rPr>
            </w:pPr>
            <w:r>
              <w:t xml:space="preserve">Pengguna membuka halaman </w:t>
            </w:r>
            <w:r>
              <w:rPr>
                <w:i/>
                <w:iCs/>
              </w:rPr>
              <w:t>login</w:t>
            </w:r>
            <w:r>
              <w:t xml:space="preserve"> melalui peramban di jaringan intranet</w:t>
            </w:r>
          </w:p>
        </w:tc>
      </w:tr>
      <w:tr w:rsidR="00BA2E2E" w14:paraId="6AD14BEA" w14:textId="77777777" w:rsidTr="00BA2E2E">
        <w:tc>
          <w:tcPr>
            <w:tcW w:w="1696" w:type="dxa"/>
          </w:tcPr>
          <w:p w14:paraId="36790242" w14:textId="7BA8360A" w:rsidR="00BA2E2E" w:rsidRDefault="00BA2E2E" w:rsidP="00BA2E2E">
            <w:pPr>
              <w:ind w:firstLine="0"/>
            </w:pPr>
            <w:r>
              <w:t>Kondisi Akhir</w:t>
            </w:r>
          </w:p>
        </w:tc>
        <w:tc>
          <w:tcPr>
            <w:tcW w:w="6231" w:type="dxa"/>
          </w:tcPr>
          <w:p w14:paraId="5B587019" w14:textId="78F399A8" w:rsidR="00BA2E2E" w:rsidRPr="00BA2E2E" w:rsidRDefault="00BA2E2E" w:rsidP="00BA2E2E">
            <w:pPr>
              <w:pStyle w:val="Compact"/>
              <w:keepNext/>
              <w:spacing w:after="40"/>
              <w:ind w:firstLine="0"/>
              <w:rPr>
                <w:b/>
                <w:bCs/>
              </w:rPr>
            </w:pPr>
            <w:r>
              <w:t xml:space="preserve">Sesi pengguna aktif dan sistem menampilkan </w:t>
            </w:r>
            <w:del w:id="1629" w:author="Claude" w:date="2026-10-23T09:00:00Z">
              <w:r>
                <w:rPr>
                  <w:i/>
                  <w:iCs/>
                </w:rPr>
                <w:delText xml:space="preserve">dashboard</w:delText>
              </w:r>
            </w:del>
            <w:ins w:id="1630" w:author="Claude" w:date="2026-10-23T09:00:00Z">
              <w:r>
                <w:t xml:space="preserve">halaman Ringkasan</w:t>
              </w:r>
            </w:ins>
            <w:r>
              <w:t xml:space="preserve">.</w:t>
            </w:r>
          </w:p>
        </w:tc>
      </w:tr>
      <w:tr w:rsidR="00BA2E2E" w14:paraId="1BB25024" w14:textId="77777777" w:rsidTr="00BA2E2E">
        <w:tc>
          <w:tcPr>
            <w:tcW w:w="1696" w:type="dxa"/>
          </w:tcPr>
          <w:p w14:paraId="7A5A523B" w14:textId="25F492E6" w:rsidR="00BA2E2E" w:rsidRDefault="00BA2E2E" w:rsidP="00BA2E2E">
            <w:pPr>
              <w:ind w:firstLine="0"/>
            </w:pPr>
            <w:r>
              <w:lastRenderedPageBreak/>
              <w:t>Alur Utama</w:t>
            </w:r>
          </w:p>
        </w:tc>
        <w:tc>
          <w:tcPr>
            <w:tcW w:w="6231" w:type="dxa"/>
          </w:tcPr>
          <w:p w14:paraId="0EC0D00A" w14:textId="77777777" w:rsidR="00BA2E2E" w:rsidRDefault="00BA2E2E">
            <w:pPr>
              <w:pStyle w:val="ListParagraph"/>
              <w:numPr>
                <w:ilvl w:val="0"/>
                <w:numId w:val="31"/>
              </w:numPr>
              <w:tabs>
                <w:tab w:val="left" w:pos="900"/>
              </w:tabs>
              <w:rPr>
                <w:lang w:val="id-ID"/>
              </w:rPr>
            </w:pPr>
            <w:r>
              <w:rPr>
                <w:lang w:val="id-ID"/>
              </w:rPr>
              <w:t xml:space="preserve">Pengguna memasukkan kode pengguna (UserCode) dan, apabila akun sudah memiliki </w:t>
            </w:r>
            <w:r>
              <w:rPr>
                <w:i/>
                <w:iCs/>
                <w:lang w:val="id-ID"/>
              </w:rPr>
              <w:t xml:space="preserve">password</w:t>
            </w:r>
            <w:r>
              <w:rPr>
                <w:lang w:val="id-ID"/>
              </w:rPr>
              <w:t xml:space="preserve">, memasukkan </w:t>
            </w:r>
            <w:r>
              <w:rPr>
                <w:i/>
                <w:iCs/>
                <w:lang w:val="id-ID"/>
              </w:rPr>
              <w:t xml:space="preserve">password</w:t>
            </w:r>
            <w:r>
              <w:rPr>
                <w:lang w:val="id-ID"/>
              </w:rPr>
              <w:t xml:space="preserve">.</w:t>
            </w:r>
          </w:p>
          <w:p w14:paraId="6BB85C73" w14:textId="77777777" w:rsidR="00BA2E2E" w:rsidRDefault="00BA2E2E">
            <w:pPr>
              <w:pStyle w:val="ListParagraph"/>
              <w:numPr>
                <w:ilvl w:val="0"/>
                <w:numId w:val="31"/>
              </w:numPr>
              <w:tabs>
                <w:tab w:val="left" w:pos="900"/>
              </w:tabs>
              <w:rPr>
                <w:lang w:val="id-ID"/>
              </w:rPr>
            </w:pPr>
            <w:r>
              <w:rPr>
                <w:lang w:val="id-ID"/>
              </w:rPr>
              <w:t xml:space="preserve">Pengguna menekan tombol “Masuk”.</w:t>
            </w:r>
          </w:p>
          <w:p w14:paraId="1CE83E2B" w14:textId="77777777" w:rsidR="00BA2E2E" w:rsidRDefault="00BA2E2E">
            <w:pPr>
              <w:pStyle w:val="ListParagraph"/>
              <w:numPr>
                <w:ilvl w:val="0"/>
                <w:numId w:val="31"/>
              </w:numPr>
              <w:tabs>
                <w:tab w:val="left" w:pos="900"/>
              </w:tabs>
              <w:rPr>
                <w:lang w:val="id-ID"/>
              </w:rPr>
            </w:pPr>
            <w:r>
              <w:rPr>
                <w:lang w:val="id-ID"/>
              </w:rPr>
              <w:t xml:space="preserve">Sistem memeriksa keberadaan akun pada tabel TMUSER.</w:t>
            </w:r>
          </w:p>
          <w:p w14:paraId="71481C1A" w14:textId="77777777" w:rsidR="00BA2E2E" w:rsidRDefault="00BA2E2E">
            <w:pPr>
              <w:pStyle w:val="ListParagraph"/>
              <w:numPr>
                <w:ilvl w:val="0"/>
                <w:numId w:val="31"/>
              </w:numPr>
              <w:tabs>
                <w:tab w:val="left" w:pos="900"/>
              </w:tabs>
              <w:rPr>
                <w:lang w:val="id-ID"/>
              </w:rPr>
            </w:pPr>
            <w:r>
              <w:rPr>
                <w:lang w:val="id-ID"/>
              </w:rPr>
              <w:t xml:space="preserve">Sistem memeriksa hak akses menu “MF-Down Time” pada tabel TMUSERMENU.</w:t>
            </w:r>
          </w:p>
          <w:p w14:paraId="761195F2" w14:textId="5F5F979C" w:rsidR="00BA2E2E" w:rsidRPr="00BA2E2E" w:rsidRDefault="00BA2E2E">
            <w:pPr>
              <w:pStyle w:val="ListParagraph"/>
              <w:numPr>
                <w:ilvl w:val="0"/>
                <w:numId w:val="31"/>
              </w:numPr>
              <w:tabs>
                <w:tab w:val="left" w:pos="900"/>
              </w:tabs>
              <w:rPr>
                <w:lang w:val="id-ID"/>
              </w:rPr>
            </w:pPr>
            <w:r>
              <w:rPr>
                <w:lang w:val="id-ID"/>
              </w:rPr>
              <w:t xml:space="preserve">Sistem membuat sesi </w:t>
            </w:r>
            <w:r>
              <w:rPr>
                <w:i/>
                <w:iCs/>
                <w:lang w:val="id-ID"/>
              </w:rPr>
              <w:t xml:space="preserve">login</w:t>
            </w:r>
            <w:ins w:id="1631" w:author="Claude" w:date="2026-10-23T09:00:00Z">
              <w:r>
                <w:rPr>
                  <w:lang w:val="id-ID"/>
                </w:rPr>
                <w:t xml:space="preserve">, mencatat aktivitas login pada audit log,</w:t>
              </w:r>
            </w:ins>
            <w:r>
              <w:rPr>
                <w:lang w:val="id-ID"/>
              </w:rPr>
              <w:t xml:space="preserve"> dan menampilkan </w:t>
            </w:r>
            <w:del w:id="1632" w:author="Claude" w:date="2026-10-23T09:00:00Z">
              <w:r>
                <w:rPr>
                  <w:i/>
                  <w:iCs/>
                  <w:lang w:val="id-ID"/>
                </w:rPr>
                <w:delText xml:space="preserve">dashboard</w:delText>
              </w:r>
            </w:del>
            <w:ins w:id="1633" w:author="Claude" w:date="2026-10-23T09:00:00Z">
              <w:r>
                <w:rPr>
                  <w:lang w:val="id-ID"/>
                </w:rPr>
                <w:t xml:space="preserve">halaman Ringkasan</w:t>
              </w:r>
            </w:ins>
            <w:r>
              <w:rPr>
                <w:lang w:val="id-ID"/>
              </w:rPr>
              <w:t xml:space="preserve">.</w:t>
            </w:r>
          </w:p>
        </w:tc>
      </w:tr>
      <w:tr w:rsidR="00BA2E2E" w14:paraId="46A98A6D" w14:textId="77777777" w:rsidTr="00BA2E2E">
        <w:tc>
          <w:tcPr>
            <w:tcW w:w="1696" w:type="dxa"/>
          </w:tcPr>
          <w:p w14:paraId="3B828EC3" w14:textId="55883EC9" w:rsidR="00BA2E2E" w:rsidRDefault="00BA2E2E" w:rsidP="00BA2E2E">
            <w:pPr>
              <w:ind w:firstLine="0"/>
            </w:pPr>
            <w:r>
              <w:t>Alur Alternatif</w:t>
            </w:r>
          </w:p>
        </w:tc>
        <w:tc>
          <w:tcPr>
            <w:tcW w:w="6231" w:type="dxa"/>
          </w:tcPr>
          <w:p w14:paraId="2CCE0AFA" w14:textId="77777777" w:rsidR="00BA2E2E" w:rsidRPr="00BA2E2E" w:rsidRDefault="00BA2E2E" w:rsidP="00BA2E2E">
            <w:pPr>
              <w:ind w:firstLine="0"/>
              <w:rPr>
                <w:lang w:val="id-ID"/>
              </w:rPr>
            </w:pPr>
            <w:r>
              <w:rPr>
                <w:b/>
                <w:bCs/>
                <w:lang w:val="id-ID"/>
              </w:rPr>
              <w:t xml:space="preserve">A1 Akun tidak ditemukan atau tidak memiliki hak akses (langkah 3–4).</w:t>
            </w:r>
            <w:r>
              <w:rPr>
                <w:lang w:val="id-ID"/>
              </w:rPr>
              <w:t xml:space="preserve"> Sistem menolak </w:t>
            </w:r>
            <w:r>
              <w:rPr>
                <w:i/>
                <w:iCs/>
                <w:lang w:val="id-ID"/>
              </w:rPr>
              <w:t xml:space="preserve">login</w:t>
            </w:r>
            <w:r>
              <w:rPr>
                <w:lang w:val="id-ID"/>
              </w:rPr>
              <w:t xml:space="preserve"> dan menampilkan pesan galat. Pengguna tetap berada di halaman </w:t>
            </w:r>
            <w:r>
              <w:rPr>
                <w:i/>
                <w:iCs/>
                <w:lang w:val="id-ID"/>
              </w:rPr>
              <w:t xml:space="preserve">login</w:t>
            </w:r>
            <w:r>
              <w:rPr>
                <w:lang w:val="id-ID"/>
              </w:rPr>
              <w:t xml:space="preserve">.</w:t>
            </w:r>
          </w:p>
          <w:p w14:paraId="7787DAD4" w14:textId="77777777" w:rsidR="00BA2E2E" w:rsidRPr="00BA2E2E" w:rsidRDefault="00BA2E2E" w:rsidP="00BA2E2E">
            <w:pPr>
              <w:ind w:firstLine="0"/>
              <w:rPr>
                <w:lang w:val="id-ID"/>
              </w:rPr>
            </w:pPr>
            <w:r>
              <w:rPr>
                <w:b/>
                <w:bCs/>
                <w:lang w:val="id-ID"/>
              </w:rPr>
              <w:t xml:space="preserve">A2 </w:t>
            </w:r>
            <w:r>
              <w:rPr>
                <w:b/>
                <w:bCs/>
                <w:i/>
                <w:iCs/>
                <w:lang w:val="id-ID"/>
              </w:rPr>
              <w:t xml:space="preserve">Password</w:t>
            </w:r>
            <w:r>
              <w:rPr>
                <w:b/>
                <w:bCs/>
                <w:lang w:val="id-ID"/>
              </w:rPr>
              <w:t xml:space="preserve"> salah.</w:t>
            </w:r>
            <w:r>
              <w:rPr>
                <w:lang w:val="id-ID"/>
              </w:rPr>
              <w:t xml:space="preserve"> Pada akun yang sudah memiliki </w:t>
            </w:r>
            <w:r>
              <w:rPr>
                <w:i/>
                <w:iCs/>
                <w:lang w:val="id-ID"/>
              </w:rPr>
              <w:t xml:space="preserve">password</w:t>
            </w:r>
            <w:r>
              <w:rPr>
                <w:lang w:val="id-ID"/>
              </w:rPr>
              <w:t xml:space="preserve">, sistem menolak </w:t>
            </w:r>
            <w:r>
              <w:rPr>
                <w:i/>
                <w:iCs/>
                <w:lang w:val="id-ID"/>
              </w:rPr>
              <w:t xml:space="preserve">login</w:t>
            </w:r>
            <w:r>
              <w:rPr>
                <w:lang w:val="id-ID"/>
              </w:rPr>
              <w:t xml:space="preserve"> apabila </w:t>
            </w:r>
            <w:r>
              <w:rPr>
                <w:i/>
                <w:iCs/>
                <w:lang w:val="id-ID"/>
              </w:rPr>
              <w:t xml:space="preserve">password</w:t>
            </w:r>
            <w:r>
              <w:rPr>
                <w:lang w:val="id-ID"/>
              </w:rPr>
              <w:t xml:space="preserve"> tidak sesuai.</w:t>
            </w:r>
          </w:p>
          <w:p w14:paraId="1AABAA1B" w14:textId="31E2F831" w:rsidR="00BA2E2E" w:rsidRDefault="00BA2E2E" w:rsidP="00BA2E2E">
            <w:pPr>
              <w:keepNext/>
              <w:ind w:firstLine="0"/>
            </w:pPr>
            <w:r>
              <w:rPr>
                <w:b/>
                <w:bCs/>
                <w:lang w:val="id-ID"/>
              </w:rPr>
              <w:t xml:space="preserve">A3 Hak akses dicabut saat sesi masih aktif.</w:t>
            </w:r>
            <w:r>
              <w:rPr>
                <w:lang w:val="id-ID"/>
              </w:rPr>
              <w:t xml:space="preserve"> Pada permintaan halaman berikutnya, </w:t>
            </w:r>
            <w:r>
              <w:rPr>
                <w:i/>
                <w:iCs/>
                <w:lang w:val="id-ID"/>
              </w:rPr>
              <w:t xml:space="preserve">middleware</w:t>
            </w:r>
            <w:r>
              <w:rPr>
                <w:lang w:val="id-ID"/>
              </w:rPr>
              <w:t xml:space="preserve"> EnsureMenuAccess mendeteksi pencabutan tersebut dan mengakhiri sesi pengguna.</w:t>
            </w:r>
          </w:p>
          <w:p>
            <w:pPr>
              <w:keepNext/>
              <w:ind w:firstLine="0"/>
              <w:rPr>
                <w:ins w:id="1634" w:author="Claude" w:date="2026-10-23T09:00:00Z"/>
              </w:rPr>
            </w:pPr>
            <w:ins w:id="1635" w:author="Claude" w:date="2026-10-23T09:00:00Z">
              <w:r>
                <w:rPr>
                  <w:b/>
                  <w:bCs/>
                  <w:lang w:val="id-ID"/>
                </w:rPr>
                <w:t xml:space="preserve">A4 Percobaan login berulang.</w:t>
              </w:r>
              <w:r>
                <w:rPr>
                  <w:lang w:val="id-ID"/>
                </w:rPr>
                <w:t xml:space="preserve"> Setelah lima kali gagal dalam satu menit untuk kombinasi username dan alamat IP yang sama, sistem menolak percobaan berikutnya untuk sementara waktu.</w:t>
              </w:r>
            </w:ins>
          </w:p>
        </w:tc>
      </w:tr>
    </w:tbl>
    <w:p w14:paraId="29DF9EBF" w14:textId="6E033169" w:rsidR="00BA2E2E" w:rsidRDefault="00BA2E2E">
      <w:pPr>
        <w:pStyle w:val="Caption"/>
      </w:pPr>
      <w:bookmarkStart w:id="99" w:name="_Toc242095793"/>
      <w:r>
        <w:t>Tabel 4.</w:t>
        <w:fldChar w:fldCharType="begin"/>
        <w:instrText xml:space="preserve"> SEQ Tabel_4. \* ARABIC </w:instrText>
        <w:fldChar w:fldCharType="separate"/>
      </w:r>
      <w:r>
        <w:rPr>
          <w:noProof/>
        </w:rPr>
        <w:t>4</w:t>
        <w:fldChar w:fldCharType="end"/>
      </w:r>
      <w:r>
        <w:t xml:space="preserve"> Skenario </w:t>
      </w:r>
      <w:r>
        <w:rPr>
          <w:i/>
          <w:iCs/>
        </w:rPr>
        <w:t xml:space="preserve">Use Case </w:t>
      </w:r>
      <w:r>
        <w:t>UC-01 Login</w:t>
      </w:r>
      <w:bookmarkEnd w:id="99"/>
    </w:p>
    <w:p w14:paraId="4868CCC1" w14:textId="5625F332" w:rsidR="00BA2E2E" w:rsidRDefault="00BA2E2E" w:rsidP="00A73951">
      <w:pPr>
        <w:rPr>
          <w:lang w:val="id-ID"/>
        </w:rPr>
      </w:pPr>
      <w:r>
        <w:rPr>
          <w:lang w:val="id-ID"/>
        </w:rPr>
        <w:t xml:space="preserve">Skenario pada Tabel 4.4 menunjukkan bahwa </w:t>
      </w:r>
      <w:r>
        <w:rPr>
          <w:i/>
          <w:iCs/>
          <w:lang w:val="id-ID"/>
        </w:rPr>
        <w:t xml:space="preserve">password</w:t>
      </w:r>
      <w:r>
        <w:rPr>
          <w:lang w:val="id-ID"/>
        </w:rPr>
        <w:t xml:space="preserve"> bersifat opsional, sehingga hak akses menu menjadi syarat utama untuk masuk ke sistem. Setelah berhasil </w:t>
      </w:r>
      <w:r>
        <w:rPr>
          <w:i/>
          <w:iCs/>
          <w:lang w:val="id-ID"/>
        </w:rPr>
        <w:t xml:space="preserve">login</w:t>
      </w:r>
      <w:r>
        <w:rPr>
          <w:lang w:val="id-ID"/>
        </w:rPr>
        <w:t xml:space="preserve">, pengguna dapat melihat </w:t>
      </w:r>
      <w:del w:id="1636" w:author="Claude" w:date="2026-10-23T09:00:00Z">
        <w:r>
          <w:rPr>
            <w:lang w:val="id-ID"/>
          </w:rPr>
          <w:delText xml:space="preserve">riwayat data</w:delText>
        </w:r>
      </w:del>
      <w:ins w:id="1637" w:author="Claude" w:date="2026-10-23T09:00:00Z">
        <w:r>
          <w:rPr>
            <w:lang w:val="id-ID"/>
          </w:rPr>
          <w:t xml:space="preserve">data downtime</w:t>
        </w:r>
      </w:ins>
      <w:r>
        <w:rPr>
          <w:lang w:val="id-ID"/>
        </w:rPr>
        <w:t xml:space="preserve"> sebagaimana dirinci pada skenario UC-02 dalam Tabel 4.5.</w:t>
      </w:r>
    </w:p>
    <w:tbl>
      <w:tblPr>
        <w:tblStyle w:val="TableGrid"/>
        <w:tblW w:w="0" w:type="auto"/>
        <w:tblLook w:val="04A0" w:firstRow="1" w:lastRow="0" w:firstColumn="1" w:lastColumn="0" w:noHBand="0" w:noVBand="1"/>
      </w:tblPr>
      <w:tblGrid>
        <w:gridCol w:w="1696"/>
        <w:gridCol w:w="6231"/>
      </w:tblGrid>
      <w:tr w:rsidR="00BA2E2E" w14:paraId="1FCB8D73" w14:textId="77777777" w:rsidTr="00612249">
        <w:tc>
          <w:tcPr>
            <w:tcW w:w="1696" w:type="dxa"/>
            <w:shd w:val="clear" w:color="auto" w:fill="D0CECE" w:themeFill="background2" w:themeFillShade="E6"/>
          </w:tcPr>
          <w:p w14:paraId="230A05B9" w14:textId="77777777" w:rsidR="00BA2E2E" w:rsidRPr="00BA2E2E" w:rsidRDefault="00BA2E2E" w:rsidP="00612249">
            <w:pPr>
              <w:ind w:firstLine="0"/>
              <w:jc w:val="center"/>
              <w:rPr>
                <w:b/>
                <w:bCs/>
              </w:rPr>
            </w:pPr>
            <w:r>
              <w:rPr>
                <w:b/>
                <w:bCs/>
              </w:rPr>
              <w:t>Elemen</w:t>
            </w:r>
          </w:p>
        </w:tc>
        <w:tc>
          <w:tcPr>
            <w:tcW w:w="6231" w:type="dxa"/>
            <w:shd w:val="clear" w:color="auto" w:fill="D0CECE" w:themeFill="background2" w:themeFillShade="E6"/>
          </w:tcPr>
          <w:p w14:paraId="528A5429" w14:textId="2347117D" w:rsidR="00BA2E2E" w:rsidRPr="00BA2E2E" w:rsidRDefault="00BA2E2E" w:rsidP="00612249">
            <w:pPr>
              <w:ind w:firstLine="0"/>
              <w:jc w:val="center"/>
              <w:rPr>
                <w:b/>
                <w:bCs/>
              </w:rPr>
            </w:pPr>
            <w:r>
              <w:rPr>
                <w:b/>
                <w:bCs/>
              </w:rPr>
              <w:t>Keterangan</w:t>
            </w:r>
          </w:p>
        </w:tc>
      </w:tr>
      <w:tr w:rsidR="00BA2E2E" w14:paraId="5BDE7644" w14:textId="77777777" w:rsidTr="00612249">
        <w:tc>
          <w:tcPr>
            <w:tcW w:w="1696" w:type="dxa"/>
          </w:tcPr>
          <w:p w14:paraId="5EFE4579" w14:textId="263E8D41" w:rsidR="00BA2E2E" w:rsidRDefault="000B6EFC" w:rsidP="00612249">
            <w:pPr>
              <w:ind w:firstLine="0"/>
            </w:pPr>
            <w:r>
              <w:t>Use Case</w:t>
            </w:r>
          </w:p>
        </w:tc>
        <w:tc>
          <w:tcPr>
            <w:tcW w:w="6231" w:type="dxa"/>
          </w:tcPr>
          <w:p w14:paraId="5BBC24D9" w14:textId="14FA2029" w:rsidR="00BA2E2E" w:rsidRPr="000B6EFC" w:rsidRDefault="000B6EFC" w:rsidP="00612249">
            <w:pPr>
              <w:pStyle w:val="Compact"/>
              <w:keepNext/>
              <w:spacing w:after="40"/>
              <w:ind w:firstLine="0"/>
            </w:pPr>
            <w:r>
              <w:t xml:space="preserve">UC-02, Lihat </w:t>
            </w:r>
            <w:del w:id="1638" w:author="Claude" w:date="2026-10-23T09:00:00Z">
              <w:r>
                <w:delText xml:space="preserve">Riwayat Data</w:delText>
              </w:r>
            </w:del>
            <w:ins w:id="1639" w:author="Claude" w:date="2026-10-23T09:00:00Z">
              <w:r>
                <w:t xml:space="preserve">Data Downtime</w:t>
              </w:r>
            </w:ins>
          </w:p>
        </w:tc>
      </w:tr>
      <w:tr w:rsidR="000B6EFC" w14:paraId="33EB7E1C" w14:textId="77777777" w:rsidTr="00612249">
        <w:tc>
          <w:tcPr>
            <w:tcW w:w="1696" w:type="dxa"/>
          </w:tcPr>
          <w:p w14:paraId="5453D089" w14:textId="7795D497" w:rsidR="000B6EFC" w:rsidRDefault="000B6EFC" w:rsidP="000B6EFC">
            <w:pPr>
              <w:ind w:firstLine="0"/>
            </w:pPr>
            <w:r>
              <w:t>Aktor</w:t>
            </w:r>
          </w:p>
        </w:tc>
        <w:tc>
          <w:tcPr>
            <w:tcW w:w="6231" w:type="dxa"/>
          </w:tcPr>
          <w:p w14:paraId="2E7404DE" w14:textId="4A099DF0" w:rsidR="000B6EFC" w:rsidRPr="00BA2E2E" w:rsidRDefault="000B6EFC" w:rsidP="000B6EFC">
            <w:pPr>
              <w:pStyle w:val="Compact"/>
              <w:keepNext/>
              <w:spacing w:after="40"/>
              <w:ind w:firstLine="0"/>
            </w:pPr>
            <w:r>
              <w:t xml:space="preserve">Petugas Produksi</w:t>
            </w:r>
            <w:ins w:id="1640" w:author="Claude" w:date="2026-10-23T09:00:00Z">
              <w:r>
                <w:t xml:space="preserve">, Admin</w:t>
              </w:r>
            </w:ins>
          </w:p>
        </w:tc>
      </w:tr>
      <w:tr w:rsidR="000B6EFC" w14:paraId="1D2EE2B2" w14:textId="77777777" w:rsidTr="00612249">
        <w:tc>
          <w:tcPr>
            <w:tcW w:w="1696" w:type="dxa"/>
          </w:tcPr>
          <w:p w14:paraId="006BFBF4" w14:textId="77777777" w:rsidR="000B6EFC" w:rsidRDefault="000B6EFC" w:rsidP="000B6EFC">
            <w:pPr>
              <w:ind w:firstLine="0"/>
            </w:pPr>
            <w:r>
              <w:t>Deskripsi</w:t>
            </w:r>
          </w:p>
        </w:tc>
        <w:tc>
          <w:tcPr>
            <w:tcW w:w="6231" w:type="dxa"/>
          </w:tcPr>
          <w:p w14:paraId="49AD6CAC" w14:textId="71FB14F3" w:rsidR="000B6EFC" w:rsidRPr="00BA2E2E" w:rsidRDefault="000B6EFC" w:rsidP="000B6EFC">
            <w:pPr>
              <w:pStyle w:val="Compact"/>
              <w:keepNext/>
              <w:spacing w:after="40"/>
              <w:ind w:firstLine="0"/>
              <w:rPr>
                <w:b/>
                <w:bCs/>
              </w:rPr>
            </w:pPr>
            <w:r>
              <w:rPr>
                <w:lang w:val="en-ID"/>
              </w:rPr>
              <w:t xml:space="preserve">Menampilkan</w:t>
            </w:r>
            <w:del w:id="1641" w:author="Claude" w:date="2026-10-23T09:00:00Z">
              <w:r>
                <w:rPr>
                  <w:lang w:val="en-ID"/>
                </w:rPr>
                <w:delText xml:space="preserve"> riwayat data </w:delText>
              </w:r>
            </w:del>
            <w:del w:id="1642" w:author="Claude" w:date="2026-10-23T09:00:00Z">
              <w:r>
                <w:rPr>
                  <w:i/>
                  <w:iCs/>
                  <w:lang w:val="en-ID"/>
                </w:rPr>
                <w:delText xml:space="preserve">downtime</w:delText>
              </w:r>
            </w:del>
            <w:del w:id="1643" w:author="Claude" w:date="2026-10-23T09:00:00Z">
              <w:r>
                <w:rPr>
                  <w:lang w:val="en-ID"/>
                </w:rPr>
                <w:delText xml:space="preserve"> dan aktivitas produksi</w:delText>
              </w:r>
            </w:del>
            <w:ins w:id="1644" w:author="Claude" w:date="2026-10-23T09:00:00Z">
              <w:r>
                <w:rPr>
                  <w:lang w:val="en-ID"/>
                </w:rPr>
                <w:t xml:space="preserve"> data downtime</w:t>
              </w:r>
            </w:ins>
            <w:r>
              <w:rPr>
                <w:lang w:val="en-ID"/>
              </w:rPr>
              <w:t xml:space="preserve"> yang sudah tersimpan</w:t>
            </w:r>
            <w:ins w:id="1645" w:author="Claude" w:date="2026-10-23T09:00:00Z">
              <w:r>
                <w:rPr>
                  <w:lang w:val="en-ID"/>
                </w:rPr>
                <w:t xml:space="preserve"> beserta filter, pencarian, dan ekspor</w:t>
              </w:r>
            </w:ins>
            <w:r>
              <w:rPr>
                <w:lang w:val="en-ID"/>
              </w:rPr>
              <w:t xml:space="preserve">.</w:t>
            </w:r>
          </w:p>
        </w:tc>
      </w:tr>
      <w:tr w:rsidR="000B6EFC" w14:paraId="010D4BBB" w14:textId="77777777" w:rsidTr="00612249">
        <w:tc>
          <w:tcPr>
            <w:tcW w:w="1696" w:type="dxa"/>
          </w:tcPr>
          <w:p w14:paraId="2ABB8E4C" w14:textId="77777777" w:rsidR="000B6EFC" w:rsidRDefault="000B6EFC" w:rsidP="000B6EFC">
            <w:pPr>
              <w:ind w:firstLine="0"/>
            </w:pPr>
            <w:r>
              <w:t>Kondisi Awal</w:t>
            </w:r>
          </w:p>
        </w:tc>
        <w:tc>
          <w:tcPr>
            <w:tcW w:w="6231" w:type="dxa"/>
          </w:tcPr>
          <w:p w14:paraId="784EC5F5" w14:textId="1642BD2A" w:rsidR="000B6EFC" w:rsidRPr="00BA2E2E" w:rsidRDefault="000B6EFC" w:rsidP="000B6EFC">
            <w:pPr>
              <w:pStyle w:val="Compact"/>
              <w:keepNext/>
              <w:spacing w:after="40"/>
              <w:ind w:firstLine="0"/>
              <w:rPr>
                <w:b/>
                <w:bCs/>
              </w:rPr>
            </w:pPr>
            <w:r>
              <w:rPr>
                <w:lang w:val="en-ID"/>
              </w:rPr>
              <w:t xml:space="preserve">Pengguna telah </w:t>
            </w:r>
            <w:r>
              <w:rPr>
                <w:i/>
                <w:iCs/>
                <w:lang w:val="en-ID"/>
              </w:rPr>
              <w:t>login</w:t>
            </w:r>
            <w:r>
              <w:rPr>
                <w:lang w:val="en-ID"/>
              </w:rPr>
              <w:t>.</w:t>
            </w:r>
          </w:p>
        </w:tc>
      </w:tr>
      <w:tr w:rsidR="000B6EFC" w14:paraId="3317A57D" w14:textId="77777777" w:rsidTr="00612249">
        <w:tc>
          <w:tcPr>
            <w:tcW w:w="1696" w:type="dxa"/>
          </w:tcPr>
          <w:p w14:paraId="761F04FF" w14:textId="77777777" w:rsidR="000B6EFC" w:rsidRDefault="000B6EFC" w:rsidP="000B6EFC">
            <w:pPr>
              <w:ind w:firstLine="0"/>
            </w:pPr>
            <w:r>
              <w:t>Kondisi Akhir</w:t>
            </w:r>
          </w:p>
        </w:tc>
        <w:tc>
          <w:tcPr>
            <w:tcW w:w="6231" w:type="dxa"/>
          </w:tcPr>
          <w:p w14:paraId="1F0F9018" w14:textId="23665013" w:rsidR="000B6EFC" w:rsidRPr="00BA2E2E" w:rsidRDefault="000B6EFC" w:rsidP="000B6EFC">
            <w:pPr>
              <w:pStyle w:val="Compact"/>
              <w:keepNext/>
              <w:spacing w:after="40"/>
              <w:ind w:firstLine="0"/>
              <w:rPr>
                <w:b/>
                <w:bCs/>
              </w:rPr>
            </w:pPr>
            <w:r>
              <w:rPr>
                <w:lang w:val="en-ID"/>
              </w:rPr>
              <w:t>Sistem menampilkan riwayat data sesuai filter yang dipilih.</w:t>
            </w:r>
          </w:p>
        </w:tc>
      </w:tr>
      <w:tr w:rsidR="000B6EFC" w14:paraId="38F19803" w14:textId="77777777" w:rsidTr="00612249">
        <w:tc>
          <w:tcPr>
            <w:tcW w:w="1696" w:type="dxa"/>
          </w:tcPr>
          <w:p w14:paraId="2D346BCD" w14:textId="77777777" w:rsidR="000B6EFC" w:rsidRDefault="000B6EFC" w:rsidP="000B6EFC">
            <w:pPr>
              <w:ind w:firstLine="0"/>
            </w:pPr>
            <w:r>
              <w:t>Alur Utama</w:t>
            </w:r>
          </w:p>
        </w:tc>
        <w:tc>
          <w:tcPr>
            <w:tcW w:w="6231" w:type="dxa"/>
          </w:tcPr>
          <w:p w14:paraId="11CE6092" w14:textId="2059C924" w:rsidR="000B6EFC" w:rsidRPr="00BA2E2E" w:rsidRDefault="000B6EFC">
            <w:pPr>
              <w:pStyle w:val="ListParagraph"/>
              <w:numPr>
                <w:ilvl w:val="0"/>
                <w:numId w:val="32"/>
              </w:numPr>
              <w:tabs>
                <w:tab w:val="left" w:pos="900"/>
              </w:tabs>
              <w:rPr>
                <w:lang w:val="id-ID"/>
              </w:rPr>
            </w:pPr>
            <w:r>
              <w:rPr>
                <w:lang w:val="id-ID"/>
              </w:rPr>
              <w:t xml:space="preserve">Pengguna membuka </w:t>
            </w:r>
            <w:del w:id="1646" w:author="Claude" w:date="2026-10-23T09:00:00Z">
              <w:r>
                <w:rPr>
                  <w:i/>
                  <w:iCs/>
                  <w:lang w:val="id-ID"/>
                </w:rPr>
                <w:delText xml:space="preserve">dashboard</w:delText>
              </w:r>
            </w:del>
            <w:ins w:id="1647" w:author="Claude" w:date="2026-10-23T09:00:00Z">
              <w:r>
                <w:rPr>
                  <w:lang w:val="id-ID"/>
                </w:rPr>
                <w:t xml:space="preserve">menu Data Downtime</w:t>
              </w:r>
            </w:ins>
            <w:r>
              <w:rPr>
                <w:lang w:val="id-ID"/>
              </w:rPr>
              <w:t xml:space="preserve">.</w:t>
            </w:r>
          </w:p>
          <w:p w14:paraId="355B7770" w14:textId="513B495B" w:rsidR="000B6EFC" w:rsidRPr="00BA2E2E" w:rsidRDefault="000B6EFC">
            <w:pPr>
              <w:pStyle w:val="ListParagraph"/>
              <w:numPr>
                <w:ilvl w:val="0"/>
                <w:numId w:val="32"/>
              </w:numPr>
              <w:tabs>
                <w:tab w:val="left" w:pos="900"/>
              </w:tabs>
              <w:rPr>
                <w:lang w:val="id-ID"/>
              </w:rPr>
            </w:pPr>
            <w:r>
              <w:rPr>
                <w:lang w:val="id-ID"/>
              </w:rPr>
              <w:t xml:space="preserve">Sistem menampilkan</w:t>
            </w:r>
            <w:del w:id="1648" w:author="Claude" w:date="2026-10-23T09:00:00Z">
              <w:r>
                <w:rPr>
                  <w:lang w:val="id-ID"/>
                </w:rPr>
                <w:delText xml:space="preserve"> riwayat</w:delText>
              </w:r>
            </w:del>
            <w:r>
              <w:rPr>
                <w:lang w:val="id-ID"/>
              </w:rPr>
              <w:t xml:space="preserve"> data pada periode bawaan, yaitu </w:t>
            </w:r>
            <w:del w:id="1649" w:author="Claude" w:date="2026-10-23T09:00:00Z">
              <w:r>
                <w:rPr>
                  <w:lang w:val="id-ID"/>
                </w:rPr>
                <w:delText xml:space="preserve">hari ini</w:delText>
              </w:r>
            </w:del>
            <w:ins w:id="1650" w:author="Claude" w:date="2026-10-23T09:00:00Z">
              <w:r>
                <w:rPr>
                  <w:lang w:val="id-ID"/>
                </w:rPr>
                <w:t xml:space="preserve">30 hari terakhir, beserta ringkasan jumlah catatan, total downtime, dan jumlah mesin terlibat</w:t>
              </w:r>
            </w:ins>
            <w:r>
              <w:rPr>
                <w:lang w:val="id-ID"/>
              </w:rPr>
              <w:t xml:space="preserve">.</w:t>
            </w:r>
          </w:p>
          <w:p w14:paraId="1101D896" w14:textId="3FD76D58" w:rsidR="000B6EFC" w:rsidRPr="00BA2E2E" w:rsidRDefault="000B6EFC">
            <w:pPr>
              <w:pStyle w:val="ListParagraph"/>
              <w:numPr>
                <w:ilvl w:val="0"/>
                <w:numId w:val="32"/>
              </w:numPr>
              <w:tabs>
                <w:tab w:val="left" w:pos="900"/>
              </w:tabs>
              <w:rPr>
                <w:lang w:val="id-ID"/>
              </w:rPr>
            </w:pPr>
            <w:r>
              <w:rPr>
                <w:lang w:val="id-ID"/>
              </w:rPr>
              <w:t xml:space="preserve">Pengguna memilih filter </w:t>
            </w:r>
            <w:del w:id="1651" w:author="Claude" w:date="2026-10-23T09:00:00Z">
              <w:r>
                <w:rPr>
                  <w:lang w:val="id-ID"/>
                </w:rPr>
                <w:delText xml:space="preserve">per hari atau per bulan</w:delText>
              </w:r>
            </w:del>
            <w:ins w:id="1652" w:author="Claude" w:date="2026-10-23T09:00:00Z">
              <w:r>
                <w:rPr>
                  <w:lang w:val="id-ID"/>
                </w:rPr>
                <w:t xml:space="preserve">periode, shift, mesin, kategori masalah, atau sumber input, maupun mengetik kata kunci pencarian</w:t>
              </w:r>
            </w:ins>
            <w:r>
              <w:rPr>
                <w:lang w:val="id-ID"/>
              </w:rPr>
              <w:t xml:space="preserve">.</w:t>
            </w:r>
          </w:p>
          <w:p w14:paraId="0EDE9E41" w14:textId="1199B748" w:rsidR="000B6EFC" w:rsidRPr="00BA2E2E" w:rsidRDefault="000B6EFC">
            <w:pPr>
              <w:pStyle w:val="ListParagraph"/>
              <w:numPr>
                <w:ilvl w:val="0"/>
                <w:numId w:val="32"/>
              </w:numPr>
              <w:tabs>
                <w:tab w:val="left" w:pos="900"/>
              </w:tabs>
              <w:rPr>
                <w:lang w:val="id-ID"/>
              </w:rPr>
            </w:pPr>
            <w:r>
              <w:rPr>
                <w:lang w:val="id-ID"/>
              </w:rPr>
              <w:t xml:space="preserve">Sistem mengambil data dari tabel MFDOWNTIME beserta </w:t>
            </w:r>
            <w:del w:id="1653" w:author="Claude" w:date="2026-10-23T09:00:00Z">
              <w:r>
                <w:rPr>
                  <w:lang w:val="id-ID"/>
                </w:rPr>
                <w:delText xml:space="preserve">data referensi mesin dan operator</w:delText>
              </w:r>
            </w:del>
            <w:ins w:id="1654" w:author="Claude" w:date="2026-10-23T09:00:00Z">
              <w:r>
                <w:rPr>
                  <w:lang w:val="id-ID"/>
                </w:rPr>
                <w:t xml:space="preserve">nama mesin, operator, dan masalah dari tabel master</w:t>
              </w:r>
            </w:ins>
            <w:r>
              <w:rPr>
                <w:lang w:val="id-ID"/>
              </w:rPr>
              <w:t xml:space="preserve">.</w:t>
            </w:r>
          </w:p>
          <w:p w14:paraId="7413DC26" w14:textId="10E20A98" w:rsidR="000B6EFC" w:rsidRPr="00BA2E2E" w:rsidRDefault="000B6EFC">
            <w:pPr>
              <w:pStyle w:val="ListParagraph"/>
              <w:numPr>
                <w:ilvl w:val="0"/>
                <w:numId w:val="32"/>
              </w:numPr>
              <w:tabs>
                <w:tab w:val="left" w:pos="900"/>
              </w:tabs>
              <w:rPr>
                <w:lang w:val="id-ID"/>
              </w:rPr>
            </w:pPr>
            <w:r>
              <w:rPr>
                <w:lang w:val="id-ID"/>
              </w:rPr>
              <w:t xml:space="preserve">Sistem menampilkan data dalam bentuk tabel </w:t>
            </w:r>
            <w:del w:id="1655" w:author="Claude" w:date="2026-10-23T09:00:00Z">
              <w:r>
                <w:rPr>
                  <w:lang w:val="id-ID"/>
                </w:rPr>
                <w:delText xml:space="preserve">lengkap pada layar desktop atau daftar kartu</w:delText>
              </w:r>
            </w:del>
            <w:ins w:id="1656" w:author="Claude" w:date="2026-10-23T09:00:00Z">
              <w:r>
                <w:rPr>
                  <w:lang w:val="id-ID"/>
                </w:rPr>
                <w:t xml:space="preserve">yang dapat digeser</w:t>
              </w:r>
            </w:ins>
            <w:r>
              <w:rPr>
                <w:lang w:val="id-ID"/>
              </w:rPr>
              <w:t xml:space="preserve"> pada layar ponsel</w:t>
            </w:r>
            <w:ins w:id="1657" w:author="Claude" w:date="2026-10-23T09:00:00Z">
              <w:r>
                <w:rPr>
                  <w:lang w:val="id-ID"/>
                </w:rPr>
                <w:t xml:space="preserve">, lengkap dengan penanda data yang terdeteksi bermasalah</w:t>
              </w:r>
            </w:ins>
            <w:r>
              <w:rPr>
                <w:lang w:val="id-ID"/>
              </w:rPr>
              <w:t xml:space="preserve">.</w:t>
            </w:r>
          </w:p>
        </w:tc>
      </w:tr>
      <w:tr w:rsidR="000B6EFC" w14:paraId="531CA3B6" w14:textId="77777777" w:rsidTr="00612249">
        <w:tc>
          <w:tcPr>
            <w:tcW w:w="1696" w:type="dxa"/>
          </w:tcPr>
          <w:p w14:paraId="27618ED2" w14:textId="77777777" w:rsidR="000B6EFC" w:rsidRDefault="000B6EFC" w:rsidP="000B6EFC">
            <w:pPr>
              <w:ind w:firstLine="0"/>
            </w:pPr>
            <w:r>
              <w:lastRenderedPageBreak/>
              <w:t>Alur Alternatif</w:t>
            </w:r>
          </w:p>
        </w:tc>
        <w:tc>
          <w:tcPr>
            <w:tcW w:w="6231" w:type="dxa"/>
          </w:tcPr>
          <w:p w14:paraId="36721F04" w14:textId="3B27A080" w:rsidR="000B6EFC" w:rsidRPr="009B502F" w:rsidRDefault="000B6EFC" w:rsidP="000B6EFC">
            <w:pPr>
              <w:pStyle w:val="Compact"/>
              <w:spacing w:after="40"/>
              <w:ind w:firstLine="0"/>
              <w:rPr>
                <w:b/>
                <w:bCs/>
              </w:rPr>
            </w:pPr>
            <w:r>
              <w:rPr>
                <w:b/>
                <w:bCs/>
              </w:rPr>
              <w:t xml:space="preserve">A1 Tidak ada data pada periode yang dipilih.</w:t>
            </w:r>
            <w:r>
              <w:t xml:space="preserve"> Sistem menampilkan keterangan bahwa data pada periode tersebut belum tersedia.</w:t>
            </w:r>
          </w:p>
          <w:p>
            <w:pPr>
              <w:pStyle w:val="Compact"/>
              <w:spacing w:after="40"/>
              <w:ind w:firstLine="0"/>
              <w:rPr>
                <w:ins w:id="1658" w:author="Claude" w:date="2026-10-23T09:00:00Z"/>
              </w:rPr>
            </w:pPr>
            <w:ins w:id="1659" w:author="Claude" w:date="2026-10-23T09:00:00Z">
              <w:r>
                <w:rPr>
                  <w:b/>
                  <w:bCs/>
                </w:rPr>
                <w:t xml:space="preserve">A2 Ekspor data.</w:t>
              </w:r>
              <w:r>
                <w:t xml:space="preserve"> Pengguna menekan tombol Export CSV, dan sistem mengunduh data sesuai filter yang dipilih.</w:t>
              </w:r>
            </w:ins>
          </w:p>
        </w:tc>
      </w:tr>
    </w:tbl>
    <w:p w14:paraId="60863262" w14:textId="02D0FE43" w:rsidR="00BA2E2E" w:rsidRDefault="00BA2E2E" w:rsidP="00BA2E2E">
      <w:pPr>
        <w:pStyle w:val="Caption"/>
      </w:pPr>
      <w:bookmarkStart w:id="100" w:name="_Toc242095794"/>
      <w:r>
        <w:t>Tabel 4.</w:t>
        <w:fldChar w:fldCharType="begin"/>
        <w:instrText xml:space="preserve"> SEQ Tabel_4. \* ARABIC </w:instrText>
        <w:fldChar w:fldCharType="separate"/>
      </w:r>
      <w:r>
        <w:rPr>
          <w:noProof/>
        </w:rPr>
        <w:t>5</w:t>
        <w:fldChar w:fldCharType="end"/>
      </w:r>
      <w:r>
        <w:t xml:space="preserve"> Skenario </w:t>
      </w:r>
      <w:r>
        <w:rPr>
          <w:i/>
          <w:iCs/>
        </w:rPr>
        <w:t>Use Case</w:t>
      </w:r>
      <w:r>
        <w:t xml:space="preserve"> UC-02 Lihat Riwayat Data</w:t>
      </w:r>
      <w:bookmarkEnd w:id="100"/>
    </w:p>
    <w:p w14:paraId="0F88325A" w14:textId="08EF9737" w:rsidR="00BA2E2E" w:rsidRPr="00A73951" w:rsidRDefault="00BA2E2E" w:rsidP="00A73951">
      <w:pPr>
        <w:rPr>
          <w:lang w:val="id-ID"/>
        </w:rPr>
      </w:pPr>
      <w:del w:id="1660" w:author="Claude" w:date="2026-10-23T09:00:00Z">
        <w:r>
          <w:rPr>
            <w:lang w:val="id-ID"/>
          </w:rPr>
          <w:delText xml:space="preserve">Riwayat data</w:delText>
        </w:r>
      </w:del>
      <w:ins w:id="1661" w:author="Claude" w:date="2026-10-23T09:00:00Z">
        <w:r>
          <w:rPr>
            <w:lang w:val="id-ID"/>
          </w:rPr>
          <w:t xml:space="preserve">Data downtime</w:t>
        </w:r>
      </w:ins>
      <w:r>
        <w:rPr>
          <w:lang w:val="id-ID"/>
        </w:rPr>
        <w:t xml:space="preserve"> pada UC-02 menjadi titik awal bagi petugas untuk mengelola data yang sudah tersimpan. Penambahan data baru secara manual dirinci pada skenario UC-03 dalam Tabel 4.6.</w:t>
      </w:r>
    </w:p>
    <w:tbl>
      <w:tblPr>
        <w:tblStyle w:val="TableGrid"/>
        <w:tblW w:w="0" w:type="auto"/>
        <w:tblLook w:val="04A0" w:firstRow="1" w:lastRow="0" w:firstColumn="1" w:lastColumn="0" w:noHBand="0" w:noVBand="1"/>
      </w:tblPr>
      <w:tblGrid>
        <w:gridCol w:w="1696"/>
        <w:gridCol w:w="6231"/>
      </w:tblGrid>
      <w:tr w:rsidR="00BA2E2E" w14:paraId="7D64CA4E" w14:textId="77777777" w:rsidTr="00612249">
        <w:tc>
          <w:tcPr>
            <w:tcW w:w="1696" w:type="dxa"/>
            <w:shd w:val="clear" w:color="auto" w:fill="D0CECE" w:themeFill="background2" w:themeFillShade="E6"/>
          </w:tcPr>
          <w:p w14:paraId="45BF83D4" w14:textId="77777777" w:rsidR="00BA2E2E" w:rsidRPr="00BA2E2E" w:rsidRDefault="00BA2E2E" w:rsidP="00612249">
            <w:pPr>
              <w:ind w:firstLine="0"/>
              <w:jc w:val="center"/>
              <w:rPr>
                <w:b/>
                <w:bCs/>
              </w:rPr>
            </w:pPr>
            <w:r>
              <w:rPr>
                <w:b/>
                <w:bCs/>
              </w:rPr>
              <w:t>Elemen</w:t>
            </w:r>
          </w:p>
        </w:tc>
        <w:tc>
          <w:tcPr>
            <w:tcW w:w="6231" w:type="dxa"/>
            <w:shd w:val="clear" w:color="auto" w:fill="D0CECE" w:themeFill="background2" w:themeFillShade="E6"/>
          </w:tcPr>
          <w:p w14:paraId="5F313255" w14:textId="16A6A854" w:rsidR="00BA2E2E" w:rsidRPr="00BA2E2E" w:rsidRDefault="00BA2E2E" w:rsidP="00612249">
            <w:pPr>
              <w:ind w:firstLine="0"/>
              <w:jc w:val="center"/>
              <w:rPr>
                <w:b/>
                <w:bCs/>
              </w:rPr>
            </w:pPr>
            <w:r>
              <w:rPr>
                <w:b/>
                <w:bCs/>
              </w:rPr>
              <w:t>Keterangan</w:t>
            </w:r>
          </w:p>
        </w:tc>
      </w:tr>
      <w:tr w:rsidR="00337F05" w14:paraId="71C9F2F3" w14:textId="77777777" w:rsidTr="00337F05">
        <w:tc>
          <w:tcPr>
            <w:tcW w:w="1696" w:type="dxa"/>
          </w:tcPr>
          <w:p w14:paraId="43668CC9" w14:textId="71E594C8" w:rsidR="00337F05" w:rsidRPr="00337F05" w:rsidRDefault="00337F05" w:rsidP="00337F05">
            <w:pPr>
              <w:ind w:firstLine="0"/>
            </w:pPr>
            <w:r>
              <w:t>Use Case</w:t>
            </w:r>
          </w:p>
        </w:tc>
        <w:tc>
          <w:tcPr>
            <w:tcW w:w="6231" w:type="dxa"/>
          </w:tcPr>
          <w:p w14:paraId="5033E44B" w14:textId="2FEF25BD" w:rsidR="00337F05" w:rsidRPr="00337F05" w:rsidRDefault="00337F05" w:rsidP="00337F05">
            <w:pPr>
              <w:ind w:firstLine="0"/>
            </w:pPr>
            <w:r>
              <w:t>UC-03, Isi Data Manual</w:t>
            </w:r>
          </w:p>
        </w:tc>
      </w:tr>
      <w:tr w:rsidR="00BA2E2E" w14:paraId="1D8A98E4" w14:textId="77777777" w:rsidTr="00612249">
        <w:tc>
          <w:tcPr>
            <w:tcW w:w="1696" w:type="dxa"/>
          </w:tcPr>
          <w:p w14:paraId="1EB213F7" w14:textId="77777777" w:rsidR="00BA2E2E" w:rsidRDefault="00BA2E2E" w:rsidP="00612249">
            <w:pPr>
              <w:ind w:firstLine="0"/>
            </w:pPr>
            <w:r>
              <w:t>Aktor</w:t>
            </w:r>
          </w:p>
        </w:tc>
        <w:tc>
          <w:tcPr>
            <w:tcW w:w="6231" w:type="dxa"/>
          </w:tcPr>
          <w:p w14:paraId="30B4A780" w14:textId="0B8C395A" w:rsidR="00BA2E2E" w:rsidRPr="00BA2E2E" w:rsidRDefault="00BA2E2E" w:rsidP="00612249">
            <w:pPr>
              <w:pStyle w:val="Compact"/>
              <w:keepNext/>
              <w:spacing w:after="40"/>
              <w:ind w:firstLine="0"/>
              <w:rPr>
                <w:b/>
                <w:bCs/>
              </w:rPr>
            </w:pPr>
            <w:r>
              <w:t>Petugas Produksi</w:t>
            </w:r>
          </w:p>
        </w:tc>
      </w:tr>
      <w:tr w:rsidR="00BA2E2E" w14:paraId="1E791CBA" w14:textId="77777777" w:rsidTr="00612249">
        <w:tc>
          <w:tcPr>
            <w:tcW w:w="1696" w:type="dxa"/>
          </w:tcPr>
          <w:p w14:paraId="69182FED" w14:textId="77777777" w:rsidR="00BA2E2E" w:rsidRDefault="00BA2E2E" w:rsidP="00612249">
            <w:pPr>
              <w:ind w:firstLine="0"/>
            </w:pPr>
            <w:r>
              <w:t>Deskripsi</w:t>
            </w:r>
          </w:p>
        </w:tc>
        <w:tc>
          <w:tcPr>
            <w:tcW w:w="6231" w:type="dxa"/>
          </w:tcPr>
          <w:p w14:paraId="5FF393C7" w14:textId="6B5FB551" w:rsidR="00BA2E2E" w:rsidRPr="00BA2E2E" w:rsidRDefault="00BA2E2E" w:rsidP="00612249">
            <w:pPr>
              <w:pStyle w:val="Compact"/>
              <w:keepNext/>
              <w:spacing w:after="40"/>
              <w:ind w:firstLine="0"/>
              <w:rPr>
                <w:b/>
                <w:bCs/>
              </w:rPr>
            </w:pPr>
            <w:r>
              <w:rPr>
                <w:lang w:val="en-ID"/>
              </w:rPr>
              <w:t xml:space="preserve">Mengisi data </w:t>
            </w:r>
            <w:del w:id="1662" w:author="Claude" w:date="2026-10-23T09:00:00Z">
              <w:r>
                <w:rPr>
                  <w:lang w:val="en-ID"/>
                </w:rPr>
                <w:delText xml:space="preserve">transaksi</w:delText>
              </w:r>
            </w:del>
            <w:ins w:id="1663" w:author="Claude" w:date="2026-10-23T09:00:00Z">
              <w:r>
                <w:rPr>
                  <w:lang w:val="en-ID"/>
                </w:rPr>
                <w:t xml:space="preserve">downtime</w:t>
              </w:r>
            </w:ins>
            <w:r>
              <w:rPr>
                <w:lang w:val="en-ID"/>
              </w:rPr>
              <w:t xml:space="preserve"> secara langsung melalui </w:t>
            </w:r>
            <w:del w:id="1664" w:author="Claude" w:date="2026-10-23T09:00:00Z">
              <w:r>
                <w:rPr>
                  <w:lang w:val="en-ID"/>
                </w:rPr>
                <w:delText xml:space="preserve">pengetikan</w:delText>
              </w:r>
            </w:del>
            <w:ins w:id="1665" w:author="Claude" w:date="2026-10-23T09:00:00Z">
              <w:r>
                <w:rPr>
                  <w:lang w:val="en-ID"/>
                </w:rPr>
                <w:t xml:space="preserve">formulir</w:t>
              </w:r>
            </w:ins>
            <w:r>
              <w:rPr>
                <w:lang w:val="en-ID"/>
              </w:rPr>
              <w:t xml:space="preserve"> pada halaman </w:t>
            </w:r>
            <w:del w:id="1666" w:author="Claude" w:date="2026-10-23T09:00:00Z">
              <w:r>
                <w:rPr>
                  <w:lang w:val="en-ID"/>
                </w:rPr>
                <w:delText xml:space="preserve">input data</w:delText>
              </w:r>
            </w:del>
            <w:ins w:id="1667" w:author="Claude" w:date="2026-10-23T09:00:00Z">
              <w:r>
                <w:rPr>
                  <w:lang w:val="en-ID"/>
                </w:rPr>
                <w:t xml:space="preserve">Tambah Data atau Data Downtime</w:t>
              </w:r>
            </w:ins>
            <w:r>
              <w:rPr>
                <w:lang w:val="en-ID"/>
              </w:rPr>
              <w:t xml:space="preserve">.</w:t>
            </w:r>
          </w:p>
        </w:tc>
      </w:tr>
      <w:tr w:rsidR="00BA2E2E" w14:paraId="08AB4539" w14:textId="77777777" w:rsidTr="00612249">
        <w:tc>
          <w:tcPr>
            <w:tcW w:w="1696" w:type="dxa"/>
          </w:tcPr>
          <w:p w14:paraId="274FC079" w14:textId="77777777" w:rsidR="00BA2E2E" w:rsidRDefault="00BA2E2E" w:rsidP="00612249">
            <w:pPr>
              <w:ind w:firstLine="0"/>
            </w:pPr>
            <w:r>
              <w:t>Kondisi Awal</w:t>
            </w:r>
          </w:p>
        </w:tc>
        <w:tc>
          <w:tcPr>
            <w:tcW w:w="6231" w:type="dxa"/>
          </w:tcPr>
          <w:p w14:paraId="39979E93" w14:textId="2675EA81" w:rsidR="00BA2E2E" w:rsidRPr="00BA2E2E" w:rsidRDefault="00BA2E2E" w:rsidP="00612249">
            <w:pPr>
              <w:pStyle w:val="Compact"/>
              <w:keepNext/>
              <w:spacing w:after="40"/>
              <w:ind w:firstLine="0"/>
              <w:rPr>
                <w:b/>
                <w:bCs/>
              </w:rPr>
            </w:pPr>
            <w:r>
              <w:rPr>
                <w:lang w:val="en-ID"/>
              </w:rPr>
              <w:t xml:space="preserve">Pengguna telah </w:t>
            </w:r>
            <w:r>
              <w:rPr>
                <w:i/>
                <w:iCs/>
                <w:lang w:val="en-ID"/>
              </w:rPr>
              <w:t xml:space="preserve">login</w:t>
            </w:r>
            <w:r>
              <w:rPr>
                <w:lang w:val="en-ID"/>
              </w:rPr>
              <w:t xml:space="preserve"> dan membuka halaman </w:t>
            </w:r>
            <w:del w:id="1668" w:author="Claude" w:date="2026-10-23T09:00:00Z">
              <w:r>
                <w:rPr>
                  <w:lang w:val="en-ID"/>
                </w:rPr>
                <w:delText xml:space="preserve">input data</w:delText>
              </w:r>
            </w:del>
            <w:ins w:id="1669" w:author="Claude" w:date="2026-10-23T09:00:00Z">
              <w:r>
                <w:rPr>
                  <w:lang w:val="en-ID"/>
                </w:rPr>
                <w:t xml:space="preserve">Tambah Data</w:t>
              </w:r>
            </w:ins>
            <w:r>
              <w:rPr>
                <w:lang w:val="en-ID"/>
              </w:rPr>
              <w:t xml:space="preserve">.</w:t>
            </w:r>
          </w:p>
        </w:tc>
      </w:tr>
      <w:tr w:rsidR="00BA2E2E" w14:paraId="183B9A57" w14:textId="77777777" w:rsidTr="00612249">
        <w:tc>
          <w:tcPr>
            <w:tcW w:w="1696" w:type="dxa"/>
          </w:tcPr>
          <w:p w14:paraId="2D8B4AB0" w14:textId="77777777" w:rsidR="00BA2E2E" w:rsidRDefault="00BA2E2E" w:rsidP="00612249">
            <w:pPr>
              <w:ind w:firstLine="0"/>
            </w:pPr>
            <w:r>
              <w:t>Kondisi Akhir</w:t>
            </w:r>
          </w:p>
        </w:tc>
        <w:tc>
          <w:tcPr>
            <w:tcW w:w="6231" w:type="dxa"/>
          </w:tcPr>
          <w:p w14:paraId="53BD1781" w14:textId="105FB03D" w:rsidR="00BA2E2E" w:rsidRPr="00BA2E2E" w:rsidRDefault="00BA2E2E" w:rsidP="00612249">
            <w:pPr>
              <w:pStyle w:val="Compact"/>
              <w:keepNext/>
              <w:spacing w:after="40"/>
              <w:ind w:firstLine="0"/>
              <w:rPr>
                <w:b/>
                <w:bCs/>
              </w:rPr>
            </w:pPr>
            <w:r>
              <w:rPr>
                <w:lang w:val="en-ID"/>
              </w:rPr>
              <w:t>Data baru tersimpan pada basis data dan tampil pada riwayat data.</w:t>
            </w:r>
          </w:p>
        </w:tc>
      </w:tr>
      <w:tr w:rsidR="00BA2E2E" w14:paraId="7BE8FA19" w14:textId="77777777" w:rsidTr="00612249">
        <w:tc>
          <w:tcPr>
            <w:tcW w:w="1696" w:type="dxa"/>
          </w:tcPr>
          <w:p w14:paraId="419CB35A" w14:textId="77777777" w:rsidR="00BA2E2E" w:rsidRDefault="00BA2E2E" w:rsidP="00612249">
            <w:pPr>
              <w:ind w:firstLine="0"/>
            </w:pPr>
            <w:r>
              <w:t>Alur Utama</w:t>
            </w:r>
          </w:p>
        </w:tc>
        <w:tc>
          <w:tcPr>
            <w:tcW w:w="6231" w:type="dxa"/>
          </w:tcPr>
          <w:p w14:paraId="53A1EC4C" w14:textId="3B114F06" w:rsidR="009B502F" w:rsidRPr="009B502F" w:rsidRDefault="009B502F">
            <w:pPr>
              <w:pStyle w:val="ListParagraph"/>
              <w:numPr>
                <w:ilvl w:val="0"/>
                <w:numId w:val="33"/>
              </w:numPr>
              <w:tabs>
                <w:tab w:val="left" w:pos="900"/>
              </w:tabs>
              <w:rPr>
                <w:lang w:val="id-ID"/>
              </w:rPr>
            </w:pPr>
            <w:r>
              <w:rPr>
                <w:lang w:val="id-ID"/>
              </w:rPr>
              <w:t xml:space="preserve">Pengguna</w:t>
            </w:r>
            <w:del w:id="1670" w:author="Claude" w:date="2026-10-23T09:00:00Z">
              <w:r>
                <w:rPr>
                  <w:lang w:val="id-ID"/>
                </w:rPr>
                <w:delText xml:space="preserve"> mengisi tanggal dan memilih shift</w:delText>
              </w:r>
            </w:del>
            <w:ins w:id="1671" w:author="Claude" w:date="2026-10-23T09:00:00Z">
              <w:r>
                <w:rPr>
                  <w:lang w:val="id-ID"/>
                </w:rPr>
                <w:t xml:space="preserve"> memilih Isi form pada halaman Tambah Data</w:t>
              </w:r>
            </w:ins>
            <w:r>
              <w:rPr>
                <w:lang w:val="id-ID"/>
              </w:rPr>
              <w:t xml:space="preserve">.</w:t>
            </w:r>
          </w:p>
          <w:p w14:paraId="05F30A50" w14:textId="55E35186" w:rsidR="009B502F" w:rsidRPr="009B502F" w:rsidRDefault="009B502F">
            <w:pPr>
              <w:pStyle w:val="ListParagraph"/>
              <w:numPr>
                <w:ilvl w:val="0"/>
                <w:numId w:val="33"/>
              </w:numPr>
              <w:tabs>
                <w:tab w:val="left" w:pos="900"/>
              </w:tabs>
              <w:rPr>
                <w:lang w:val="id-ID"/>
              </w:rPr>
            </w:pPr>
            <w:del w:id="1672" w:author="Claude" w:date="2026-10-23T09:00:00Z">
              <w:r>
                <w:rPr>
                  <w:lang w:val="id-ID"/>
                </w:rPr>
                <w:delText xml:space="preserve">Pengguna memilih mesin melalui kolom pencarian</w:delText>
              </w:r>
            </w:del>
            <w:ins w:id="1673" w:author="Claude" w:date="2026-10-23T09:00:00Z">
              <w:r>
                <w:rPr>
                  <w:lang w:val="id-ID"/>
                </w:rPr>
                <w:t xml:space="preserve">Sistem membuka formulir dengan tanggal dan shift terisi otomatis berdasarkan jam saat ini, serta mesin, operator, kecepatan, dan item mengikuti isian terakhir petugas</w:t>
              </w:r>
            </w:ins>
            <w:r>
              <w:rPr>
                <w:lang w:val="id-ID"/>
              </w:rPr>
              <w:t xml:space="preserve">.</w:t>
            </w:r>
          </w:p>
          <w:p w14:paraId="57DF455A" w14:textId="3221ABED" w:rsidR="009B502F" w:rsidRPr="009B502F" w:rsidRDefault="009B502F">
            <w:pPr>
              <w:pStyle w:val="ListParagraph"/>
              <w:numPr>
                <w:ilvl w:val="0"/>
                <w:numId w:val="33"/>
              </w:numPr>
              <w:tabs>
                <w:tab w:val="left" w:pos="900"/>
              </w:tabs>
              <w:rPr>
                <w:lang w:val="id-ID"/>
              </w:rPr>
            </w:pPr>
            <w:del w:id="1674" w:author="Claude" w:date="2026-10-23T09:00:00Z">
              <w:r>
                <w:rPr>
                  <w:lang w:val="id-ID"/>
                </w:rPr>
                <w:delText xml:space="preserve">Sistem</w:delText>
              </w:r>
            </w:del>
            <w:ins w:id="1675" w:author="Claude" w:date="2026-10-23T09:00:00Z">
              <w:r>
                <w:rPr>
                  <w:lang w:val="id-ID"/>
                </w:rPr>
                <w:t xml:space="preserve">Pengguna memilih mesin melalui kolom pencarian, dan sistem</w:t>
              </w:r>
            </w:ins>
            <w:r>
              <w:rPr>
                <w:lang w:val="id-ID"/>
              </w:rPr>
              <w:t xml:space="preserve"> memuat daftar item</w:t>
            </w:r>
            <w:del w:id="1676" w:author="Claude" w:date="2026-10-23T09:00:00Z">
              <w:r>
                <w:rPr>
                  <w:lang w:val="id-ID"/>
                </w:rPr>
                <w:delText xml:space="preserve"> atau ukuran produk</w:delText>
              </w:r>
            </w:del>
            <w:r>
              <w:rPr>
                <w:lang w:val="id-ID"/>
              </w:rPr>
              <w:t xml:space="preserve"> yang terkait dengan mesin terpilih (pencarian bertingkat).</w:t>
            </w:r>
          </w:p>
          <w:p w14:paraId="2B746091" w14:textId="6DD51560" w:rsidR="009B502F" w:rsidRPr="009B502F" w:rsidRDefault="009B502F">
            <w:pPr>
              <w:pStyle w:val="ListParagraph"/>
              <w:numPr>
                <w:ilvl w:val="0"/>
                <w:numId w:val="33"/>
              </w:numPr>
              <w:tabs>
                <w:tab w:val="left" w:pos="900"/>
              </w:tabs>
              <w:rPr>
                <w:lang w:val="id-ID"/>
              </w:rPr>
            </w:pPr>
            <w:r>
              <w:rPr>
                <w:lang w:val="id-ID"/>
              </w:rPr>
              <w:t xml:space="preserve">Pengguna memilih operator dan item, lalu mengisi kecepatan mesin.</w:t>
            </w:r>
          </w:p>
          <w:p w14:paraId="2AA97078" w14:textId="052EB394" w:rsidR="009B502F" w:rsidRPr="009B502F" w:rsidRDefault="009B502F">
            <w:pPr>
              <w:pStyle w:val="ListParagraph"/>
              <w:numPr>
                <w:ilvl w:val="0"/>
                <w:numId w:val="33"/>
              </w:numPr>
              <w:tabs>
                <w:tab w:val="left" w:pos="900"/>
              </w:tabs>
              <w:rPr>
                <w:lang w:val="id-ID"/>
              </w:rPr>
            </w:pPr>
            <w:r>
              <w:rPr>
                <w:lang w:val="id-ID"/>
              </w:rPr>
              <w:t xml:space="preserve">Pengguna mengisi jam mulai</w:t>
            </w:r>
            <w:del w:id="1677" w:author="Claude" w:date="2026-10-23T09:00:00Z">
              <w:r>
                <w:rPr>
                  <w:lang w:val="id-ID"/>
                </w:rPr>
                <w:delText xml:space="preserve">, jam selesai</w:delText>
              </w:r>
            </w:del>
            <w:ins w:id="1678" w:author="Claude" w:date="2026-10-23T09:00:00Z">
              <w:r>
                <w:rPr>
                  <w:lang w:val="id-ID"/>
                </w:rPr>
                <w:t xml:space="preserve"> dan jam selesai (atau menekan tombol “sekarang”)</w:t>
              </w:r>
            </w:ins>
            <w:r>
              <w:rPr>
                <w:lang w:val="id-ID"/>
              </w:rPr>
              <w:t xml:space="preserve">, kategori penyebab, dan rincian penyebab </w:t>
            </w:r>
            <w:r>
              <w:rPr>
                <w:i/>
                <w:iCs/>
                <w:lang w:val="id-ID"/>
              </w:rPr>
              <w:t xml:space="preserve">downtime</w:t>
            </w:r>
            <w:r>
              <w:rPr>
                <w:lang w:val="id-ID"/>
              </w:rPr>
              <w:t xml:space="preserve">.</w:t>
            </w:r>
          </w:p>
          <w:p w14:paraId="414C849C" w14:textId="0BC35A25" w:rsidR="009B502F" w:rsidRPr="009B502F" w:rsidRDefault="009B502F">
            <w:pPr>
              <w:pStyle w:val="ListParagraph"/>
              <w:numPr>
                <w:ilvl w:val="0"/>
                <w:numId w:val="33"/>
              </w:numPr>
              <w:tabs>
                <w:tab w:val="left" w:pos="900"/>
              </w:tabs>
              <w:rPr>
                <w:lang w:val="id-ID"/>
              </w:rPr>
            </w:pPr>
            <w:r>
              <w:rPr>
                <w:lang w:val="id-ID"/>
              </w:rPr>
              <w:t xml:space="preserve">Sistem menghitung durasi </w:t>
            </w:r>
            <w:r>
              <w:rPr>
                <w:i/>
                <w:iCs/>
                <w:lang w:val="id-ID"/>
              </w:rPr>
              <w:t xml:space="preserve">downtime</w:t>
            </w:r>
            <w:r>
              <w:rPr>
                <w:lang w:val="id-ID"/>
              </w:rPr>
              <w:t xml:space="preserve"> dalam menit secara otomatis.</w:t>
            </w:r>
          </w:p>
          <w:p w14:paraId="20085D1E" w14:textId="4E4B104F" w:rsidR="00BA2E2E" w:rsidRPr="009B502F" w:rsidRDefault="009B502F">
            <w:pPr>
              <w:pStyle w:val="ListParagraph"/>
              <w:numPr>
                <w:ilvl w:val="0"/>
                <w:numId w:val="33"/>
              </w:numPr>
              <w:tabs>
                <w:tab w:val="left" w:pos="900"/>
              </w:tabs>
              <w:rPr>
                <w:lang w:val="id-ID"/>
              </w:rPr>
            </w:pPr>
            <w:r>
              <w:rPr>
                <w:lang w:val="id-ID"/>
              </w:rPr>
              <w:t xml:space="preserve">Pengguna menyimpan data (UC-09).</w:t>
            </w:r>
          </w:p>
        </w:tc>
      </w:tr>
      <w:tr w:rsidR="009B502F" w14:paraId="1C690BAD" w14:textId="77777777" w:rsidTr="00612249">
        <w:tc>
          <w:tcPr>
            <w:tcW w:w="1696" w:type="dxa"/>
          </w:tcPr>
          <w:p w14:paraId="33CF85BF" w14:textId="77777777" w:rsidR="009B502F" w:rsidRDefault="009B502F" w:rsidP="009B502F">
            <w:pPr>
              <w:ind w:firstLine="0"/>
            </w:pPr>
            <w:r>
              <w:lastRenderedPageBreak/>
              <w:t>Alur Alternatif</w:t>
            </w:r>
          </w:p>
        </w:tc>
        <w:tc>
          <w:tcPr>
            <w:tcW w:w="6231" w:type="dxa"/>
          </w:tcPr>
          <w:p w14:paraId="61CE58C2" w14:textId="77777777" w:rsidR="009B502F" w:rsidRPr="009B502F" w:rsidRDefault="009B502F" w:rsidP="009B502F">
            <w:pPr>
              <w:ind w:firstLine="0"/>
              <w:rPr>
                <w:lang w:val="id-ID"/>
              </w:rPr>
            </w:pPr>
            <w:r>
              <w:rPr>
                <w:b/>
                <w:bCs/>
                <w:lang w:val="id-ID"/>
              </w:rPr>
              <w:t xml:space="preserve">A1 </w:t>
            </w:r>
            <w:r>
              <w:rPr>
                <w:b/>
                <w:bCs/>
                <w:i/>
                <w:iCs/>
                <w:lang w:val="id-ID"/>
              </w:rPr>
              <w:t>Downtime</w:t>
            </w:r>
            <w:r>
              <w:rPr>
                <w:b/>
                <w:bCs/>
                <w:lang w:val="id-ID"/>
              </w:rPr>
              <w:t xml:space="preserve"> melewati tengah malam (langkah 6).</w:t>
            </w:r>
            <w:r>
              <w:rPr>
                <w:lang w:val="id-ID"/>
              </w:rPr>
              <w:t xml:space="preserve"> Apabila jam selesai lebih kecil daripada jam mulai, misalnya 23.50 sampai 00.30, sistem memperlakukan jam selesai sebagai hari berikutnya sehingga durasi dihitung 40 menit, bukan bernilai negatif.</w:t>
            </w:r>
          </w:p>
          <w:p w14:paraId="204544B1" w14:textId="442FF28D" w:rsidR="009B502F" w:rsidRPr="009B502F" w:rsidRDefault="009B502F" w:rsidP="00337F05">
            <w:pPr>
              <w:keepNext/>
              <w:ind w:firstLine="0"/>
              <w:rPr>
                <w:b/>
                <w:bCs/>
                <w:lang w:val="id-ID"/>
              </w:rPr>
            </w:pPr>
            <w:r>
              <w:rPr>
                <w:b/>
                <w:bCs/>
                <w:lang w:val="id-ID"/>
              </w:rPr>
              <w:t>A2 Isian wajib belum lengkap.</w:t>
            </w:r>
            <w:r>
              <w:rPr>
                <w:lang w:val="id-ID"/>
              </w:rPr>
              <w:t xml:space="preserve"> Sistem menolak penyimpanan dan menandai kolom yang perlu diisi.</w:t>
            </w:r>
          </w:p>
        </w:tc>
      </w:tr>
    </w:tbl>
    <w:p w14:paraId="0C417203" w14:textId="2AED10A4" w:rsidR="00BA2E2E" w:rsidRDefault="00337F05" w:rsidP="00337F05">
      <w:pPr>
        <w:pStyle w:val="Caption"/>
      </w:pPr>
      <w:bookmarkStart w:id="101" w:name="_Toc242095795"/>
      <w:r>
        <w:t>Tabel 4.</w:t>
        <w:fldChar w:fldCharType="begin"/>
        <w:instrText xml:space="preserve"> SEQ Tabel_4. \* ARABIC </w:instrText>
        <w:fldChar w:fldCharType="separate"/>
      </w:r>
      <w:r>
        <w:rPr>
          <w:noProof/>
        </w:rPr>
        <w:t>6</w:t>
        <w:fldChar w:fldCharType="end"/>
      </w:r>
      <w:r>
        <w:t xml:space="preserve"> Skenario </w:t>
      </w:r>
      <w:r>
        <w:rPr>
          <w:i/>
          <w:iCs/>
        </w:rPr>
        <w:t>Use Case</w:t>
      </w:r>
      <w:r>
        <w:t xml:space="preserve"> UC-03 Isi Data Manual</w:t>
      </w:r>
      <w:bookmarkEnd w:id="101"/>
    </w:p>
    <w:p w14:paraId="2A807287" w14:textId="6A88C87C" w:rsidR="00B56943" w:rsidRPr="00A73951" w:rsidRDefault="00B56943" w:rsidP="00A73951">
      <w:pPr>
        <w:rPr>
          <w:lang w:val="id-ID"/>
        </w:rPr>
      </w:pPr>
      <w:r>
        <w:rPr>
          <w:lang w:val="id-ID"/>
        </w:rPr>
        <w:t xml:space="preserve">Pada UC-03, durasi </w:t>
      </w:r>
      <w:r>
        <w:rPr>
          <w:i/>
          <w:iCs/>
          <w:lang w:val="id-ID"/>
        </w:rPr>
        <w:t>downtime</w:t>
      </w:r>
      <w:r>
        <w:rPr>
          <w:lang w:val="id-ID"/>
        </w:rPr>
        <w:t xml:space="preserve"> dihitung oleh sistem, sehingga petugas tidak lagi menghitungnya secara manual seperti pada sistem berjalan. Data yang telah tersimpan dapat diubah melalui skenario UC-04 pada Tabel 4.7.</w:t>
      </w:r>
    </w:p>
    <w:tbl>
      <w:tblPr>
        <w:tblStyle w:val="TableGrid"/>
        <w:tblW w:w="0" w:type="auto"/>
        <w:tblLook w:val="04A0" w:firstRow="1" w:lastRow="0" w:firstColumn="1" w:lastColumn="0" w:noHBand="0" w:noVBand="1"/>
      </w:tblPr>
      <w:tblGrid>
        <w:gridCol w:w="1696"/>
        <w:gridCol w:w="6231"/>
      </w:tblGrid>
      <w:tr w:rsidR="00B56943" w14:paraId="35070EA5" w14:textId="77777777" w:rsidTr="00E37786">
        <w:tc>
          <w:tcPr>
            <w:tcW w:w="1696" w:type="dxa"/>
            <w:shd w:val="clear" w:color="auto" w:fill="D0CECE" w:themeFill="background2" w:themeFillShade="E6"/>
          </w:tcPr>
          <w:p w14:paraId="29829FFF" w14:textId="77777777" w:rsidR="00B56943" w:rsidRPr="00BA2E2E" w:rsidRDefault="00B56943" w:rsidP="00E37786">
            <w:pPr>
              <w:ind w:firstLine="0"/>
              <w:jc w:val="center"/>
              <w:rPr>
                <w:b/>
                <w:bCs/>
              </w:rPr>
            </w:pPr>
            <w:r>
              <w:rPr>
                <w:b/>
                <w:bCs/>
              </w:rPr>
              <w:t>Elemen</w:t>
            </w:r>
          </w:p>
        </w:tc>
        <w:tc>
          <w:tcPr>
            <w:tcW w:w="6231" w:type="dxa"/>
            <w:shd w:val="clear" w:color="auto" w:fill="D0CECE" w:themeFill="background2" w:themeFillShade="E6"/>
          </w:tcPr>
          <w:p w14:paraId="1340B907" w14:textId="17F48DB1" w:rsidR="00B56943" w:rsidRPr="00BA2E2E" w:rsidRDefault="00B56943" w:rsidP="00E37786">
            <w:pPr>
              <w:ind w:firstLine="0"/>
              <w:jc w:val="center"/>
              <w:rPr>
                <w:b/>
                <w:bCs/>
              </w:rPr>
            </w:pPr>
            <w:r>
              <w:rPr>
                <w:b/>
                <w:bCs/>
              </w:rPr>
              <w:t>Keterangan</w:t>
            </w:r>
          </w:p>
        </w:tc>
      </w:tr>
      <w:tr w:rsidR="00B56943" w14:paraId="65CE121E" w14:textId="77777777" w:rsidTr="00E37786">
        <w:tc>
          <w:tcPr>
            <w:tcW w:w="1696" w:type="dxa"/>
          </w:tcPr>
          <w:p w14:paraId="6AC9A642" w14:textId="77777777" w:rsidR="00B56943" w:rsidRPr="00337F05" w:rsidRDefault="00B56943" w:rsidP="00E37786">
            <w:pPr>
              <w:ind w:firstLine="0"/>
            </w:pPr>
            <w:r>
              <w:t>Use Case</w:t>
            </w:r>
          </w:p>
        </w:tc>
        <w:tc>
          <w:tcPr>
            <w:tcW w:w="6231" w:type="dxa"/>
          </w:tcPr>
          <w:p w14:paraId="54FC1568" w14:textId="3B39D483" w:rsidR="00B56943" w:rsidRPr="00337F05" w:rsidRDefault="00B56943" w:rsidP="00E37786">
            <w:pPr>
              <w:ind w:firstLine="0"/>
            </w:pPr>
            <w:r>
              <w:t>UC-04, Ubah Data</w:t>
            </w:r>
          </w:p>
        </w:tc>
      </w:tr>
      <w:tr w:rsidR="00B56943" w14:paraId="39330AC3" w14:textId="77777777" w:rsidTr="00E37786">
        <w:tc>
          <w:tcPr>
            <w:tcW w:w="1696" w:type="dxa"/>
          </w:tcPr>
          <w:p w14:paraId="2D99F2D9" w14:textId="77777777" w:rsidR="00B56943" w:rsidRDefault="00B56943" w:rsidP="00E37786">
            <w:pPr>
              <w:ind w:firstLine="0"/>
            </w:pPr>
            <w:r>
              <w:t>Aktor</w:t>
            </w:r>
          </w:p>
        </w:tc>
        <w:tc>
          <w:tcPr>
            <w:tcW w:w="6231" w:type="dxa"/>
          </w:tcPr>
          <w:p w14:paraId="06064288" w14:textId="77777777" w:rsidR="00B56943" w:rsidRPr="00BA2E2E" w:rsidRDefault="00B56943" w:rsidP="00E37786">
            <w:pPr>
              <w:pStyle w:val="Compact"/>
              <w:keepNext/>
              <w:spacing w:after="40"/>
              <w:ind w:firstLine="0"/>
              <w:rPr>
                <w:b/>
                <w:bCs/>
              </w:rPr>
            </w:pPr>
            <w:r>
              <w:t>Petugas Produksi</w:t>
            </w:r>
          </w:p>
        </w:tc>
      </w:tr>
      <w:tr w:rsidR="00B56943" w14:paraId="7EADDB02" w14:textId="77777777" w:rsidTr="00E37786">
        <w:tc>
          <w:tcPr>
            <w:tcW w:w="1696" w:type="dxa"/>
          </w:tcPr>
          <w:p w14:paraId="7630ACE2" w14:textId="77777777" w:rsidR="00B56943" w:rsidRDefault="00B56943" w:rsidP="00E37786">
            <w:pPr>
              <w:ind w:firstLine="0"/>
            </w:pPr>
            <w:r>
              <w:t>Deskripsi</w:t>
            </w:r>
          </w:p>
        </w:tc>
        <w:tc>
          <w:tcPr>
            <w:tcW w:w="6231" w:type="dxa"/>
          </w:tcPr>
          <w:p w14:paraId="44655655" w14:textId="16C9BF8A" w:rsidR="00B56943" w:rsidRPr="00BA2E2E" w:rsidRDefault="00B56943" w:rsidP="00E37786">
            <w:pPr>
              <w:pStyle w:val="Compact"/>
              <w:keepNext/>
              <w:spacing w:after="40"/>
              <w:ind w:firstLine="0"/>
              <w:rPr>
                <w:b/>
                <w:bCs/>
              </w:rPr>
            </w:pPr>
            <w:r>
              <w:rPr>
                <w:lang w:val="en-ID"/>
              </w:rPr>
              <w:t>Mengubah data transaksi yang sudah tersimpan.</w:t>
            </w:r>
          </w:p>
        </w:tc>
      </w:tr>
      <w:tr w:rsidR="00B56943" w14:paraId="267A340B" w14:textId="77777777" w:rsidTr="00E37786">
        <w:tc>
          <w:tcPr>
            <w:tcW w:w="1696" w:type="dxa"/>
          </w:tcPr>
          <w:p w14:paraId="6EB7DDA6" w14:textId="77777777" w:rsidR="00B56943" w:rsidRDefault="00B56943" w:rsidP="00E37786">
            <w:pPr>
              <w:ind w:firstLine="0"/>
            </w:pPr>
            <w:r>
              <w:t>Kondisi Awal</w:t>
            </w:r>
          </w:p>
        </w:tc>
        <w:tc>
          <w:tcPr>
            <w:tcW w:w="6231" w:type="dxa"/>
          </w:tcPr>
          <w:p w14:paraId="1EBF284F" w14:textId="4B95C97E" w:rsidR="00B56943" w:rsidRPr="00BA2E2E" w:rsidRDefault="00B56943" w:rsidP="00E37786">
            <w:pPr>
              <w:pStyle w:val="Compact"/>
              <w:keepNext/>
              <w:spacing w:after="40"/>
              <w:ind w:firstLine="0"/>
              <w:rPr>
                <w:b/>
                <w:bCs/>
              </w:rPr>
            </w:pPr>
            <w:r>
              <w:rPr>
                <w:lang w:val="en-ID"/>
              </w:rPr>
              <w:t>Riwayat data ditampilkan dan pengguna memilih salah satu transaksi..</w:t>
            </w:r>
          </w:p>
        </w:tc>
      </w:tr>
      <w:tr w:rsidR="00B56943" w14:paraId="5E975A21" w14:textId="77777777" w:rsidTr="00E37786">
        <w:tc>
          <w:tcPr>
            <w:tcW w:w="1696" w:type="dxa"/>
          </w:tcPr>
          <w:p w14:paraId="392B5F91" w14:textId="77777777" w:rsidR="00B56943" w:rsidRDefault="00B56943" w:rsidP="00E37786">
            <w:pPr>
              <w:ind w:firstLine="0"/>
            </w:pPr>
            <w:r>
              <w:t>Kondisi Akhir</w:t>
            </w:r>
          </w:p>
        </w:tc>
        <w:tc>
          <w:tcPr>
            <w:tcW w:w="6231" w:type="dxa"/>
          </w:tcPr>
          <w:p w14:paraId="4FFE01C9" w14:textId="493CEB55" w:rsidR="00B56943" w:rsidRPr="00BA2E2E" w:rsidRDefault="00B56943" w:rsidP="00E37786">
            <w:pPr>
              <w:pStyle w:val="Compact"/>
              <w:keepNext/>
              <w:spacing w:after="40"/>
              <w:ind w:firstLine="0"/>
              <w:rPr>
                <w:b/>
                <w:bCs/>
              </w:rPr>
            </w:pPr>
            <w:r>
              <w:rPr>
                <w:lang w:val="en-ID"/>
              </w:rPr>
              <w:t>Data pada tabel MFDOWNTIME diperbarui beserta jejak audit perubahannya.</w:t>
            </w:r>
          </w:p>
        </w:tc>
      </w:tr>
      <w:tr w:rsidR="00B56943" w14:paraId="24A131C7" w14:textId="77777777" w:rsidTr="00E37786">
        <w:tc>
          <w:tcPr>
            <w:tcW w:w="1696" w:type="dxa"/>
          </w:tcPr>
          <w:p w14:paraId="6F698338" w14:textId="77777777" w:rsidR="00B56943" w:rsidRDefault="00B56943" w:rsidP="00E37786">
            <w:pPr>
              <w:ind w:firstLine="0"/>
            </w:pPr>
            <w:r>
              <w:t>Alur Utama</w:t>
            </w:r>
          </w:p>
        </w:tc>
        <w:tc>
          <w:tcPr>
            <w:tcW w:w="6231" w:type="dxa"/>
          </w:tcPr>
          <w:p w14:paraId="41B1EDCB" w14:textId="553F8BF8" w:rsidR="00B56943" w:rsidRPr="00B56943" w:rsidRDefault="00B56943">
            <w:pPr>
              <w:pStyle w:val="ListParagraph"/>
              <w:numPr>
                <w:ilvl w:val="0"/>
                <w:numId w:val="34"/>
              </w:numPr>
              <w:tabs>
                <w:tab w:val="left" w:pos="900"/>
              </w:tabs>
              <w:rPr>
                <w:lang w:val="id-ID"/>
              </w:rPr>
            </w:pPr>
            <w:r>
              <w:rPr>
                <w:lang w:val="id-ID"/>
              </w:rPr>
              <w:t>Pengguna menekan tombol ubah pada transaksi yang dipilih.</w:t>
            </w:r>
          </w:p>
          <w:p w14:paraId="61FC5332" w14:textId="4FBB3065" w:rsidR="00B56943" w:rsidRPr="00B56943" w:rsidRDefault="00B56943">
            <w:pPr>
              <w:pStyle w:val="ListParagraph"/>
              <w:numPr>
                <w:ilvl w:val="0"/>
                <w:numId w:val="34"/>
              </w:numPr>
              <w:tabs>
                <w:tab w:val="left" w:pos="900"/>
              </w:tabs>
              <w:rPr>
                <w:lang w:val="id-ID"/>
              </w:rPr>
            </w:pPr>
            <w:r>
              <w:rPr>
                <w:lang w:val="id-ID"/>
              </w:rPr>
              <w:t>Sistem menampilkan modal ubah data yang berisi nilai yang tersimpan.</w:t>
            </w:r>
          </w:p>
          <w:p w14:paraId="281085D3" w14:textId="1413A94A" w:rsidR="00B56943" w:rsidRPr="00B56943" w:rsidRDefault="00B56943">
            <w:pPr>
              <w:pStyle w:val="ListParagraph"/>
              <w:numPr>
                <w:ilvl w:val="0"/>
                <w:numId w:val="34"/>
              </w:numPr>
              <w:tabs>
                <w:tab w:val="left" w:pos="900"/>
              </w:tabs>
              <w:rPr>
                <w:lang w:val="id-ID"/>
              </w:rPr>
            </w:pPr>
            <w:r>
              <w:rPr>
                <w:lang w:val="id-ID"/>
              </w:rPr>
              <w:t>Pengguna mengubah data yang diperlukan.</w:t>
            </w:r>
          </w:p>
          <w:p w14:paraId="1CEAAF45" w14:textId="038C3732" w:rsidR="00B56943" w:rsidRPr="00B56943" w:rsidRDefault="00B56943">
            <w:pPr>
              <w:pStyle w:val="ListParagraph"/>
              <w:numPr>
                <w:ilvl w:val="0"/>
                <w:numId w:val="34"/>
              </w:numPr>
              <w:tabs>
                <w:tab w:val="left" w:pos="900"/>
              </w:tabs>
              <w:rPr>
                <w:lang w:val="id-ID"/>
              </w:rPr>
            </w:pPr>
            <w:r>
              <w:rPr>
                <w:lang w:val="id-ID"/>
              </w:rPr>
              <w:t>Pengguna menyimpan perubahan.</w:t>
            </w:r>
          </w:p>
          <w:p w14:paraId="1858E04A" w14:textId="7ADC93FD" w:rsidR="00B56943" w:rsidRPr="00B56943" w:rsidRDefault="00B56943">
            <w:pPr>
              <w:pStyle w:val="ListParagraph"/>
              <w:numPr>
                <w:ilvl w:val="0"/>
                <w:numId w:val="34"/>
              </w:numPr>
              <w:tabs>
                <w:tab w:val="left" w:pos="900"/>
              </w:tabs>
              <w:rPr>
                <w:lang w:val="id-ID"/>
              </w:rPr>
            </w:pPr>
            <w:r>
              <w:rPr>
                <w:lang w:val="id-ID"/>
              </w:rPr>
              <w:t xml:space="preserve">Sistem memvalidasi </w:t>
            </w:r>
            <w:del w:id="1679" w:author="Claude" w:date="2026-10-23T09:00:00Z">
              <w:r>
                <w:rPr>
                  <w:lang w:val="id-ID"/>
                </w:rPr>
                <w:delText xml:space="preserve">masukan</w:delText>
              </w:r>
            </w:del>
            <w:ins w:id="1680" w:author="Claude" w:date="2026-10-23T09:00:00Z">
              <w:r>
                <w:rPr>
                  <w:lang w:val="id-ID"/>
                </w:rPr>
                <w:t xml:space="preserve">dan memeriksa masukan secara otomatis</w:t>
              </w:r>
            </w:ins>
            <w:r>
              <w:rPr>
                <w:lang w:val="id-ID"/>
              </w:rPr>
              <w:t xml:space="preserve">, memperbarui baris berdasarkan No_Trs, mengisi kolom UpdId dan UpdDate, </w:t>
            </w:r>
            <w:ins w:id="1681" w:author="Claude" w:date="2026-10-23T09:00:00Z">
              <w:r>
                <w:rPr>
                  <w:lang w:val="id-ID"/>
                </w:rPr>
                <w:t xml:space="preserve">mencatat nilai lama dan baru pada audit log, </w:t>
              </w:r>
            </w:ins>
            <w:r>
              <w:rPr>
                <w:lang w:val="id-ID"/>
              </w:rPr>
              <w:t xml:space="preserve">lalu menutup modal.</w:t>
            </w:r>
          </w:p>
        </w:tc>
      </w:tr>
      <w:tr w:rsidR="00B56943" w14:paraId="09A63157" w14:textId="77777777" w:rsidTr="00E37786">
        <w:tc>
          <w:tcPr>
            <w:tcW w:w="1696" w:type="dxa"/>
          </w:tcPr>
          <w:p w14:paraId="56FF704A" w14:textId="77777777" w:rsidR="00B56943" w:rsidRDefault="00B56943" w:rsidP="00E37786">
            <w:pPr>
              <w:ind w:firstLine="0"/>
            </w:pPr>
            <w:r>
              <w:lastRenderedPageBreak/>
              <w:t>Alur Alternatif</w:t>
            </w:r>
          </w:p>
        </w:tc>
        <w:tc>
          <w:tcPr>
            <w:tcW w:w="6231" w:type="dxa"/>
          </w:tcPr>
          <w:p w14:paraId="2083AE49" w14:textId="316CC6DB" w:rsidR="00731323" w:rsidRPr="00731323" w:rsidRDefault="00731323" w:rsidP="00731323">
            <w:pPr>
              <w:ind w:firstLine="0"/>
              <w:rPr>
                <w:lang w:val="id-ID"/>
              </w:rPr>
            </w:pPr>
            <w:r>
              <w:rPr>
                <w:b/>
                <w:bCs/>
              </w:rPr>
              <w:t>A1 Pengubahan dibatalkan (langkah 3).</w:t>
            </w:r>
            <w:r>
              <w:t xml:space="preserve"> Pengguna menutup modal dan sistem tidak menyimpan perubahan apa pun.</w:t>
            </w:r>
          </w:p>
          <w:p w14:paraId="76C1F378" w14:textId="7B2642F3" w:rsidR="00B56943" w:rsidRPr="00731323" w:rsidRDefault="00B56943" w:rsidP="00731323">
            <w:pPr>
              <w:keepNext/>
              <w:ind w:firstLine="0"/>
              <w:rPr>
                <w:lang w:val="id-ID"/>
              </w:rPr>
            </w:pPr>
          </w:p>
        </w:tc>
      </w:tr>
    </w:tbl>
    <w:p w14:paraId="2B14AA8F" w14:textId="616D5A10" w:rsidR="00B56943" w:rsidRDefault="00731323" w:rsidP="00731323">
      <w:pPr>
        <w:pStyle w:val="Caption"/>
      </w:pPr>
      <w:bookmarkStart w:id="102" w:name="_Toc242095796"/>
      <w:r>
        <w:t>Tabel 4.</w:t>
        <w:fldChar w:fldCharType="begin"/>
        <w:instrText xml:space="preserve"> SEQ Tabel_4. \* ARABIC </w:instrText>
        <w:fldChar w:fldCharType="separate"/>
      </w:r>
      <w:r>
        <w:rPr>
          <w:noProof/>
        </w:rPr>
        <w:t>7</w:t>
        <w:fldChar w:fldCharType="end"/>
      </w:r>
      <w:r>
        <w:t xml:space="preserve"> Skenario </w:t>
      </w:r>
      <w:r>
        <w:rPr>
          <w:i/>
          <w:iCs/>
        </w:rPr>
        <w:t xml:space="preserve">Use Case </w:t>
      </w:r>
      <w:r>
        <w:t xml:space="preserve">UC-04 Ubah Data</w:t>
      </w:r>
      <w:bookmarkEnd w:id="102"/>
    </w:p>
    <w:p w14:paraId="2AB0A86B" w14:textId="1C801D08" w:rsidR="00731323" w:rsidRPr="00A73951" w:rsidRDefault="00731323" w:rsidP="00A73951">
      <w:pPr>
        <w:rPr>
          <w:lang w:val="id-ID"/>
        </w:rPr>
      </w:pPr>
      <w:r>
        <w:rPr>
          <w:lang w:val="id-ID"/>
        </w:rPr>
        <w:t>Pengubahan data pada UC-04 tetap meninggalkan jejak audit melalui kolom UpdId dan UpdDate. Adapun penghapusan data dirinci pada skenario UC-05 dalam Tabel 4.8.</w:t>
      </w:r>
    </w:p>
    <w:tbl>
      <w:tblPr>
        <w:tblStyle w:val="TableGrid"/>
        <w:tblW w:w="0" w:type="auto"/>
        <w:tblLook w:val="04A0" w:firstRow="1" w:lastRow="0" w:firstColumn="1" w:lastColumn="0" w:noHBand="0" w:noVBand="1"/>
      </w:tblPr>
      <w:tblGrid>
        <w:gridCol w:w="1696"/>
        <w:gridCol w:w="6231"/>
      </w:tblGrid>
      <w:tr w:rsidR="00731323" w14:paraId="5DD2E7CD" w14:textId="77777777" w:rsidTr="00E37786">
        <w:tc>
          <w:tcPr>
            <w:tcW w:w="1696" w:type="dxa"/>
            <w:shd w:val="clear" w:color="auto" w:fill="D0CECE" w:themeFill="background2" w:themeFillShade="E6"/>
          </w:tcPr>
          <w:p w14:paraId="1F7F91F2" w14:textId="77777777" w:rsidR="00731323" w:rsidRPr="00BA2E2E" w:rsidRDefault="00731323" w:rsidP="00E37786">
            <w:pPr>
              <w:ind w:firstLine="0"/>
              <w:jc w:val="center"/>
              <w:rPr>
                <w:b/>
                <w:bCs/>
              </w:rPr>
            </w:pPr>
            <w:r>
              <w:rPr>
                <w:b/>
                <w:bCs/>
              </w:rPr>
              <w:t>Elemen</w:t>
            </w:r>
          </w:p>
        </w:tc>
        <w:tc>
          <w:tcPr>
            <w:tcW w:w="6231" w:type="dxa"/>
            <w:shd w:val="clear" w:color="auto" w:fill="D0CECE" w:themeFill="background2" w:themeFillShade="E6"/>
          </w:tcPr>
          <w:p w14:paraId="7C0EC61B" w14:textId="36B1AB18" w:rsidR="00731323" w:rsidRPr="00BA2E2E" w:rsidRDefault="00731323" w:rsidP="00E37786">
            <w:pPr>
              <w:ind w:firstLine="0"/>
              <w:jc w:val="center"/>
              <w:rPr>
                <w:b/>
                <w:bCs/>
              </w:rPr>
            </w:pPr>
            <w:r>
              <w:rPr>
                <w:b/>
                <w:bCs/>
              </w:rPr>
              <w:t>Keterangan</w:t>
            </w:r>
          </w:p>
        </w:tc>
      </w:tr>
      <w:tr w:rsidR="00731323" w14:paraId="11A7548A" w14:textId="77777777" w:rsidTr="00E37786">
        <w:tc>
          <w:tcPr>
            <w:tcW w:w="1696" w:type="dxa"/>
          </w:tcPr>
          <w:p w14:paraId="7F13962F" w14:textId="77777777" w:rsidR="00731323" w:rsidRPr="00337F05" w:rsidRDefault="00731323" w:rsidP="00E37786">
            <w:pPr>
              <w:ind w:firstLine="0"/>
            </w:pPr>
            <w:r>
              <w:t>Use Case</w:t>
            </w:r>
          </w:p>
        </w:tc>
        <w:tc>
          <w:tcPr>
            <w:tcW w:w="6231" w:type="dxa"/>
          </w:tcPr>
          <w:p w14:paraId="2D758CCD" w14:textId="1AE79EDF" w:rsidR="00731323" w:rsidRPr="00337F05" w:rsidRDefault="00731323" w:rsidP="00E37786">
            <w:pPr>
              <w:ind w:firstLine="0"/>
            </w:pPr>
            <w:r>
              <w:t>UC-05, Hapus Data</w:t>
            </w:r>
          </w:p>
        </w:tc>
      </w:tr>
      <w:tr w:rsidR="00731323" w14:paraId="3A051D69" w14:textId="77777777" w:rsidTr="00E37786">
        <w:tc>
          <w:tcPr>
            <w:tcW w:w="1696" w:type="dxa"/>
          </w:tcPr>
          <w:p w14:paraId="5B62F139" w14:textId="77777777" w:rsidR="00731323" w:rsidRDefault="00731323" w:rsidP="00E37786">
            <w:pPr>
              <w:ind w:firstLine="0"/>
            </w:pPr>
            <w:r>
              <w:t>Aktor</w:t>
            </w:r>
          </w:p>
        </w:tc>
        <w:tc>
          <w:tcPr>
            <w:tcW w:w="6231" w:type="dxa"/>
          </w:tcPr>
          <w:p w14:paraId="7DCCEF4B" w14:textId="77777777" w:rsidR="00731323" w:rsidRPr="00BA2E2E" w:rsidRDefault="00731323" w:rsidP="00E37786">
            <w:pPr>
              <w:pStyle w:val="Compact"/>
              <w:keepNext/>
              <w:spacing w:after="40"/>
              <w:ind w:firstLine="0"/>
              <w:rPr>
                <w:b/>
                <w:bCs/>
              </w:rPr>
            </w:pPr>
            <w:r>
              <w:t>Petugas Produksi</w:t>
            </w:r>
          </w:p>
        </w:tc>
      </w:tr>
      <w:tr w:rsidR="00731323" w14:paraId="1A7B9914" w14:textId="77777777" w:rsidTr="00E37786">
        <w:tc>
          <w:tcPr>
            <w:tcW w:w="1696" w:type="dxa"/>
          </w:tcPr>
          <w:p w14:paraId="71462713" w14:textId="77777777" w:rsidR="00731323" w:rsidRDefault="00731323" w:rsidP="00E37786">
            <w:pPr>
              <w:ind w:firstLine="0"/>
            </w:pPr>
            <w:r>
              <w:t>Deskripsi</w:t>
            </w:r>
          </w:p>
        </w:tc>
        <w:tc>
          <w:tcPr>
            <w:tcW w:w="6231" w:type="dxa"/>
          </w:tcPr>
          <w:p w14:paraId="2B55ED41" w14:textId="6CBC52ED" w:rsidR="00731323" w:rsidRPr="00BA2E2E" w:rsidRDefault="00731323" w:rsidP="00E37786">
            <w:pPr>
              <w:pStyle w:val="Compact"/>
              <w:keepNext/>
              <w:spacing w:after="40"/>
              <w:ind w:firstLine="0"/>
              <w:rPr>
                <w:b/>
                <w:bCs/>
              </w:rPr>
            </w:pPr>
            <w:r>
              <w:rPr>
                <w:lang w:val="en-ID"/>
              </w:rPr>
              <w:t>Menghapus data transaksi yang sudah tersimpan.</w:t>
            </w:r>
          </w:p>
        </w:tc>
      </w:tr>
      <w:tr w:rsidR="00731323" w14:paraId="570C8E9A" w14:textId="77777777" w:rsidTr="00E37786">
        <w:tc>
          <w:tcPr>
            <w:tcW w:w="1696" w:type="dxa"/>
          </w:tcPr>
          <w:p w14:paraId="12AC4C2A" w14:textId="77777777" w:rsidR="00731323" w:rsidRDefault="00731323" w:rsidP="00E37786">
            <w:pPr>
              <w:ind w:firstLine="0"/>
            </w:pPr>
            <w:r>
              <w:t>Kondisi Awal</w:t>
            </w:r>
          </w:p>
        </w:tc>
        <w:tc>
          <w:tcPr>
            <w:tcW w:w="6231" w:type="dxa"/>
          </w:tcPr>
          <w:p w14:paraId="76F2AE10" w14:textId="3C6CF106" w:rsidR="00731323" w:rsidRPr="00BA2E2E" w:rsidRDefault="00731323" w:rsidP="00E37786">
            <w:pPr>
              <w:pStyle w:val="Compact"/>
              <w:keepNext/>
              <w:spacing w:after="40"/>
              <w:ind w:firstLine="0"/>
              <w:rPr>
                <w:b/>
                <w:bCs/>
              </w:rPr>
            </w:pPr>
            <w:r>
              <w:rPr>
                <w:lang w:val="en-ID"/>
              </w:rPr>
              <w:t>Transaksi yang akan dihapus tampil pada riwayat data.</w:t>
            </w:r>
          </w:p>
        </w:tc>
      </w:tr>
      <w:tr w:rsidR="00731323" w14:paraId="5C3F5362" w14:textId="77777777" w:rsidTr="00E37786">
        <w:tc>
          <w:tcPr>
            <w:tcW w:w="1696" w:type="dxa"/>
          </w:tcPr>
          <w:p w14:paraId="17C78E47" w14:textId="77777777" w:rsidR="00731323" w:rsidRDefault="00731323" w:rsidP="00E37786">
            <w:pPr>
              <w:ind w:firstLine="0"/>
            </w:pPr>
            <w:r>
              <w:t>Kondisi Akhir</w:t>
            </w:r>
          </w:p>
        </w:tc>
        <w:tc>
          <w:tcPr>
            <w:tcW w:w="6231" w:type="dxa"/>
          </w:tcPr>
          <w:p w14:paraId="5DA9F596" w14:textId="54A86BAD" w:rsidR="00731323" w:rsidRPr="00BA2E2E" w:rsidRDefault="00731323" w:rsidP="00E37786">
            <w:pPr>
              <w:pStyle w:val="Compact"/>
              <w:keepNext/>
              <w:spacing w:after="40"/>
              <w:ind w:firstLine="0"/>
              <w:rPr>
                <w:b/>
                <w:bCs/>
              </w:rPr>
            </w:pPr>
            <w:r>
              <w:rPr>
                <w:lang w:val="en-ID"/>
              </w:rPr>
              <w:t>Baris transaksi terhapus dari tabel MFDOWNTIME.</w:t>
            </w:r>
          </w:p>
        </w:tc>
      </w:tr>
      <w:tr w:rsidR="00731323" w14:paraId="1E5FD862" w14:textId="77777777" w:rsidTr="00E37786">
        <w:tc>
          <w:tcPr>
            <w:tcW w:w="1696" w:type="dxa"/>
          </w:tcPr>
          <w:p w14:paraId="046EB2EB" w14:textId="77777777" w:rsidR="00731323" w:rsidRDefault="00731323" w:rsidP="00E37786">
            <w:pPr>
              <w:ind w:firstLine="0"/>
            </w:pPr>
            <w:r>
              <w:t>Alur Utama</w:t>
            </w:r>
          </w:p>
        </w:tc>
        <w:tc>
          <w:tcPr>
            <w:tcW w:w="6231" w:type="dxa"/>
          </w:tcPr>
          <w:p w14:paraId="25015737" w14:textId="71B3489A" w:rsidR="00731323" w:rsidRPr="00731323" w:rsidRDefault="00731323">
            <w:pPr>
              <w:pStyle w:val="ListParagraph"/>
              <w:numPr>
                <w:ilvl w:val="0"/>
                <w:numId w:val="35"/>
              </w:numPr>
              <w:tabs>
                <w:tab w:val="left" w:pos="900"/>
              </w:tabs>
              <w:rPr>
                <w:lang w:val="id-ID"/>
              </w:rPr>
            </w:pPr>
            <w:r>
              <w:rPr>
                <w:lang w:val="id-ID"/>
              </w:rPr>
              <w:t>Pengguna menekan tombol hapus pada transaksi yang dipilih.</w:t>
            </w:r>
          </w:p>
          <w:p w14:paraId="3F7BA9C1" w14:textId="2D60CD7F" w:rsidR="00731323" w:rsidRPr="00731323" w:rsidRDefault="00731323">
            <w:pPr>
              <w:pStyle w:val="ListParagraph"/>
              <w:numPr>
                <w:ilvl w:val="0"/>
                <w:numId w:val="35"/>
              </w:numPr>
              <w:tabs>
                <w:tab w:val="left" w:pos="900"/>
              </w:tabs>
              <w:rPr>
                <w:lang w:val="id-ID"/>
              </w:rPr>
            </w:pPr>
            <w:r>
              <w:rPr>
                <w:lang w:val="id-ID"/>
              </w:rPr>
              <w:t>Sistem menampilkan dialog konfirmasi penghapusan.</w:t>
            </w:r>
          </w:p>
          <w:p w14:paraId="062C239D" w14:textId="7E4DD55E" w:rsidR="00731323" w:rsidRPr="00731323" w:rsidRDefault="00731323">
            <w:pPr>
              <w:pStyle w:val="ListParagraph"/>
              <w:numPr>
                <w:ilvl w:val="0"/>
                <w:numId w:val="35"/>
              </w:numPr>
              <w:tabs>
                <w:tab w:val="left" w:pos="900"/>
              </w:tabs>
              <w:rPr>
                <w:lang w:val="id-ID"/>
              </w:rPr>
            </w:pPr>
            <w:r>
              <w:rPr>
                <w:lang w:val="id-ID"/>
              </w:rPr>
              <w:t>Pengguna mengonfirmasi penghapusan.</w:t>
            </w:r>
          </w:p>
          <w:p w14:paraId="665EF0FC" w14:textId="14BA1855" w:rsidR="00731323" w:rsidRPr="00731323" w:rsidRDefault="00731323">
            <w:pPr>
              <w:pStyle w:val="ListParagraph"/>
              <w:numPr>
                <w:ilvl w:val="0"/>
                <w:numId w:val="35"/>
              </w:numPr>
              <w:tabs>
                <w:tab w:val="left" w:pos="900"/>
              </w:tabs>
              <w:rPr>
                <w:lang w:val="id-ID"/>
              </w:rPr>
            </w:pPr>
            <w:r>
              <w:rPr>
                <w:lang w:val="id-ID"/>
              </w:rPr>
              <w:t xml:space="preserve">Sistem menghapus baris berdasarkan No_Trs</w:t>
            </w:r>
            <w:ins w:id="1682" w:author="Claude" w:date="2026-10-23T09:00:00Z">
              <w:r>
                <w:rPr>
                  <w:lang w:val="id-ID"/>
                </w:rPr>
                <w:t xml:space="preserve"> dan mencatat data yang dihapus pada audit log</w:t>
              </w:r>
            </w:ins>
            <w:r>
              <w:rPr>
                <w:lang w:val="id-ID"/>
              </w:rPr>
              <w:t xml:space="preserve">.</w:t>
            </w:r>
          </w:p>
          <w:p w14:paraId="3464E988" w14:textId="42F753D4" w:rsidR="00731323" w:rsidRPr="00731323" w:rsidRDefault="00731323">
            <w:pPr>
              <w:pStyle w:val="ListParagraph"/>
              <w:numPr>
                <w:ilvl w:val="0"/>
                <w:numId w:val="35"/>
              </w:numPr>
              <w:tabs>
                <w:tab w:val="left" w:pos="900"/>
              </w:tabs>
              <w:rPr>
                <w:lang w:val="id-ID"/>
              </w:rPr>
            </w:pPr>
            <w:r>
              <w:rPr>
                <w:lang w:val="id-ID"/>
              </w:rPr>
              <w:t>Sistem memperbarui riwayat data dan menampilkan notifikasi berhasil.</w:t>
            </w:r>
          </w:p>
        </w:tc>
      </w:tr>
      <w:tr w:rsidR="00731323" w14:paraId="117C0C94" w14:textId="77777777" w:rsidTr="00E37786">
        <w:tc>
          <w:tcPr>
            <w:tcW w:w="1696" w:type="dxa"/>
          </w:tcPr>
          <w:p w14:paraId="5DFCDBA3" w14:textId="77777777" w:rsidR="00731323" w:rsidRDefault="00731323" w:rsidP="00E37786">
            <w:pPr>
              <w:ind w:firstLine="0"/>
            </w:pPr>
            <w:r>
              <w:t>Alur Alternatif</w:t>
            </w:r>
          </w:p>
        </w:tc>
        <w:tc>
          <w:tcPr>
            <w:tcW w:w="6231" w:type="dxa"/>
          </w:tcPr>
          <w:p w14:paraId="62166DB8" w14:textId="7F9DDDA2" w:rsidR="00731323" w:rsidRPr="00731323" w:rsidRDefault="00731323" w:rsidP="00731323">
            <w:pPr>
              <w:keepNext/>
              <w:ind w:firstLine="0"/>
              <w:rPr>
                <w:lang w:val="id-ID"/>
              </w:rPr>
            </w:pPr>
            <w:r>
              <w:rPr>
                <w:b/>
                <w:bCs/>
              </w:rPr>
              <w:t>A1 Penghapusan dibatalkan (langkah 3).</w:t>
            </w:r>
            <w:r>
              <w:t xml:space="preserve"> Pengguna membatalkan konfirmasi dan data tetap tersimpan.</w:t>
            </w:r>
          </w:p>
        </w:tc>
      </w:tr>
    </w:tbl>
    <w:p w14:paraId="029E4B74" w14:textId="65DA9460" w:rsidR="00731323" w:rsidRDefault="00731323" w:rsidP="00731323">
      <w:pPr>
        <w:pStyle w:val="Caption"/>
      </w:pPr>
      <w:bookmarkStart w:id="103" w:name="_Toc242095797"/>
      <w:r>
        <w:t>Tabel 4.</w:t>
        <w:fldChar w:fldCharType="begin"/>
        <w:instrText xml:space="preserve"> SEQ Tabel_4. \* ARABIC </w:instrText>
        <w:fldChar w:fldCharType="separate"/>
      </w:r>
      <w:r>
        <w:rPr>
          <w:noProof/>
        </w:rPr>
        <w:t>8</w:t>
        <w:fldChar w:fldCharType="end"/>
      </w:r>
      <w:r>
        <w:t xml:space="preserve"> Skenario </w:t>
      </w:r>
      <w:r>
        <w:rPr>
          <w:i/>
          <w:iCs/>
        </w:rPr>
        <w:t xml:space="preserve">Use Case </w:t>
      </w:r>
      <w:r>
        <w:t>UC-05</w:t>
      </w:r>
      <w:r>
        <w:rPr>
          <w:i/>
          <w:iCs/>
        </w:rPr>
        <w:t xml:space="preserve"> </w:t>
      </w:r>
      <w:r>
        <w:t>Hapus Data</w:t>
      </w:r>
      <w:bookmarkEnd w:id="103"/>
    </w:p>
    <w:p w14:paraId="0D5B7775" w14:textId="79E68987" w:rsidR="00731323" w:rsidRPr="00A73951" w:rsidRDefault="00731323" w:rsidP="00A73951">
      <w:pPr>
        <w:rPr>
          <w:lang w:val="id-ID"/>
        </w:rPr>
      </w:pPr>
      <w:r>
        <w:rPr>
          <w:lang w:val="id-ID"/>
        </w:rPr>
        <w:t xml:space="preserve">Skenario UC-01 hingga UC-05 mencakup akses sistem dan pengelolaan data secara manual. Skenario berikutnya mencakup jalur </w:t>
      </w:r>
      <w:del w:id="1723" w:author="Claude" w:date="2026-10-23T09:00:00Z">
        <w:r>
          <w:rPr>
            <w:lang w:val="id-ID"/>
          </w:rPr>
          <w:delText xml:space="preserve">ekstraksi dari</w:delText>
        </w:r>
      </w:del>
      <w:ins w:id="1724" w:author="Claude" w:date="2026-10-23T09:00:00Z">
        <w:r>
          <w:rPr>
            <w:lang w:val="id-ID"/>
          </w:rPr>
          <w:t xml:space="preserve">pembacaan</w:t>
        </w:r>
      </w:ins>
      <w:r>
        <w:rPr>
          <w:lang w:val="id-ID"/>
        </w:rPr>
        <w:t xml:space="preserve"> foto formulir, dimulai dari </w:t>
      </w:r>
      <w:del w:id="1725" w:author="Claude" w:date="2026-10-23T09:00:00Z">
        <w:r>
          <w:rPr>
            <w:lang w:val="id-ID"/>
          </w:rPr>
          <w:delText xml:space="preserve">pembacaan bagian header</w:delText>
        </w:r>
      </w:del>
      <w:ins w:id="1726" w:author="Claude" w:date="2026-10-23T09:00:00Z">
        <w:r>
          <w:rPr>
            <w:lang w:val="id-ID"/>
          </w:rPr>
          <w:t xml:space="preserve">pengunggahan foto</w:t>
        </w:r>
      </w:ins>
      <w:r>
        <w:rPr>
          <w:lang w:val="id-ID"/>
        </w:rPr>
        <w:t xml:space="preserve"> pada UC-06 yang disajikan pada Tabel 4.9.</w:t>
      </w:r>
    </w:p>
    <w:tbl>
      <w:tblPr>
        <w:tblStyle w:val="TableGrid"/>
        <w:tblW w:w="0" w:type="auto"/>
        <w:tblLook w:val="04A0" w:firstRow="1" w:lastRow="0" w:firstColumn="1" w:lastColumn="0" w:noHBand="0" w:noVBand="1"/>
      </w:tblPr>
      <w:tblGrid>
        <w:gridCol w:w="1696"/>
        <w:gridCol w:w="6231"/>
      </w:tblGrid>
      <w:tr w:rsidR="00731323" w14:paraId="6A51E8FD" w14:textId="77777777" w:rsidTr="00E37786">
        <w:tc>
          <w:tcPr>
            <w:tcW w:w="1696" w:type="dxa"/>
            <w:shd w:val="clear" w:color="auto" w:fill="D0CECE" w:themeFill="background2" w:themeFillShade="E6"/>
          </w:tcPr>
          <w:p w14:paraId="4E7132A1" w14:textId="77777777" w:rsidR="00731323" w:rsidRPr="00BA2E2E" w:rsidRDefault="00731323" w:rsidP="00E37786">
            <w:pPr>
              <w:ind w:firstLine="0"/>
              <w:jc w:val="center"/>
              <w:rPr>
                <w:b/>
                <w:bCs/>
              </w:rPr>
            </w:pPr>
            <w:r>
              <w:rPr>
                <w:b/>
                <w:bCs/>
              </w:rPr>
              <w:t>Elemen</w:t>
            </w:r>
          </w:p>
        </w:tc>
        <w:tc>
          <w:tcPr>
            <w:tcW w:w="6231" w:type="dxa"/>
            <w:shd w:val="clear" w:color="auto" w:fill="D0CECE" w:themeFill="background2" w:themeFillShade="E6"/>
          </w:tcPr>
          <w:p w14:paraId="67B01CE8" w14:textId="4D7B33D1" w:rsidR="00731323" w:rsidRPr="00BA2E2E" w:rsidRDefault="00731323" w:rsidP="00E37786">
            <w:pPr>
              <w:ind w:firstLine="0"/>
              <w:jc w:val="center"/>
              <w:rPr>
                <w:b/>
                <w:bCs/>
              </w:rPr>
            </w:pPr>
            <w:r>
              <w:rPr>
                <w:b/>
                <w:bCs/>
              </w:rPr>
              <w:t>Keterangan</w:t>
            </w:r>
          </w:p>
        </w:tc>
      </w:tr>
      <w:tr w:rsidR="00731323" w14:paraId="2A0C79BF" w14:textId="77777777" w:rsidTr="00E37786">
        <w:tc>
          <w:tcPr>
            <w:tcW w:w="1696" w:type="dxa"/>
          </w:tcPr>
          <w:p w14:paraId="636423A6" w14:textId="77777777" w:rsidR="00731323" w:rsidRPr="00337F05" w:rsidRDefault="00731323" w:rsidP="00E37786">
            <w:pPr>
              <w:ind w:firstLine="0"/>
            </w:pPr>
            <w:r>
              <w:t>Use Case</w:t>
            </w:r>
          </w:p>
        </w:tc>
        <w:tc>
          <w:tcPr>
            <w:tcW w:w="6231" w:type="dxa"/>
          </w:tcPr>
          <w:p w14:paraId="13B88D2B" w14:textId="66FB0A4F" w:rsidR="00731323" w:rsidRPr="00337F05" w:rsidRDefault="00731323" w:rsidP="00E37786">
            <w:pPr>
              <w:ind w:firstLine="0"/>
            </w:pPr>
            <w:r>
              <w:t xml:space="preserve">UC-06, </w:t>
            </w:r>
            <w:del w:id="1683" w:author="Claude" w:date="2026-10-23T09:00:00Z">
              <w:r>
                <w:delText xml:space="preserve">Ambil Foto/ File Header, Shift, Speed/ Size</w:delText>
              </w:r>
            </w:del>
            <w:ins w:id="1684" w:author="Claude" w:date="2026-10-23T09:00:00Z">
              <w:r>
                <w:t xml:space="preserve">Unggah Foto Formulir</w:t>
              </w:r>
            </w:ins>
          </w:p>
        </w:tc>
      </w:tr>
      <w:tr w:rsidR="00731323" w14:paraId="4D8934E9" w14:textId="77777777" w:rsidTr="00E37786">
        <w:tc>
          <w:tcPr>
            <w:tcW w:w="1696" w:type="dxa"/>
          </w:tcPr>
          <w:p w14:paraId="3BA76709" w14:textId="77777777" w:rsidR="00731323" w:rsidRDefault="00731323" w:rsidP="00E37786">
            <w:pPr>
              <w:ind w:firstLine="0"/>
            </w:pPr>
            <w:r>
              <w:t>Aktor</w:t>
            </w:r>
          </w:p>
        </w:tc>
        <w:tc>
          <w:tcPr>
            <w:tcW w:w="6231" w:type="dxa"/>
          </w:tcPr>
          <w:p w14:paraId="20288529" w14:textId="77777777" w:rsidR="00731323" w:rsidRPr="00BA2E2E" w:rsidRDefault="00731323" w:rsidP="00E37786">
            <w:pPr>
              <w:pStyle w:val="Compact"/>
              <w:keepNext/>
              <w:spacing w:after="40"/>
              <w:ind w:firstLine="0"/>
              <w:rPr>
                <w:b/>
                <w:bCs/>
              </w:rPr>
            </w:pPr>
            <w:r>
              <w:t>Petugas Produksi</w:t>
            </w:r>
          </w:p>
        </w:tc>
      </w:tr>
      <w:tr w:rsidR="00731323" w14:paraId="0B6281AF" w14:textId="77777777" w:rsidTr="00E37786">
        <w:tc>
          <w:tcPr>
            <w:tcW w:w="1696" w:type="dxa"/>
          </w:tcPr>
          <w:p w14:paraId="23BF9F45" w14:textId="77777777" w:rsidR="00731323" w:rsidRDefault="00731323" w:rsidP="00E37786">
            <w:pPr>
              <w:ind w:firstLine="0"/>
            </w:pPr>
            <w:r>
              <w:lastRenderedPageBreak/>
              <w:t>Deskripsi</w:t>
            </w:r>
          </w:p>
        </w:tc>
        <w:tc>
          <w:tcPr>
            <w:tcW w:w="6231" w:type="dxa"/>
          </w:tcPr>
          <w:p w14:paraId="094DDEA1" w14:textId="6700C614" w:rsidR="00731323" w:rsidRPr="00BA2E2E" w:rsidRDefault="00731323" w:rsidP="00E37786">
            <w:pPr>
              <w:pStyle w:val="Compact"/>
              <w:keepNext/>
              <w:spacing w:after="40"/>
              <w:ind w:firstLine="0"/>
              <w:rPr>
                <w:b/>
                <w:bCs/>
              </w:rPr>
            </w:pPr>
            <w:del w:id="1685" w:author="Claude" w:date="2026-10-23T09:00:00Z">
              <w:r>
                <w:rPr>
                  <w:lang w:val="en-ID"/>
                </w:rPr>
                <w:delText xml:space="preserve">Memasukkan foto bagian header</w:delText>
              </w:r>
            </w:del>
            <w:ins w:id="1686" w:author="Claude" w:date="2026-10-23T09:00:00Z">
              <w:r>
                <w:rPr>
                  <w:lang w:val="en-ID"/>
                </w:rPr>
                <w:t xml:space="preserve">Mengirim foto seluruh</w:t>
              </w:r>
            </w:ins>
            <w:r>
              <w:rPr>
                <w:lang w:val="en-ID"/>
              </w:rPr>
              <w:t xml:space="preserve"> formulir untuk dibaca otomatis oleh sistem </w:t>
            </w:r>
            <w:del w:id="1687" w:author="Claude" w:date="2026-10-23T09:00:00Z">
              <w:r>
                <w:rPr>
                  <w:lang w:val="en-ID"/>
                </w:rPr>
                <w:delText xml:space="preserve">(Section 1)</w:delText>
              </w:r>
            </w:del>
            <w:ins w:id="1688" w:author="Claude" w:date="2026-10-23T09:00:00Z">
              <w:r>
                <w:rPr>
                  <w:lang w:val="en-ID"/>
                </w:rPr>
                <w:t xml:space="preserve">di latar belakang</w:t>
              </w:r>
            </w:ins>
            <w:r>
              <w:rPr>
                <w:lang w:val="en-ID"/>
              </w:rPr>
              <w:t xml:space="preserve">.</w:t>
            </w:r>
          </w:p>
        </w:tc>
      </w:tr>
      <w:tr w:rsidR="00731323" w14:paraId="6CABDA4F" w14:textId="77777777" w:rsidTr="00E37786">
        <w:tc>
          <w:tcPr>
            <w:tcW w:w="1696" w:type="dxa"/>
          </w:tcPr>
          <w:p w14:paraId="5D15DD15" w14:textId="77777777" w:rsidR="00731323" w:rsidRDefault="00731323" w:rsidP="00E37786">
            <w:pPr>
              <w:ind w:firstLine="0"/>
            </w:pPr>
            <w:r>
              <w:t>Kondisi Awal</w:t>
            </w:r>
          </w:p>
        </w:tc>
        <w:tc>
          <w:tcPr>
            <w:tcW w:w="6231" w:type="dxa"/>
          </w:tcPr>
          <w:p w14:paraId="2ACF458C" w14:textId="14AC7294" w:rsidR="00731323" w:rsidRPr="00BA2E2E" w:rsidRDefault="00731323" w:rsidP="00E37786">
            <w:pPr>
              <w:pStyle w:val="Compact"/>
              <w:keepNext/>
              <w:spacing w:after="40"/>
              <w:ind w:firstLine="0"/>
              <w:rPr>
                <w:b/>
                <w:bCs/>
              </w:rPr>
            </w:pPr>
            <w:r>
              <w:rPr>
                <w:lang w:val="en-ID"/>
              </w:rPr>
              <w:t xml:space="preserve">Pengguna </w:t>
            </w:r>
            <w:del w:id="1689" w:author="Claude" w:date="2026-10-23T09:00:00Z">
              <w:r>
                <w:rPr>
                  <w:lang w:val="en-ID"/>
                </w:rPr>
                <w:delText xml:space="preserve">berada pada halaman input data</w:delText>
              </w:r>
            </w:del>
            <w:ins w:id="1690" w:author="Claude" w:date="2026-10-23T09:00:00Z">
              <w:r>
                <w:rPr>
                  <w:lang w:val="en-ID"/>
                </w:rPr>
                <w:t xml:space="preserve">telah login, membuka halaman Tambah Data, lalu memilih Foto formulir</w:t>
              </w:r>
            </w:ins>
            <w:r>
              <w:rPr>
                <w:lang w:val="en-ID"/>
              </w:rPr>
              <w:t xml:space="preserve">.</w:t>
            </w:r>
          </w:p>
        </w:tc>
      </w:tr>
      <w:tr w:rsidR="00731323" w14:paraId="023BB105" w14:textId="77777777" w:rsidTr="00E37786">
        <w:tc>
          <w:tcPr>
            <w:tcW w:w="1696" w:type="dxa"/>
          </w:tcPr>
          <w:p w14:paraId="17E2E95C" w14:textId="77777777" w:rsidR="00731323" w:rsidRDefault="00731323" w:rsidP="00E37786">
            <w:pPr>
              <w:ind w:firstLine="0"/>
            </w:pPr>
            <w:r>
              <w:t>Kondisi Akhir</w:t>
            </w:r>
          </w:p>
        </w:tc>
        <w:tc>
          <w:tcPr>
            <w:tcW w:w="6231" w:type="dxa"/>
          </w:tcPr>
          <w:p w14:paraId="771F2E2F" w14:textId="6FA5C48C" w:rsidR="00731323" w:rsidRPr="00BA2E2E" w:rsidRDefault="00731323" w:rsidP="00E37786">
            <w:pPr>
              <w:pStyle w:val="Compact"/>
              <w:keepNext/>
              <w:spacing w:after="40"/>
              <w:ind w:firstLine="0"/>
              <w:rPr>
                <w:b/>
                <w:bCs/>
              </w:rPr>
            </w:pPr>
            <w:del w:id="1691" w:author="Claude" w:date="2026-10-23T09:00:00Z">
              <w:r>
                <w:rPr>
                  <w:i/>
                  <w:iCs/>
                  <w:lang w:val="en-ID"/>
                </w:rPr>
                <w:delText xml:space="preserve">Field</w:delText>
              </w:r>
            </w:del>
            <w:del w:id="1692" w:author="Claude" w:date="2026-10-23T09:00:00Z">
              <w:r>
                <w:rPr>
                  <w:lang w:val="en-ID"/>
                </w:rPr>
                <w:delText xml:space="preserve"> informasi umum terisi otomatis, dan Section 2 dapat digunakan setelah shift terisi</w:delText>
              </w:r>
            </w:del>
            <w:ins w:id="1693" w:author="Claude" w:date="2026-10-23T09:00:00Z">
              <w:r>
                <w:rPr>
                  <w:lang w:val="en-ID"/>
                </w:rPr>
                <w:t xml:space="preserve">Foto tersimpan pada antrian scan dan sedang atau akan dibaca oleh layanan AI</w:t>
              </w:r>
            </w:ins>
            <w:r>
              <w:rPr>
                <w:lang w:val="en-ID"/>
              </w:rPr>
              <w:t xml:space="preserve">.</w:t>
            </w:r>
          </w:p>
        </w:tc>
      </w:tr>
      <w:tr w:rsidR="00731323" w14:paraId="44BE2382" w14:textId="77777777" w:rsidTr="00E37786">
        <w:tc>
          <w:tcPr>
            <w:tcW w:w="1696" w:type="dxa"/>
          </w:tcPr>
          <w:p w14:paraId="4702CEAE" w14:textId="77777777" w:rsidR="00731323" w:rsidRDefault="00731323" w:rsidP="00E37786">
            <w:pPr>
              <w:ind w:firstLine="0"/>
            </w:pPr>
            <w:r>
              <w:t>Alur Utama</w:t>
            </w:r>
          </w:p>
        </w:tc>
        <w:tc>
          <w:tcPr>
            <w:tcW w:w="6231" w:type="dxa"/>
          </w:tcPr>
          <w:p w14:paraId="65C26AF4" w14:textId="44524884" w:rsidR="00731323" w:rsidRPr="00731323" w:rsidRDefault="00731323">
            <w:pPr>
              <w:pStyle w:val="ListParagraph"/>
              <w:numPr>
                <w:ilvl w:val="0"/>
                <w:numId w:val="36"/>
              </w:numPr>
              <w:tabs>
                <w:tab w:val="left" w:pos="900"/>
              </w:tabs>
              <w:rPr>
                <w:lang w:val="id-ID"/>
              </w:rPr>
            </w:pPr>
            <w:r>
              <w:rPr>
                <w:lang w:val="id-ID"/>
              </w:rPr>
              <w:t xml:space="preserve">Pengguna </w:t>
            </w:r>
            <w:del w:id="1694" w:author="Claude" w:date="2026-10-23T09:00:00Z">
              <w:r>
                <w:rPr>
                  <w:lang w:val="id-ID"/>
                </w:rPr>
                <w:delText xml:space="preserve">menekan tombol “Ambil Foto (Header + Speed/Size)” untuk memotret melalui kamera, atau tombol “Ambil File” untuk memilih foto dari penyimpanan perangkat</w:delText>
              </w:r>
            </w:del>
            <w:ins w:id="1695" w:author="Claude" w:date="2026-10-23T09:00:00Z">
              <w:r>
                <w:rPr>
                  <w:lang w:val="id-ID"/>
                </w:rPr>
                <w:t xml:space="preserve">memilih sumber foto: Kamera HP, Kamera komputer, atau Pilih file (maksimal 10 foto sekaligus)</w:t>
              </w:r>
            </w:ins>
            <w:r>
              <w:rPr>
                <w:lang w:val="id-ID"/>
              </w:rPr>
              <w:t xml:space="preserve">.</w:t>
            </w:r>
          </w:p>
          <w:p w14:paraId="6E8E0222" w14:textId="02EE43DE" w:rsidR="00731323" w:rsidRPr="00731323" w:rsidRDefault="00731323">
            <w:pPr>
              <w:pStyle w:val="ListParagraph"/>
              <w:numPr>
                <w:ilvl w:val="0"/>
                <w:numId w:val="36"/>
              </w:numPr>
              <w:tabs>
                <w:tab w:val="left" w:pos="900"/>
              </w:tabs>
              <w:rPr>
                <w:lang w:val="id-ID"/>
              </w:rPr>
            </w:pPr>
            <w:del w:id="1696" w:author="Claude" w:date="2026-10-23T09:00:00Z">
              <w:r>
                <w:rPr>
                  <w:lang w:val="id-ID"/>
                </w:rPr>
                <w:delText xml:space="preserve">Sistem mengunggah foto dan menampilkan indikator proses</w:delText>
              </w:r>
            </w:del>
            <w:ins w:id="1697" w:author="Claude" w:date="2026-10-23T09:00:00Z">
              <w:r>
                <w:rPr>
                  <w:lang w:val="id-ID"/>
                </w:rPr>
                <w:t xml:space="preserve">Pengguna memeriksa pilihan Shift laporan yang terisi otomatis berdasarkan jam saat ini, dan mengubahnya bila perlu</w:t>
              </w:r>
            </w:ins>
            <w:r>
              <w:rPr>
                <w:lang w:val="id-ID"/>
              </w:rPr>
              <w:t xml:space="preserve">.</w:t>
            </w:r>
          </w:p>
          <w:p w14:paraId="58F4B6FB" w14:textId="5A95DCFE" w:rsidR="00731323" w:rsidRPr="00731323" w:rsidRDefault="00731323">
            <w:pPr>
              <w:pStyle w:val="ListParagraph"/>
              <w:numPr>
                <w:ilvl w:val="0"/>
                <w:numId w:val="36"/>
              </w:numPr>
              <w:tabs>
                <w:tab w:val="left" w:pos="900"/>
              </w:tabs>
              <w:rPr>
                <w:lang w:val="id-ID"/>
              </w:rPr>
            </w:pPr>
            <w:del w:id="1698" w:author="Claude" w:date="2026-10-23T09:00:00Z">
              <w:r>
                <w:rPr>
                  <w:lang w:val="id-ID"/>
                </w:rPr>
                <w:delText xml:space="preserve">Sistem mengolah citra dan membaca isinya menggunakan model Qwen2.5-VL melalui Ollama.</w:delText>
              </w:r>
            </w:del>
            <w:ins w:id="1699" w:author="Claude" w:date="2026-10-23T09:00:00Z">
              <w:r>
                <w:rPr>
                  <w:lang w:val="id-ID"/>
                </w:rPr>
                <w:t xml:space="preserve">Pengguna menekan tombol “Kirim untuk dibaca AI”.</w:t>
              </w:r>
            </w:ins>
          </w:p>
          <w:p w14:paraId="3F1C92ED" w14:textId="6B47E444" w:rsidR="00731323" w:rsidRPr="00731323" w:rsidRDefault="00731323">
            <w:pPr>
              <w:pStyle w:val="ListParagraph"/>
              <w:numPr>
                <w:ilvl w:val="0"/>
                <w:numId w:val="36"/>
              </w:numPr>
              <w:tabs>
                <w:tab w:val="left" w:pos="900"/>
              </w:tabs>
              <w:rPr>
                <w:lang w:val="id-ID"/>
              </w:rPr>
            </w:pPr>
            <w:r>
              <w:rPr>
                <w:lang w:val="id-ID"/>
              </w:rPr>
              <w:t xml:space="preserve">Sistem </w:t>
            </w:r>
            <w:del w:id="1700" w:author="Claude" w:date="2026-10-23T09:00:00Z">
              <w:r>
                <w:rPr>
                  <w:lang w:val="id-ID"/>
                </w:rPr>
                <w:delText xml:space="preserve">mencocokkan nama operator ke data master dengan ambang kemiripan 70% dan mencocokkan kode mesin ke kode yang terdaftar (Subbab 4.3.3).</w:delText>
              </w:r>
            </w:del>
            <w:ins w:id="1701" w:author="Claude" w:date="2026-10-23T09:00:00Z">
              <w:r>
                <w:rPr>
                  <w:lang w:val="id-ID"/>
                </w:rPr>
                <w:t xml:space="preserve">memeriksa jenis dan ukuran berkas, menyimpan setiap foto ke folder antrian dengan status menunggu, dan memastikan layanan AI berjalan.</w:t>
              </w:r>
            </w:ins>
          </w:p>
          <w:p w14:paraId="1F4F6ABA" w14:textId="289ACA39" w:rsidR="00731323" w:rsidRPr="00731323" w:rsidRDefault="00731323">
            <w:pPr>
              <w:pStyle w:val="ListParagraph"/>
              <w:numPr>
                <w:ilvl w:val="0"/>
                <w:numId w:val="36"/>
              </w:numPr>
              <w:tabs>
                <w:tab w:val="left" w:pos="900"/>
              </w:tabs>
              <w:rPr>
                <w:lang w:val="id-ID"/>
              </w:rPr>
            </w:pPr>
            <w:r>
              <w:rPr>
                <w:lang w:val="id-ID"/>
              </w:rPr>
              <w:t xml:space="preserve">Sistem </w:t>
            </w:r>
            <w:del w:id="1702" w:author="Claude" w:date="2026-10-23T09:00:00Z">
              <w:r>
                <w:rPr>
                  <w:lang w:val="id-ID"/>
                </w:rPr>
                <w:delText xml:space="preserve">mengisi </w:delText>
              </w:r>
            </w:del>
            <w:del w:id="1703" w:author="Claude" w:date="2026-10-23T09:00:00Z">
              <w:r>
                <w:rPr>
                  <w:i/>
                  <w:iCs/>
                  <w:lang w:val="id-ID"/>
                </w:rPr>
                <w:delText xml:space="preserve">field</w:delText>
              </w:r>
            </w:del>
            <w:del w:id="1704" w:author="Claude" w:date="2026-10-23T09:00:00Z">
              <w:r>
                <w:rPr>
                  <w:lang w:val="id-ID"/>
                </w:rPr>
                <w:delText xml:space="preserve"> secara otomatis dan menampilkan lencana “Terbaca”</w:delText>
              </w:r>
            </w:del>
            <w:ins w:id="1705" w:author="Claude" w:date="2026-10-23T09:00:00Z">
              <w:r>
                <w:rPr>
                  <w:lang w:val="id-ID"/>
                </w:rPr>
                <w:t xml:space="preserve">mengarahkan pengguna ke halaman Antrian Scan (UC-07), sementara layanan AI membaca foto di latar belakang</w:t>
              </w:r>
            </w:ins>
            <w:r>
              <w:rPr>
                <w:lang w:val="id-ID"/>
              </w:rPr>
              <w:t xml:space="preserve">.</w:t>
            </w:r>
          </w:p>
        </w:tc>
      </w:tr>
      <w:tr w:rsidR="00731323" w14:paraId="13C17BF9" w14:textId="77777777" w:rsidTr="00E37786">
        <w:tc>
          <w:tcPr>
            <w:tcW w:w="1696" w:type="dxa"/>
          </w:tcPr>
          <w:p w14:paraId="4D650612" w14:textId="77777777" w:rsidR="00731323" w:rsidRDefault="00731323" w:rsidP="00E37786">
            <w:pPr>
              <w:ind w:firstLine="0"/>
            </w:pPr>
            <w:r>
              <w:t>Alur Alternatif</w:t>
            </w:r>
          </w:p>
        </w:tc>
        <w:tc>
          <w:tcPr>
            <w:tcW w:w="6231" w:type="dxa"/>
          </w:tcPr>
          <w:p w14:paraId="228DC97B" w14:textId="77777777" w:rsidR="00731323" w:rsidRPr="00731323" w:rsidRDefault="00731323" w:rsidP="00731323">
            <w:pPr>
              <w:keepNext/>
              <w:ind w:firstLine="0"/>
              <w:rPr>
                <w:b/>
                <w:bCs/>
                <w:lang w:val="id-ID"/>
              </w:rPr>
            </w:pPr>
            <w:r>
              <w:rPr>
                <w:b/>
                <w:bCs/>
                <w:lang w:val="id-ID"/>
              </w:rPr>
              <w:t xml:space="preserve">A1 </w:t>
            </w:r>
            <w:del w:id="1706" w:author="Claude" w:date="2026-10-23T09:00:00Z">
              <w:r>
                <w:rPr>
                  <w:b/>
                  <w:bCs/>
                  <w:lang w:val="id-ID"/>
                </w:rPr>
                <w:delText xml:space="preserve">Sebagian </w:delText>
              </w:r>
            </w:del>
            <w:del w:id="1707" w:author="Claude" w:date="2026-10-23T09:00:00Z">
              <w:r>
                <w:rPr>
                  <w:b/>
                  <w:bCs/>
                  <w:i/>
                  <w:iCs/>
                  <w:lang w:val="id-ID"/>
                </w:rPr>
                <w:delText xml:space="preserve">field</w:delText>
              </w:r>
            </w:del>
            <w:del w:id="1708" w:author="Claude" w:date="2026-10-23T09:00:00Z">
              <w:r>
                <w:rPr>
                  <w:b/>
                  <w:bCs/>
                  <w:lang w:val="id-ID"/>
                </w:rPr>
                <w:delText xml:space="preserve"> meragukan (langkah 5</w:delText>
              </w:r>
            </w:del>
            <w:ins w:id="1709" w:author="Claude" w:date="2026-10-23T09:00:00Z">
              <w:r>
                <w:rPr>
                  <w:b/>
                  <w:bCs/>
                  <w:lang w:val="id-ID"/>
                </w:rPr>
                <w:t xml:space="preserve">Berkas bukan foto atau terlalu besar (langkah 4</w:t>
              </w:r>
            </w:ins>
            <w:r>
              <w:rPr>
                <w:b/>
                <w:bCs/>
                <w:lang w:val="id-ID"/>
              </w:rPr>
              <w:t xml:space="preserve">). </w:t>
            </w:r>
            <w:r>
              <w:rPr>
                <w:lang w:val="id-ID"/>
              </w:rPr>
              <w:t xml:space="preserve">Sistem </w:t>
            </w:r>
            <w:del w:id="1710" w:author="Claude" w:date="2026-10-23T09:00:00Z">
              <w:r>
                <w:rPr>
                  <w:lang w:val="id-ID"/>
                </w:rPr>
                <w:delText xml:space="preserve">menampilkan lencana “Sebagian perlu dilengkapi manual”, dan pengguna melengkapi </w:delText>
              </w:r>
            </w:del>
            <w:del w:id="1711" w:author="Claude" w:date="2026-10-23T09:00:00Z">
              <w:r>
                <w:rPr>
                  <w:i/>
                  <w:iCs/>
                  <w:lang w:val="id-ID"/>
                </w:rPr>
                <w:delText xml:space="preserve">field</w:delText>
              </w:r>
            </w:del>
            <w:del w:id="1712" w:author="Claude" w:date="2026-10-23T09:00:00Z">
              <w:r>
                <w:rPr>
                  <w:lang w:val="id-ID"/>
                </w:rPr>
                <w:delText xml:space="preserve"> tersebut secara manual</w:delText>
              </w:r>
            </w:del>
            <w:ins w:id="1713" w:author="Claude" w:date="2026-10-23T09:00:00Z">
              <w:r>
                <w:rPr>
                  <w:lang w:val="id-ID"/>
                </w:rPr>
                <w:t xml:space="preserve">menolak berkas dan menampilkan pesan bahwa berkas harus berupa foto JPG/PNG dengan ukuran maksimal 20 MB</w:t>
              </w:r>
            </w:ins>
            <w:r>
              <w:rPr>
                <w:lang w:val="id-ID"/>
              </w:rPr>
              <w:t xml:space="preserve">.</w:t>
            </w:r>
          </w:p>
          <w:p w14:paraId="347747FB" w14:textId="77777777" w:rsidR="00731323" w:rsidRPr="00731323" w:rsidRDefault="00731323" w:rsidP="00731323">
            <w:pPr>
              <w:keepNext/>
              <w:ind w:firstLine="0"/>
              <w:rPr>
                <w:b/>
                <w:bCs/>
                <w:lang w:val="id-ID"/>
              </w:rPr>
            </w:pPr>
            <w:r>
              <w:rPr>
                <w:b/>
                <w:bCs/>
                <w:lang w:val="id-ID"/>
              </w:rPr>
              <w:t xml:space="preserve">A2 </w:t>
            </w:r>
            <w:del w:id="1714" w:author="Claude" w:date="2026-10-23T09:00:00Z">
              <w:r>
                <w:rPr>
                  <w:b/>
                  <w:bCs/>
                  <w:lang w:val="id-ID"/>
                </w:rPr>
                <w:delText xml:space="preserve">Skor kemiripan nama operator di bawah 70%</w:delText>
              </w:r>
            </w:del>
            <w:ins w:id="1715" w:author="Claude" w:date="2026-10-23T09:00:00Z">
              <w:r>
                <w:rPr>
                  <w:b/>
                  <w:bCs/>
                  <w:lang w:val="id-ID"/>
                </w:rPr>
                <w:t xml:space="preserve">Layanan AI tidak dapat dinyalakan</w:t>
              </w:r>
            </w:ins>
            <w:r>
              <w:rPr>
                <w:b/>
                <w:bCs/>
                <w:lang w:val="id-ID"/>
              </w:rPr>
              <w:t xml:space="preserve"> (langkah 4). </w:t>
            </w:r>
            <w:del w:id="1716" w:author="Claude" w:date="2026-10-23T09:00:00Z">
              <w:r>
                <w:rPr>
                  <w:lang w:val="id-ID"/>
                </w:rPr>
                <w:delText xml:space="preserve">Nama operator ditandai “Perlu Review”</w:delText>
              </w:r>
            </w:del>
            <w:ins w:id="1717" w:author="Claude" w:date="2026-10-23T09:00:00Z">
              <w:r>
                <w:rPr>
                  <w:b/>
                  <w:bCs/>
                  <w:lang w:val="id-ID"/>
                </w:rPr>
                <w:t xml:space="preserve">Foto tetap tersimpan pada antrian, dan sistem menampilkan peringatan agar layanan diperiksa</w:t>
              </w:r>
            </w:ins>
            <w:r>
              <w:rPr>
                <w:lang w:val="id-ID"/>
              </w:rPr>
              <w:t xml:space="preserve">.</w:t>
            </w:r>
          </w:p>
          <w:p w14:paraId="37A6C432" w14:textId="5F1128EC" w:rsidR="00731323" w:rsidRPr="00731323" w:rsidRDefault="00731323" w:rsidP="00731323">
            <w:pPr>
              <w:keepNext/>
              <w:ind w:firstLine="0"/>
              <w:rPr>
                <w:lang w:val="id-ID"/>
              </w:rPr>
            </w:pPr>
            <w:r>
              <w:rPr>
                <w:b/>
                <w:bCs/>
                <w:lang w:val="id-ID"/>
              </w:rPr>
              <w:t xml:space="preserve">A3 </w:t>
            </w:r>
            <w:del w:id="1718" w:author="Claude" w:date="2026-10-23T09:00:00Z">
              <w:r>
                <w:rPr>
                  <w:b/>
                  <w:bCs/>
                  <w:lang w:val="id-ID"/>
                </w:rPr>
                <w:delText xml:space="preserve">Proses gagal atau melewati batas waktu (langkah 3). </w:delText>
              </w:r>
            </w:del>
            <w:del w:id="1719" w:author="Claude" w:date="2026-10-23T09:00:00Z">
              <w:r>
                <w:rPr>
                  <w:lang w:val="id-ID"/>
                </w:rPr>
                <w:delText xml:space="preserve">Sistem menampilkan pesan galat, dan pengguna dapat mengulang pengambilan foto atau mengisi data secara manual</w:delText>
              </w:r>
            </w:del>
            <w:ins w:id="1720" w:author="Claude" w:date="2026-10-23T09:00:00Z">
              <w:r>
                <w:rPr>
                  <w:b/>
                  <w:bCs/>
                  <w:lang w:val="id-ID"/>
                </w:rPr>
                <w:t xml:space="preserve">Tulisan shift di kertas berbeda dengan pilihan (langkah 2).</w:t>
              </w:r>
              <w:r>
                <w:rPr>
                  <w:lang w:val="id-ID"/>
                </w:rPr>
                <w:t xml:space="preserve"> Layanan AI tetap membaca baris shift sesuai tulisan di kertas; pilihan pengguna hanya dipakai apabila tulisan shift tidak terbaca</w:t>
              </w:r>
            </w:ins>
            <w:r>
              <w:rPr>
                <w:lang w:val="id-ID"/>
              </w:rPr>
              <w:t xml:space="preserve">.</w:t>
            </w:r>
          </w:p>
        </w:tc>
      </w:tr>
    </w:tbl>
    <w:p w14:paraId="5A170C17" w14:textId="7D9CE7DF" w:rsidR="00731323" w:rsidRDefault="00731323" w:rsidP="00731323">
      <w:pPr>
        <w:pStyle w:val="Caption"/>
      </w:pPr>
      <w:bookmarkStart w:id="104" w:name="_Toc242095798"/>
      <w:r>
        <w:t>Tabel 4.</w:t>
        <w:fldChar w:fldCharType="begin"/>
        <w:instrText xml:space="preserve"> SEQ Tabel_4. \* ARABIC </w:instrText>
        <w:fldChar w:fldCharType="separate"/>
      </w:r>
      <w:r>
        <w:rPr>
          <w:noProof/>
        </w:rPr>
        <w:t>9</w:t>
        <w:fldChar w:fldCharType="end"/>
      </w:r>
      <w:r>
        <w:t xml:space="preserve"> Skenario </w:t>
      </w:r>
      <w:r>
        <w:rPr>
          <w:i/>
          <w:iCs/>
        </w:rPr>
        <w:t xml:space="preserve">Use Case </w:t>
      </w:r>
      <w:r>
        <w:t xml:space="preserve">UC-06</w:t>
      </w:r>
      <w:r>
        <w:rPr>
          <w:i/>
          <w:iCs/>
        </w:rPr>
        <w:t xml:space="preserve"> </w:t>
      </w:r>
      <w:del w:id="1721" w:author="Claude" w:date="2026-10-23T09:00:00Z">
        <w:r>
          <w:delText xml:space="preserve">Ambil Foto/ File Header, Shift, Speed/ Size</w:delText>
        </w:r>
      </w:del>
      <w:ins w:id="1722" w:author="Claude" w:date="2026-10-23T09:00:00Z">
        <w:r>
          <w:t xml:space="preserve">Unggah Foto Formulir</w:t>
        </w:r>
      </w:ins>
      <w:bookmarkEnd w:id="104"/>
    </w:p>
    <w:p w14:paraId="7C7FA308" w14:textId="77777777" w:rsidR="00731323" w:rsidRDefault="00731323" w:rsidP="00B56943"/>
    <w:p w14:paraId="75318056" w14:textId="1C370724" w:rsidR="00731323" w:rsidRPr="00A73951" w:rsidRDefault="00731323" w:rsidP="00A73951">
      <w:pPr>
        <w:rPr>
          <w:lang w:val="id-ID"/>
        </w:rPr>
      </w:pPr>
      <w:del w:id="1727" w:author="Claude" w:date="2026-10-23T09:00:00Z">
        <w:r>
          <w:rPr>
            <w:lang w:val="id-ID"/>
          </w:rPr>
          <w:delText xml:space="preserve">Hasil UC-06 tidak hanya mengisi </w:delText>
        </w:r>
      </w:del>
      <w:del w:id="1728" w:author="Claude" w:date="2026-10-23T09:00:00Z">
        <w:r>
          <w:rPr>
            <w:i/>
            <w:iCs/>
            <w:lang w:val="id-ID"/>
          </w:rPr>
          <w:delText xml:space="preserve">field</w:delText>
        </w:r>
      </w:del>
      <w:del w:id="1729" w:author="Claude" w:date="2026-10-23T09:00:00Z">
        <w:r>
          <w:rPr>
            <w:lang w:val="id-ID"/>
          </w:rPr>
          <w:delText xml:space="preserve"> informasi umum, tetapi juga menentukan shift yang menjadi syarat untuk membuka Section 2. Pembacaan tabel waktu tidak produktif pada Section 2</w:delText>
        </w:r>
      </w:del>
      <w:ins w:id="1730" w:author="Claude" w:date="2026-10-23T09:00:00Z">
        <w:r>
          <w:rPr>
            <w:lang w:val="id-ID"/>
          </w:rPr>
          <w:t xml:space="preserve">Setelah foto diunggah, petugas tidak perlu menunggu di halaman yang sama karena foto dibaca di latar belakang. Pemantauan proses tersebut</w:t>
        </w:r>
      </w:ins>
      <w:r>
        <w:rPr>
          <w:lang w:val="id-ID"/>
        </w:rPr>
        <w:t xml:space="preserve"> dirinci pada skenario UC-07 dalam Tabel 4.10.</w:t>
      </w:r>
    </w:p>
    <w:tbl>
      <w:tblPr>
        <w:tblStyle w:val="TableGrid"/>
        <w:tblW w:w="0" w:type="auto"/>
        <w:tblLook w:val="04A0" w:firstRow="1" w:lastRow="0" w:firstColumn="1" w:lastColumn="0" w:noHBand="0" w:noVBand="1"/>
      </w:tblPr>
      <w:tblGrid>
        <w:gridCol w:w="1696"/>
        <w:gridCol w:w="6231"/>
      </w:tblGrid>
      <w:tr w:rsidR="00731323" w14:paraId="78B582CC" w14:textId="77777777" w:rsidTr="00E37786">
        <w:tc>
          <w:tcPr>
            <w:tcW w:w="1696" w:type="dxa"/>
            <w:shd w:val="clear" w:color="auto" w:fill="D0CECE" w:themeFill="background2" w:themeFillShade="E6"/>
          </w:tcPr>
          <w:p w14:paraId="2D001694" w14:textId="77777777" w:rsidR="00731323" w:rsidRPr="00BA2E2E" w:rsidRDefault="00731323" w:rsidP="00E37786">
            <w:pPr>
              <w:ind w:firstLine="0"/>
              <w:jc w:val="center"/>
              <w:rPr>
                <w:b/>
                <w:bCs/>
              </w:rPr>
            </w:pPr>
            <w:r>
              <w:rPr>
                <w:b/>
                <w:bCs/>
              </w:rPr>
              <w:t>Elemen</w:t>
            </w:r>
          </w:p>
        </w:tc>
        <w:tc>
          <w:tcPr>
            <w:tcW w:w="6231" w:type="dxa"/>
            <w:shd w:val="clear" w:color="auto" w:fill="D0CECE" w:themeFill="background2" w:themeFillShade="E6"/>
          </w:tcPr>
          <w:p w14:paraId="776F023B" w14:textId="148ACD49" w:rsidR="00731323" w:rsidRPr="00BA2E2E" w:rsidRDefault="00731323" w:rsidP="00E37786">
            <w:pPr>
              <w:ind w:firstLine="0"/>
              <w:jc w:val="center"/>
              <w:rPr>
                <w:b/>
                <w:bCs/>
              </w:rPr>
            </w:pPr>
            <w:r>
              <w:rPr>
                <w:b/>
                <w:bCs/>
              </w:rPr>
              <w:t>Keterangan</w:t>
            </w:r>
          </w:p>
        </w:tc>
      </w:tr>
      <w:tr w:rsidR="00731323" w14:paraId="1A1CAD66" w14:textId="77777777" w:rsidTr="00E37786">
        <w:tc>
          <w:tcPr>
            <w:tcW w:w="1696" w:type="dxa"/>
          </w:tcPr>
          <w:p w14:paraId="6667C591" w14:textId="77777777" w:rsidR="00731323" w:rsidRPr="00337F05" w:rsidRDefault="00731323" w:rsidP="00E37786">
            <w:pPr>
              <w:ind w:firstLine="0"/>
            </w:pPr>
            <w:r>
              <w:t>Use Case</w:t>
            </w:r>
          </w:p>
        </w:tc>
        <w:tc>
          <w:tcPr>
            <w:tcW w:w="6231" w:type="dxa"/>
          </w:tcPr>
          <w:p w14:paraId="36133673" w14:textId="186FBC7B" w:rsidR="00731323" w:rsidRPr="00337F05" w:rsidRDefault="00731323" w:rsidP="00E37786">
            <w:pPr>
              <w:ind w:firstLine="0"/>
            </w:pPr>
            <w:r>
              <w:t xml:space="preserve">UC-07, </w:t>
            </w:r>
            <w:del w:id="1731" w:author="Claude" w:date="2026-10-23T09:00:00Z">
              <w:r>
                <w:delText xml:space="preserve">Ambil Foto/ File Grid Downtime</w:delText>
              </w:r>
            </w:del>
            <w:ins w:id="1732" w:author="Claude" w:date="2026-10-23T09:00:00Z">
              <w:r>
                <w:t xml:space="preserve">Pantau Antrian Scan</w:t>
              </w:r>
            </w:ins>
          </w:p>
        </w:tc>
      </w:tr>
      <w:tr w:rsidR="00731323" w14:paraId="268C2CDC" w14:textId="77777777" w:rsidTr="00E37786">
        <w:tc>
          <w:tcPr>
            <w:tcW w:w="1696" w:type="dxa"/>
          </w:tcPr>
          <w:p w14:paraId="5934F0CE" w14:textId="77777777" w:rsidR="00731323" w:rsidRDefault="00731323" w:rsidP="00E37786">
            <w:pPr>
              <w:ind w:firstLine="0"/>
            </w:pPr>
            <w:r>
              <w:t>Aktor</w:t>
            </w:r>
          </w:p>
        </w:tc>
        <w:tc>
          <w:tcPr>
            <w:tcW w:w="6231" w:type="dxa"/>
          </w:tcPr>
          <w:p w14:paraId="5F06E500" w14:textId="77777777" w:rsidR="00731323" w:rsidRPr="00BA2E2E" w:rsidRDefault="00731323" w:rsidP="00E37786">
            <w:pPr>
              <w:pStyle w:val="Compact"/>
              <w:keepNext/>
              <w:spacing w:after="40"/>
              <w:ind w:firstLine="0"/>
              <w:rPr>
                <w:b/>
                <w:bCs/>
              </w:rPr>
            </w:pPr>
            <w:r>
              <w:t xml:space="preserve">Petugas Produksi</w:t>
            </w:r>
            <w:ins w:id="1733" w:author="Claude" w:date="2026-10-23T09:00:00Z">
              <w:r>
                <w:t xml:space="preserve">, Admin</w:t>
              </w:r>
            </w:ins>
          </w:p>
        </w:tc>
      </w:tr>
      <w:tr w:rsidR="00731323" w14:paraId="5BECA5DB" w14:textId="77777777" w:rsidTr="00E37786">
        <w:tc>
          <w:tcPr>
            <w:tcW w:w="1696" w:type="dxa"/>
          </w:tcPr>
          <w:p w14:paraId="6AA1B110" w14:textId="77777777" w:rsidR="00731323" w:rsidRDefault="00731323" w:rsidP="00E37786">
            <w:pPr>
              <w:ind w:firstLine="0"/>
            </w:pPr>
            <w:r>
              <w:t>Deskripsi</w:t>
            </w:r>
          </w:p>
        </w:tc>
        <w:tc>
          <w:tcPr>
            <w:tcW w:w="6231" w:type="dxa"/>
          </w:tcPr>
          <w:p w14:paraId="5812950B" w14:textId="007C15EB" w:rsidR="00731323" w:rsidRPr="00BA2E2E" w:rsidRDefault="00731323" w:rsidP="00E37786">
            <w:pPr>
              <w:pStyle w:val="Compact"/>
              <w:keepNext/>
              <w:spacing w:after="40"/>
              <w:ind w:firstLine="0"/>
              <w:rPr>
                <w:b/>
                <w:bCs/>
              </w:rPr>
            </w:pPr>
            <w:del w:id="1734" w:author="Claude" w:date="2026-10-23T09:00:00Z">
              <w:r>
                <w:rPr>
                  <w:lang w:val="en-ID"/>
                </w:rPr>
                <w:delText xml:space="preserve">Memasukkan foto tabel waktu tidak produktif, disertai pemotongan area dan penandaan tiga titik sudut (Section 2)</w:delText>
              </w:r>
            </w:del>
            <w:ins w:id="1735" w:author="Claude" w:date="2026-10-23T09:00:00Z">
              <w:r>
                <w:rPr>
                  <w:lang w:val="en-ID"/>
                </w:rPr>
                <w:t xml:space="preserve">Memantau status pembacaan foto dan menerima pemberitahuan ketika foto selesai dibaca</w:t>
              </w:r>
            </w:ins>
            <w:r>
              <w:rPr>
                <w:lang w:val="en-ID"/>
              </w:rPr>
              <w:t xml:space="preserve">.</w:t>
            </w:r>
          </w:p>
        </w:tc>
      </w:tr>
      <w:tr w:rsidR="00731323" w14:paraId="74CE8D5D" w14:textId="77777777" w:rsidTr="00E37786">
        <w:tc>
          <w:tcPr>
            <w:tcW w:w="1696" w:type="dxa"/>
          </w:tcPr>
          <w:p w14:paraId="20A39AC0" w14:textId="77777777" w:rsidR="00731323" w:rsidRDefault="00731323" w:rsidP="00E37786">
            <w:pPr>
              <w:ind w:firstLine="0"/>
            </w:pPr>
            <w:r>
              <w:t>Kondisi Awal</w:t>
            </w:r>
          </w:p>
        </w:tc>
        <w:tc>
          <w:tcPr>
            <w:tcW w:w="6231" w:type="dxa"/>
          </w:tcPr>
          <w:p w14:paraId="3F748992" w14:textId="51BF75F2" w:rsidR="00731323" w:rsidRPr="00BA2E2E" w:rsidRDefault="00731323" w:rsidP="00E37786">
            <w:pPr>
              <w:pStyle w:val="Compact"/>
              <w:keepNext/>
              <w:spacing w:after="40"/>
              <w:ind w:firstLine="0"/>
              <w:rPr>
                <w:b/>
                <w:bCs/>
              </w:rPr>
            </w:pPr>
            <w:del w:id="1736" w:author="Claude" w:date="2026-10-23T09:00:00Z">
              <w:r>
                <w:rPr>
                  <w:lang w:val="en-ID"/>
                </w:rPr>
                <w:delText xml:space="preserve">Shift pada Section 1 telah terisi</w:delText>
              </w:r>
            </w:del>
            <w:ins w:id="1737" w:author="Claude" w:date="2026-10-23T09:00:00Z">
              <w:r>
                <w:rPr>
                  <w:lang w:val="en-ID"/>
                </w:rPr>
                <w:t xml:space="preserve">Pengguna telah mengunggah foto (petugas) atau membuka menu Riwayat Scan (admin)</w:t>
              </w:r>
            </w:ins>
            <w:r>
              <w:rPr>
                <w:lang w:val="en-ID"/>
              </w:rPr>
              <w:t xml:space="preserve">.</w:t>
            </w:r>
          </w:p>
        </w:tc>
      </w:tr>
      <w:tr w:rsidR="00731323" w14:paraId="363EA73C" w14:textId="77777777" w:rsidTr="00E37786">
        <w:tc>
          <w:tcPr>
            <w:tcW w:w="1696" w:type="dxa"/>
          </w:tcPr>
          <w:p w14:paraId="33121522" w14:textId="77777777" w:rsidR="00731323" w:rsidRDefault="00731323" w:rsidP="00E37786">
            <w:pPr>
              <w:ind w:firstLine="0"/>
            </w:pPr>
            <w:r>
              <w:t>Kondisi Akhir</w:t>
            </w:r>
          </w:p>
        </w:tc>
        <w:tc>
          <w:tcPr>
            <w:tcW w:w="6231" w:type="dxa"/>
          </w:tcPr>
          <w:p w14:paraId="57C18601" w14:textId="16931A3E" w:rsidR="00731323" w:rsidRPr="00BA2E2E" w:rsidRDefault="00731323" w:rsidP="00E37786">
            <w:pPr>
              <w:pStyle w:val="Compact"/>
              <w:keepNext/>
              <w:spacing w:after="40"/>
              <w:ind w:firstLine="0"/>
              <w:rPr>
                <w:b/>
                <w:bCs/>
              </w:rPr>
            </w:pPr>
            <w:del w:id="1738" w:author="Claude" w:date="2026-10-23T09:00:00Z">
              <w:r>
                <w:rPr>
                  <w:lang w:val="en-ID"/>
                </w:rPr>
                <w:delText xml:space="preserve">Draf kejadian </w:delText>
              </w:r>
            </w:del>
            <w:del w:id="1739" w:author="Claude" w:date="2026-10-23T09:00:00Z">
              <w:r>
                <w:rPr>
                  <w:i/>
                  <w:iCs/>
                  <w:lang w:val="en-ID"/>
                </w:rPr>
                <w:delText xml:space="preserve">downtime</w:delText>
              </w:r>
            </w:del>
            <w:del w:id="1740" w:author="Claude" w:date="2026-10-23T09:00:00Z">
              <w:r>
                <w:rPr>
                  <w:lang w:val="en-ID"/>
                </w:rPr>
                <w:delText xml:space="preserve"> tampil pada layar tinjauan</w:delText>
              </w:r>
            </w:del>
            <w:ins w:id="1741" w:author="Claude" w:date="2026-10-23T09:00:00Z">
              <w:r>
                <w:rPr>
                  <w:lang w:val="en-ID"/>
                </w:rPr>
                <w:t xml:space="preserve">Pengguna mengetahui foto yang siap ditinjau, perlu difoto ulang, atau gagal diproses</w:t>
              </w:r>
            </w:ins>
            <w:r>
              <w:rPr>
                <w:lang w:val="en-ID"/>
              </w:rPr>
              <w:t xml:space="preserve">.</w:t>
            </w:r>
          </w:p>
        </w:tc>
      </w:tr>
      <w:tr w:rsidR="00731323" w14:paraId="4E2791C5" w14:textId="77777777" w:rsidTr="00E37786">
        <w:tc>
          <w:tcPr>
            <w:tcW w:w="1696" w:type="dxa"/>
          </w:tcPr>
          <w:p w14:paraId="1CA27E98" w14:textId="77777777" w:rsidR="00731323" w:rsidRDefault="00731323" w:rsidP="00E37786">
            <w:pPr>
              <w:ind w:firstLine="0"/>
            </w:pPr>
            <w:r>
              <w:t>Alur Utama</w:t>
            </w:r>
          </w:p>
        </w:tc>
        <w:tc>
          <w:tcPr>
            <w:tcW w:w="6231" w:type="dxa"/>
          </w:tcPr>
          <w:p w14:paraId="23B7428F" w14:textId="012DA384" w:rsidR="00731323" w:rsidRPr="00731323" w:rsidRDefault="00731323">
            <w:pPr>
              <w:pStyle w:val="ListParagraph"/>
              <w:numPr>
                <w:ilvl w:val="0"/>
                <w:numId w:val="37"/>
              </w:numPr>
              <w:tabs>
                <w:tab w:val="left" w:pos="900"/>
              </w:tabs>
              <w:rPr>
                <w:lang w:val="id-ID"/>
              </w:rPr>
            </w:pPr>
            <w:r>
              <w:rPr>
                <w:lang w:val="id-ID"/>
              </w:rPr>
              <w:t xml:space="preserve">Pengguna </w:t>
            </w:r>
            <w:del w:id="1742" w:author="Claude" w:date="2026-10-23T09:00:00Z">
              <w:r>
                <w:rPr>
                  <w:lang w:val="id-ID"/>
                </w:rPr>
                <w:delText xml:space="preserve">menekan tombol “Ambil Foto Grid Downtime” atau “Ambil File”</w:delText>
              </w:r>
            </w:del>
            <w:ins w:id="1743" w:author="Claude" w:date="2026-10-23T09:00:00Z">
              <w:r>
                <w:rPr>
                  <w:lang w:val="id-ID"/>
                </w:rPr>
                <w:t xml:space="preserve">membuka halaman Antrian Scan</w:t>
              </w:r>
            </w:ins>
            <w:r>
              <w:rPr>
                <w:lang w:val="id-ID"/>
              </w:rPr>
              <w:t xml:space="preserve">.</w:t>
            </w:r>
          </w:p>
          <w:p w14:paraId="48813D24" w14:textId="44EC4ABE" w:rsidR="00731323" w:rsidRPr="00731323" w:rsidRDefault="00731323">
            <w:pPr>
              <w:pStyle w:val="ListParagraph"/>
              <w:numPr>
                <w:ilvl w:val="0"/>
                <w:numId w:val="37"/>
              </w:numPr>
              <w:tabs>
                <w:tab w:val="left" w:pos="900"/>
              </w:tabs>
              <w:rPr>
                <w:lang w:val="id-ID"/>
              </w:rPr>
            </w:pPr>
            <w:del w:id="1744" w:author="Claude" w:date="2026-10-23T09:00:00Z">
              <w:r>
                <w:rPr>
                  <w:lang w:val="id-ID"/>
                </w:rPr>
                <w:delText xml:space="preserve">Apabila ponsel dalam posisi tegak, sistem meminta pengguna memiringkan ponsel ke posisi mendatar</w:delText>
              </w:r>
            </w:del>
            <w:ins w:id="1745" w:author="Claude" w:date="2026-10-23T09:00:00Z">
              <w:r>
                <w:rPr>
                  <w:lang w:val="id-ID"/>
                </w:rPr>
                <w:t xml:space="preserve">Sistem menampilkan daftar foto beserta waktu kirim, sumber foto, shift yang dibaca, status, jumlah kotak ragu, dan lama proses</w:t>
              </w:r>
            </w:ins>
            <w:r>
              <w:rPr>
                <w:lang w:val="id-ID"/>
              </w:rPr>
              <w:t xml:space="preserve">.</w:t>
            </w:r>
          </w:p>
          <w:p w14:paraId="21137C13" w14:textId="4BAA0434" w:rsidR="00731323" w:rsidRPr="00731323" w:rsidRDefault="00731323">
            <w:pPr>
              <w:pStyle w:val="ListParagraph"/>
              <w:numPr>
                <w:ilvl w:val="0"/>
                <w:numId w:val="37"/>
              </w:numPr>
              <w:tabs>
                <w:tab w:val="left" w:pos="900"/>
              </w:tabs>
              <w:rPr>
                <w:lang w:val="id-ID"/>
              </w:rPr>
            </w:pPr>
            <w:del w:id="1746" w:author="Claude" w:date="2026-10-23T09:00:00Z">
              <w:r>
                <w:rPr>
                  <w:lang w:val="id-ID"/>
                </w:rPr>
                <w:delText xml:space="preserve">Sistem menampilkan kanvas pemotongan layar penuh, dan pengguna memilih area tabel dengan gestur geser dan cubit</w:delText>
              </w:r>
            </w:del>
            <w:ins w:id="1747" w:author="Claude" w:date="2026-10-23T09:00:00Z">
              <w:r>
                <w:rPr>
                  <w:lang w:val="id-ID"/>
                </w:rPr>
                <w:t xml:space="preserve">Selama masih ada foto dalam antrian, peramban menanyakan status ke server secara berkala</w:t>
              </w:r>
            </w:ins>
            <w:r>
              <w:rPr>
                <w:lang w:val="id-ID"/>
              </w:rPr>
              <w:t xml:space="preserve">.</w:t>
            </w:r>
          </w:p>
          <w:p w14:paraId="038BB142" w14:textId="024DB1B9" w:rsidR="00731323" w:rsidRPr="00731323" w:rsidRDefault="00731323">
            <w:pPr>
              <w:pStyle w:val="ListParagraph"/>
              <w:numPr>
                <w:ilvl w:val="0"/>
                <w:numId w:val="37"/>
              </w:numPr>
              <w:tabs>
                <w:tab w:val="left" w:pos="900"/>
              </w:tabs>
              <w:rPr>
                <w:lang w:val="id-ID"/>
              </w:rPr>
            </w:pPr>
            <w:del w:id="1748" w:author="Claude" w:date="2026-10-23T09:00:00Z">
              <w:r>
                <w:rPr>
                  <w:lang w:val="id-ID"/>
                </w:rPr>
                <w:delText xml:space="preserve">Pengguna menandai tiga titik sudut baris tabel (kiri-atas, kanan-atas, dan kanan-bawah), lalu mengonfirmasi penandaan</w:delText>
              </w:r>
            </w:del>
            <w:ins w:id="1749" w:author="Claude" w:date="2026-10-23T09:00:00Z">
              <w:r>
                <w:rPr>
                  <w:lang w:val="id-ID"/>
                </w:rPr>
                <w:t xml:space="preserve">Ketika layanan AI selesai membaca foto, sistem menampilkan pemberitahuan “Selesai diproses” di halaman mana pun yang sedang dibuka petugas</w:t>
              </w:r>
            </w:ins>
            <w:r>
              <w:rPr>
                <w:lang w:val="id-ID"/>
              </w:rPr>
              <w:t xml:space="preserve">.</w:t>
            </w:r>
          </w:p>
          <w:p w14:paraId="211BE7FA" w14:textId="40ACE72B" w:rsidR="00731323" w:rsidRPr="00731323" w:rsidRDefault="00731323">
            <w:pPr>
              <w:pStyle w:val="ListParagraph"/>
              <w:numPr>
                <w:ilvl w:val="0"/>
                <w:numId w:val="37"/>
              </w:numPr>
              <w:tabs>
                <w:tab w:val="left" w:pos="900"/>
              </w:tabs>
              <w:rPr>
                <w:lang w:val="id-ID"/>
              </w:rPr>
            </w:pPr>
            <w:del w:id="1750" w:author="Claude" w:date="2026-10-23T09:00:00Z">
              <w:r>
                <w:rPr>
                  <w:lang w:val="id-ID"/>
                </w:rPr>
                <w:delText xml:space="preserve">Sistem meluruskan gambar dengan transformasi affine, membagi tabel menjadi kotak 10 menit, melewati kotak yang kosong, dan membaca kotak yang berisi tulisan</w:delText>
              </w:r>
            </w:del>
            <w:ins w:id="1751" w:author="Claude" w:date="2026-10-23T09:00:00Z">
              <w:r>
                <w:rPr>
                  <w:lang w:val="id-ID"/>
                </w:rPr>
                <w:t xml:space="preserve">Pengguna menekan tombol Tinjau untuk membuka hasil pembacaan (UC-08)</w:t>
              </w:r>
            </w:ins>
            <w:r>
              <w:rPr>
                <w:lang w:val="id-ID"/>
              </w:rPr>
              <w:t xml:space="preserve">.</w:t>
            </w:r>
          </w:p>
          <w:p w14:paraId="1FF67D09" w14:textId="6DBF1898" w:rsidR="00731323" w:rsidRPr="00731323" w:rsidRDefault="00731323">
            <w:pPr>
              <w:pStyle w:val="ListParagraph"/>
              <w:numPr>
                <w:ilvl w:val="0"/>
                <w:numId w:val="37"/>
              </w:numPr>
              <w:tabs>
                <w:tab w:val="left" w:pos="900"/>
              </w:tabs>
              <w:rPr>
                <w:del w:id="1755" w:author="Claude" w:date="2026-10-23T09:00:00Z"/>
                <w:lang w:val="id-ID"/>
              </w:rPr>
            </w:pPr>
            <w:del w:id="1752" w:author="Claude" w:date="2026-10-23T09:00:00Z">
              <w:r>
                <w:rPr>
                  <w:lang w:val="id-ID"/>
                </w:rPr>
                <w:delText xml:space="preserve">Sistem mengonversi kode penyebab, menggabungkan kotak berurutan menjadi kejadian </w:delText>
              </w:r>
            </w:del>
            <w:del w:id="1753" w:author="Claude" w:date="2026-10-23T09:00:00Z">
              <w:r>
                <w:rPr>
                  <w:i/>
                  <w:iCs/>
                  <w:lang w:val="id-ID"/>
                </w:rPr>
                <w:delText>downtime</w:delText>
              </w:r>
            </w:del>
            <w:del w:id="1754" w:author="Claude" w:date="2026-10-23T09:00:00Z">
              <w:r>
                <w:rPr>
                  <w:lang w:val="id-ID"/>
                </w:rPr>
                <w:delText>, dan menampilkan hasilnya pada layar tinjauan (UC-08).</w:delText>
              </w:r>
            </w:del>
          </w:p>
        </w:tc>
      </w:tr>
      <w:tr w:rsidR="00731323" w14:paraId="7E93F9D6" w14:textId="77777777" w:rsidTr="00E37786">
        <w:tc>
          <w:tcPr>
            <w:tcW w:w="1696" w:type="dxa"/>
          </w:tcPr>
          <w:p w14:paraId="5F1001B0" w14:textId="77777777" w:rsidR="00731323" w:rsidRDefault="00731323" w:rsidP="00E37786">
            <w:pPr>
              <w:ind w:firstLine="0"/>
            </w:pPr>
            <w:r>
              <w:t>Alur Alternatif</w:t>
            </w:r>
          </w:p>
        </w:tc>
        <w:tc>
          <w:tcPr>
            <w:tcW w:w="6231" w:type="dxa"/>
          </w:tcPr>
          <w:p w14:paraId="7526F541" w14:textId="77777777" w:rsidR="00731323" w:rsidRPr="00731323" w:rsidRDefault="00731323" w:rsidP="00731323">
            <w:pPr>
              <w:keepNext/>
              <w:ind w:firstLine="0"/>
              <w:rPr>
                <w:lang w:val="id-ID"/>
              </w:rPr>
            </w:pPr>
            <w:r>
              <w:rPr>
                <w:b/>
                <w:bCs/>
                <w:lang w:val="id-ID"/>
              </w:rPr>
              <w:t xml:space="preserve">A1 </w:t>
            </w:r>
            <w:del w:id="1756" w:author="Claude" w:date="2026-10-23T09:00:00Z">
              <w:r>
                <w:rPr>
                  <w:b/>
                  <w:bCs/>
                  <w:lang w:val="id-ID"/>
                </w:rPr>
                <w:delText xml:space="preserve">Shift belum terisi. </w:delText>
              </w:r>
            </w:del>
            <w:del w:id="1757" w:author="Claude" w:date="2026-10-23T09:00:00Z">
              <w:r>
                <w:rPr>
                  <w:lang w:val="id-ID"/>
                </w:rPr>
                <w:delText xml:space="preserve">Tombol pada Section 2 tidak dapat digunakan hingga shift pada Section 1 terisi</w:delText>
              </w:r>
            </w:del>
            <w:ins w:id="1758" w:author="Claude" w:date="2026-10-23T09:00:00Z">
              <w:r>
                <w:rPr>
                  <w:b/>
                  <w:bCs/>
                  <w:lang w:val="id-ID"/>
                </w:rPr>
                <w:t xml:space="preserve">Foto perlu difoto ulang (langkah 4).</w:t>
              </w:r>
              <w:r>
                <w:rPr>
                  <w:lang w:val="id-ID"/>
                </w:rPr>
                <w:t xml:space="preserve"> Formulir tidak dikenali, misalnya karena foto buram atau terpotong. Sistem menampilkan alasan dan tombol Foto ulang</w:t>
              </w:r>
            </w:ins>
            <w:r>
              <w:rPr>
                <w:lang w:val="id-ID"/>
              </w:rPr>
              <w:t xml:space="preserve">.</w:t>
            </w:r>
          </w:p>
          <w:p w14:paraId="7D45ECA2" w14:textId="729BA3EA" w:rsidR="00731323" w:rsidRPr="00731323" w:rsidRDefault="00731323" w:rsidP="00731323">
            <w:pPr>
              <w:keepNext/>
              <w:ind w:firstLine="0"/>
              <w:rPr>
                <w:lang w:val="id-ID"/>
              </w:rPr>
            </w:pPr>
            <w:r>
              <w:rPr>
                <w:b/>
                <w:bCs/>
                <w:lang w:val="id-ID"/>
              </w:rPr>
              <w:t xml:space="preserve">A2 </w:t>
            </w:r>
            <w:del w:id="1759" w:author="Claude" w:date="2026-10-23T09:00:00Z">
              <w:r>
                <w:rPr>
                  <w:b/>
                  <w:bCs/>
                  <w:lang w:val="id-ID"/>
                </w:rPr>
                <w:delText xml:space="preserve">Penandaan dibatalkan (langkah 3–</w:delText>
              </w:r>
            </w:del>
            <w:ins w:id="1760" w:author="Claude" w:date="2026-10-23T09:00:00Z">
              <w:r>
                <w:rPr>
                  <w:b/>
                  <w:bCs/>
                  <w:lang w:val="id-ID"/>
                </w:rPr>
                <w:t xml:space="preserve">Proses gagal (langkah </w:t>
              </w:r>
            </w:ins>
            <w:r>
              <w:rPr>
                <w:b/>
                <w:bCs/>
                <w:lang w:val="id-ID"/>
              </w:rPr>
              <w:t xml:space="preserve">4). </w:t>
            </w:r>
            <w:r>
              <w:rPr>
                <w:lang w:val="id-ID"/>
              </w:rPr>
              <w:t xml:space="preserve">Sistem </w:t>
            </w:r>
            <w:del w:id="1761" w:author="Claude" w:date="2026-10-23T09:00:00Z">
              <w:r>
                <w:rPr>
                  <w:lang w:val="id-ID"/>
                </w:rPr>
                <w:delText xml:space="preserve">kembali ke tampilan Section 2 tanpa mengirim gambar ke server</w:delText>
              </w:r>
            </w:del>
            <w:ins w:id="1762" w:author="Claude" w:date="2026-10-23T09:00:00Z">
              <w:r>
                <w:rPr>
                  <w:lang w:val="id-ID"/>
                </w:rPr>
                <w:t xml:space="preserve">menampilkan status gagal dan tombol Proses ulang untuk memasukkan foto kembali ke antrian</w:t>
              </w:r>
            </w:ins>
            <w:r>
              <w:rPr>
                <w:b/>
                <w:bCs/>
                <w:lang w:val="id-ID"/>
              </w:rPr>
              <w:t xml:space="preserve">.</w:t>
            </w:r>
          </w:p>
          <w:p>
            <w:pPr>
              <w:keepNext/>
              <w:ind w:firstLine="0"/>
              <w:rPr>
                <w:ins w:id="1763" w:author="Claude" w:date="2026-10-23T09:00:00Z"/>
              </w:rPr>
            </w:pPr>
            <w:ins w:id="1764" w:author="Claude" w:date="2026-10-23T09:00:00Z">
              <w:r>
                <w:rPr>
                  <w:b/>
                  <w:bCs/>
                  <w:lang w:val="id-ID"/>
                </w:rPr>
                <w:t xml:space="preserve">A3 Foto salah kirim.</w:t>
              </w:r>
              <w:r>
                <w:rPr>
                  <w:lang w:val="id-ID"/>
                </w:rPr>
                <w:t xml:space="preserve"> Petugas menghapus foto miliknya dari antrian, kecuali foto yang sedang dibaca atau sudah disimpan.</w:t>
              </w:r>
            </w:ins>
          </w:p>
          <w:p>
            <w:pPr>
              <w:keepNext/>
              <w:ind w:firstLine="0"/>
              <w:rPr>
                <w:ins w:id="1765" w:author="Claude" w:date="2026-10-23T09:00:00Z"/>
              </w:rPr>
            </w:pPr>
            <w:ins w:id="1766" w:author="Claude" w:date="2026-10-23T09:00:00Z">
              <w:r>
                <w:rPr>
                  <w:b/>
                  <w:bCs/>
                  <w:lang w:val="id-ID"/>
                </w:rPr>
                <w:t xml:space="preserve">A4 Admin.</w:t>
              </w:r>
              <w:r>
                <w:rPr>
                  <w:lang w:val="id-ID"/>
                </w:rPr>
                <w:t xml:space="preserve"> Admin melihat riwayat scan seluruh petugas dan dapat membuka hasil pembacaan, tetapi tidak dapat menyimpan maupun menghapusnya.</w:t>
              </w:r>
            </w:ins>
          </w:p>
        </w:tc>
      </w:tr>
    </w:tbl>
    <w:p w14:paraId="56079447" w14:textId="3564F6B4" w:rsidR="00731323" w:rsidRDefault="00731323" w:rsidP="00731323">
      <w:pPr>
        <w:pStyle w:val="Caption"/>
      </w:pPr>
      <w:bookmarkStart w:id="105" w:name="_Toc242095799"/>
      <w:r>
        <w:t>Tabel 4.</w:t>
        <w:fldChar w:fldCharType="begin"/>
        <w:instrText xml:space="preserve"> SEQ Tabel_4. \* ARABIC </w:instrText>
        <w:fldChar w:fldCharType="separate"/>
      </w:r>
      <w:r>
        <w:rPr>
          <w:noProof/>
        </w:rPr>
        <w:t>10</w:t>
        <w:fldChar w:fldCharType="end"/>
      </w:r>
      <w:r>
        <w:t xml:space="preserve"> Skenario </w:t>
      </w:r>
      <w:r>
        <w:rPr>
          <w:i/>
          <w:iCs/>
        </w:rPr>
        <w:t xml:space="preserve">Use Case </w:t>
      </w:r>
      <w:r>
        <w:t xml:space="preserve">UC-07</w:t>
      </w:r>
      <w:r>
        <w:rPr>
          <w:i/>
          <w:iCs/>
        </w:rPr>
        <w:t xml:space="preserve"> </w:t>
      </w:r>
      <w:del w:id="1767" w:author="Claude" w:date="2026-10-23T09:00:00Z">
        <w:r>
          <w:delText xml:space="preserve">Ambil Foto/ File Grid Downtime</w:delText>
        </w:r>
      </w:del>
      <w:ins w:id="1768" w:author="Claude" w:date="2026-10-23T09:00:00Z">
        <w:r>
          <w:t xml:space="preserve">Pantau Antrian Scan</w:t>
        </w:r>
      </w:ins>
      <w:bookmarkEnd w:id="105"/>
    </w:p>
    <w:p w14:paraId="7EF43B36" w14:textId="0619B6BD" w:rsidR="00731323" w:rsidRPr="00A73951" w:rsidRDefault="00731323" w:rsidP="00A73951">
      <w:pPr>
        <w:rPr>
          <w:lang w:val="id-ID"/>
        </w:rPr>
      </w:pPr>
      <w:del w:id="1769" w:author="Claude" w:date="2026-10-23T09:00:00Z">
        <w:r>
          <w:rPr>
            <w:lang w:val="id-ID"/>
          </w:rPr>
          <w:delText xml:space="preserve">Berbeda dengan UC-06, skenario UC-07 melibatkan petugas secara aktif dalam pemotongan area dan penandaan tiga titik sudut sebelum gambar dibaca. Hasil kedua skenario tersebut kemudian</w:delText>
        </w:r>
      </w:del>
      <w:ins w:id="1770" w:author="Claude" w:date="2026-10-23T09:00:00Z">
        <w:r>
          <w:rPr>
            <w:lang w:val="id-ID"/>
          </w:rPr>
          <w:t xml:space="preserve">Setelah foto selesai dibaca, hasilnya</w:t>
        </w:r>
      </w:ins>
      <w:r>
        <w:rPr>
          <w:lang w:val="id-ID"/>
        </w:rPr>
        <w:t xml:space="preserve"> ditinjau melalui skenario UC-08 pada Tabel 4.11.</w:t>
      </w:r>
      <w:ins w:id="1771" w:author="Claude" w:date="2026-10-23T09:00:00Z">
        <w:r>
          <w:rPr>
            <w:lang w:val="id-ID"/>
          </w:rPr>
          <w:t xml:space="preserve"> Berbeda dengan alur awal yang memerlukan pemotongan area dan penandaan tiga titik sudut, perhatian petugas kini difokuskan pada kotak yang ditandai ragu.</w:t>
        </w:r>
      </w:ins>
    </w:p>
    <w:tbl>
      <w:tblPr>
        <w:tblStyle w:val="TableGrid"/>
        <w:tblW w:w="0" w:type="auto"/>
        <w:tblLook w:val="04A0" w:firstRow="1" w:lastRow="0" w:firstColumn="1" w:lastColumn="0" w:noHBand="0" w:noVBand="1"/>
      </w:tblPr>
      <w:tblGrid>
        <w:gridCol w:w="1696"/>
        <w:gridCol w:w="6231"/>
      </w:tblGrid>
      <w:tr w:rsidR="00A1527D" w14:paraId="60424BE4" w14:textId="77777777" w:rsidTr="00E37786">
        <w:tc>
          <w:tcPr>
            <w:tcW w:w="1696" w:type="dxa"/>
            <w:shd w:val="clear" w:color="auto" w:fill="D0CECE" w:themeFill="background2" w:themeFillShade="E6"/>
          </w:tcPr>
          <w:p w14:paraId="5D96435F" w14:textId="77777777" w:rsidR="00A1527D" w:rsidRPr="00BA2E2E" w:rsidRDefault="00A1527D" w:rsidP="00E37786">
            <w:pPr>
              <w:ind w:firstLine="0"/>
              <w:jc w:val="center"/>
              <w:rPr>
                <w:b/>
                <w:bCs/>
              </w:rPr>
            </w:pPr>
            <w:r>
              <w:rPr>
                <w:b/>
                <w:bCs/>
              </w:rPr>
              <w:t>Elemen</w:t>
            </w:r>
          </w:p>
        </w:tc>
        <w:tc>
          <w:tcPr>
            <w:tcW w:w="6231" w:type="dxa"/>
            <w:shd w:val="clear" w:color="auto" w:fill="D0CECE" w:themeFill="background2" w:themeFillShade="E6"/>
          </w:tcPr>
          <w:p w14:paraId="68A36ABA" w14:textId="76BE2906" w:rsidR="00A1527D" w:rsidRPr="00BA2E2E" w:rsidRDefault="00A1527D" w:rsidP="00E37786">
            <w:pPr>
              <w:ind w:firstLine="0"/>
              <w:jc w:val="center"/>
              <w:rPr>
                <w:b/>
                <w:bCs/>
              </w:rPr>
            </w:pPr>
            <w:r>
              <w:rPr>
                <w:b/>
                <w:bCs/>
              </w:rPr>
              <w:t>Keterangan</w:t>
            </w:r>
          </w:p>
        </w:tc>
      </w:tr>
      <w:tr w:rsidR="00A1527D" w14:paraId="2F025943" w14:textId="77777777" w:rsidTr="00E37786">
        <w:tc>
          <w:tcPr>
            <w:tcW w:w="1696" w:type="dxa"/>
          </w:tcPr>
          <w:p w14:paraId="6A66605D" w14:textId="77777777" w:rsidR="00A1527D" w:rsidRPr="00337F05" w:rsidRDefault="00A1527D" w:rsidP="00E37786">
            <w:pPr>
              <w:ind w:firstLine="0"/>
            </w:pPr>
            <w:r>
              <w:t>Use Case</w:t>
            </w:r>
          </w:p>
        </w:tc>
        <w:tc>
          <w:tcPr>
            <w:tcW w:w="6231" w:type="dxa"/>
          </w:tcPr>
          <w:p w14:paraId="748BB742" w14:textId="358CF8E4" w:rsidR="00A1527D" w:rsidRPr="00337F05" w:rsidRDefault="00A1527D" w:rsidP="00E37786">
            <w:pPr>
              <w:ind w:firstLine="0"/>
            </w:pPr>
            <w:r>
              <w:t xml:space="preserve">UC-08, Tinjau dan Koreksi Hasil </w:t>
            </w:r>
            <w:del w:id="1772" w:author="Claude" w:date="2026-10-23T09:00:00Z">
              <w:r>
                <w:delText xml:space="preserve">Ekstraksi</w:delText>
              </w:r>
            </w:del>
            <w:ins w:id="1773" w:author="Claude" w:date="2026-10-23T09:00:00Z">
              <w:r>
                <w:t xml:space="preserve">AI</w:t>
              </w:r>
            </w:ins>
          </w:p>
        </w:tc>
      </w:tr>
      <w:tr w:rsidR="00A1527D" w14:paraId="31F2477B" w14:textId="77777777" w:rsidTr="00E37786">
        <w:tc>
          <w:tcPr>
            <w:tcW w:w="1696" w:type="dxa"/>
          </w:tcPr>
          <w:p w14:paraId="0827239A" w14:textId="77777777" w:rsidR="00A1527D" w:rsidRDefault="00A1527D" w:rsidP="00E37786">
            <w:pPr>
              <w:ind w:firstLine="0"/>
            </w:pPr>
            <w:r>
              <w:t>Aktor</w:t>
            </w:r>
          </w:p>
        </w:tc>
        <w:tc>
          <w:tcPr>
            <w:tcW w:w="6231" w:type="dxa"/>
          </w:tcPr>
          <w:p w14:paraId="608D90A1" w14:textId="77777777" w:rsidR="00A1527D" w:rsidRPr="00BA2E2E" w:rsidRDefault="00A1527D" w:rsidP="00E37786">
            <w:pPr>
              <w:pStyle w:val="Compact"/>
              <w:keepNext/>
              <w:spacing w:after="40"/>
              <w:ind w:firstLine="0"/>
              <w:rPr>
                <w:b/>
                <w:bCs/>
              </w:rPr>
            </w:pPr>
            <w:r>
              <w:t>Petugas Produksi</w:t>
            </w:r>
          </w:p>
        </w:tc>
      </w:tr>
      <w:tr w:rsidR="00A1527D" w14:paraId="4FE26789" w14:textId="77777777" w:rsidTr="00E37786">
        <w:tc>
          <w:tcPr>
            <w:tcW w:w="1696" w:type="dxa"/>
          </w:tcPr>
          <w:p w14:paraId="36AD0F1A" w14:textId="77777777" w:rsidR="00A1527D" w:rsidRDefault="00A1527D" w:rsidP="00E37786">
            <w:pPr>
              <w:ind w:firstLine="0"/>
            </w:pPr>
            <w:r>
              <w:t>Deskripsi</w:t>
            </w:r>
          </w:p>
        </w:tc>
        <w:tc>
          <w:tcPr>
            <w:tcW w:w="6231" w:type="dxa"/>
          </w:tcPr>
          <w:p w14:paraId="282934FC" w14:textId="114A711C" w:rsidR="00A1527D" w:rsidRPr="00BA2E2E" w:rsidRDefault="00A1527D" w:rsidP="00E37786">
            <w:pPr>
              <w:pStyle w:val="Compact"/>
              <w:keepNext/>
              <w:spacing w:after="40"/>
              <w:ind w:firstLine="0"/>
              <w:rPr>
                <w:b/>
                <w:bCs/>
              </w:rPr>
            </w:pPr>
            <w:r>
              <w:rPr>
                <w:lang w:val="en-ID"/>
              </w:rPr>
              <w:t xml:space="preserve">Memeriksa dan mengoreksi hasil </w:t>
            </w:r>
            <w:del w:id="1774" w:author="Claude" w:date="2026-10-23T09:00:00Z">
              <w:r>
                <w:rPr>
                  <w:lang w:val="en-ID"/>
                </w:rPr>
                <w:delText xml:space="preserve">ekstraksi</w:delText>
              </w:r>
            </w:del>
            <w:ins w:id="1775" w:author="Claude" w:date="2026-10-23T09:00:00Z">
              <w:r>
                <w:rPr>
                  <w:lang w:val="en-ID"/>
                </w:rPr>
                <w:t xml:space="preserve">pembacaan</w:t>
              </w:r>
            </w:ins>
            <w:r>
              <w:rPr>
                <w:lang w:val="en-ID"/>
              </w:rPr>
              <w:t xml:space="preserve"> otomatis sebelum disimpan.</w:t>
            </w:r>
          </w:p>
        </w:tc>
      </w:tr>
      <w:tr w:rsidR="00A1527D" w14:paraId="31700495" w14:textId="77777777" w:rsidTr="00E37786">
        <w:tc>
          <w:tcPr>
            <w:tcW w:w="1696" w:type="dxa"/>
          </w:tcPr>
          <w:p w14:paraId="3BAAD141" w14:textId="77777777" w:rsidR="00A1527D" w:rsidRDefault="00A1527D" w:rsidP="00E37786">
            <w:pPr>
              <w:ind w:firstLine="0"/>
            </w:pPr>
            <w:r>
              <w:t>Kondisi Awal</w:t>
            </w:r>
          </w:p>
        </w:tc>
        <w:tc>
          <w:tcPr>
            <w:tcW w:w="6231" w:type="dxa"/>
          </w:tcPr>
          <w:p w14:paraId="232A8654" w14:textId="79EC65ED" w:rsidR="00A1527D" w:rsidRPr="00BA2E2E" w:rsidRDefault="00A1527D" w:rsidP="00E37786">
            <w:pPr>
              <w:pStyle w:val="Compact"/>
              <w:keepNext/>
              <w:spacing w:after="40"/>
              <w:ind w:firstLine="0"/>
              <w:rPr>
                <w:b/>
                <w:bCs/>
              </w:rPr>
            </w:pPr>
            <w:del w:id="1776" w:author="Claude" w:date="2026-10-23T09:00:00Z">
              <w:r>
                <w:rPr>
                  <w:lang w:val="en-ID"/>
                </w:rPr>
                <w:delText xml:space="preserve">Hasil ekstraksi Section 1 dan Section 2 telah tersedia</w:delText>
              </w:r>
            </w:del>
            <w:ins w:id="1777" w:author="Claude" w:date="2026-10-23T09:00:00Z">
              <w:r>
                <w:rPr>
                  <w:lang w:val="en-ID"/>
                </w:rPr>
                <w:t xml:space="preserve">Status foto pada antrian adalah selesai diproses</w:t>
              </w:r>
            </w:ins>
            <w:r>
              <w:rPr>
                <w:lang w:val="en-ID"/>
              </w:rPr>
              <w:t xml:space="preserve">.</w:t>
            </w:r>
          </w:p>
        </w:tc>
      </w:tr>
      <w:tr w:rsidR="00A1527D" w14:paraId="3F8A25A0" w14:textId="77777777" w:rsidTr="00E37786">
        <w:tc>
          <w:tcPr>
            <w:tcW w:w="1696" w:type="dxa"/>
          </w:tcPr>
          <w:p w14:paraId="316C8738" w14:textId="77777777" w:rsidR="00A1527D" w:rsidRDefault="00A1527D" w:rsidP="00E37786">
            <w:pPr>
              <w:ind w:firstLine="0"/>
            </w:pPr>
            <w:r>
              <w:t>Kondisi Akhir</w:t>
            </w:r>
          </w:p>
        </w:tc>
        <w:tc>
          <w:tcPr>
            <w:tcW w:w="6231" w:type="dxa"/>
          </w:tcPr>
          <w:p w14:paraId="2B8C46F0" w14:textId="01491140" w:rsidR="00A1527D" w:rsidRPr="00BA2E2E" w:rsidRDefault="00A1527D" w:rsidP="00E37786">
            <w:pPr>
              <w:pStyle w:val="Compact"/>
              <w:keepNext/>
              <w:spacing w:after="40"/>
              <w:ind w:firstLine="0"/>
              <w:rPr>
                <w:b/>
                <w:bCs/>
              </w:rPr>
            </w:pPr>
            <w:del w:id="1778" w:author="Claude" w:date="2026-10-23T09:00:00Z">
              <w:r>
                <w:rPr>
                  <w:lang w:val="en-ID"/>
                </w:rPr>
                <w:delText xml:space="preserve">Seluruh baris</w:delText>
              </w:r>
            </w:del>
            <w:ins w:id="1779" w:author="Claude" w:date="2026-10-23T09:00:00Z">
              <w:r>
                <w:rPr>
                  <w:lang w:val="en-ID"/>
                </w:rPr>
                <w:t xml:space="preserve">Header dan seluruh kotak</w:t>
              </w:r>
            </w:ins>
            <w:r>
              <w:rPr>
                <w:lang w:val="en-ID"/>
              </w:rPr>
              <w:t xml:space="preserve"> telah diperiksa petugas dan siap disimpan.</w:t>
            </w:r>
          </w:p>
        </w:tc>
      </w:tr>
      <w:tr w:rsidR="00A1527D" w14:paraId="12822A03" w14:textId="77777777" w:rsidTr="00E37786">
        <w:tc>
          <w:tcPr>
            <w:tcW w:w="1696" w:type="dxa"/>
          </w:tcPr>
          <w:p w14:paraId="31D24D0F" w14:textId="77777777" w:rsidR="00A1527D" w:rsidRDefault="00A1527D" w:rsidP="00E37786">
            <w:pPr>
              <w:ind w:firstLine="0"/>
            </w:pPr>
            <w:r>
              <w:t>Alur Utama</w:t>
            </w:r>
          </w:p>
        </w:tc>
        <w:tc>
          <w:tcPr>
            <w:tcW w:w="6231" w:type="dxa"/>
          </w:tcPr>
          <w:p w14:paraId="0F0978EB" w14:textId="594BA3C4" w:rsidR="00A1527D" w:rsidRPr="00A1527D" w:rsidRDefault="00A1527D">
            <w:pPr>
              <w:pStyle w:val="ListParagraph"/>
              <w:numPr>
                <w:ilvl w:val="0"/>
                <w:numId w:val="38"/>
              </w:numPr>
              <w:tabs>
                <w:tab w:val="left" w:pos="900"/>
              </w:tabs>
              <w:rPr>
                <w:lang w:val="id-ID"/>
              </w:rPr>
            </w:pPr>
            <w:r>
              <w:rPr>
                <w:lang w:val="id-ID"/>
              </w:rPr>
              <w:t xml:space="preserve">Sistem menampilkan </w:t>
            </w:r>
            <w:del w:id="1780" w:author="Claude" w:date="2026-10-23T09:00:00Z">
              <w:r>
                <w:rPr>
                  <w:lang w:val="id-ID"/>
                </w:rPr>
                <w:delText xml:space="preserve">gabungan hasil Section 1 dan Section 2 pada tabel tinjauan</w:delText>
              </w:r>
            </w:del>
            <w:ins w:id="1781" w:author="Claude" w:date="2026-10-23T09:00:00Z">
              <w:r>
                <w:rPr>
                  <w:lang w:val="id-ID"/>
                </w:rPr>
                <w:t xml:space="preserve">potongan gambar setiap field header di atas isiannya, beserta usulan mesin dan operator dari data master</w:t>
              </w:r>
            </w:ins>
            <w:r>
              <w:rPr>
                <w:lang w:val="id-ID"/>
              </w:rPr>
              <w:t xml:space="preserve">.</w:t>
            </w:r>
          </w:p>
          <w:p w14:paraId="79707582" w14:textId="410D3FC4" w:rsidR="00A1527D" w:rsidRPr="00A1527D" w:rsidRDefault="00A1527D">
            <w:pPr>
              <w:pStyle w:val="ListParagraph"/>
              <w:numPr>
                <w:ilvl w:val="0"/>
                <w:numId w:val="38"/>
              </w:numPr>
              <w:tabs>
                <w:tab w:val="left" w:pos="900"/>
              </w:tabs>
              <w:rPr>
                <w:lang w:val="id-ID"/>
              </w:rPr>
            </w:pPr>
            <w:r>
              <w:rPr>
                <w:lang w:val="id-ID"/>
              </w:rPr>
              <w:t xml:space="preserve">Sistem </w:t>
            </w:r>
            <w:del w:id="1782" w:author="Claude" w:date="2026-10-23T09:00:00Z">
              <w:r>
                <w:rPr>
                  <w:lang w:val="id-ID"/>
                </w:rPr>
                <w:delText xml:space="preserve">memberi penanda “Perlu Review” beserta alasannya pada baris dengan hasil bacaan yang meragukan, kode penyebab yang tidak terdaftar pada tabel MFPROBLEM, atau rentang waktu yang tidak wajar</w:delText>
              </w:r>
            </w:del>
            <w:ins w:id="1783" w:author="Claude" w:date="2026-10-23T09:00:00Z">
              <w:r>
                <w:rPr>
                  <w:lang w:val="id-ID"/>
                </w:rPr>
                <w:t xml:space="preserve">menampilkan baris Lost time sesuai shift yang dibaca, lengkap dengan potongan gambar setiap kotak dan hasil bacaannya</w:t>
              </w:r>
            </w:ins>
            <w:r>
              <w:rPr>
                <w:lang w:val="id-ID"/>
              </w:rPr>
              <w:t xml:space="preserve">.</w:t>
            </w:r>
          </w:p>
          <w:p w14:paraId="6A58E786" w14:textId="0E1532D4" w:rsidR="00A1527D" w:rsidRPr="00A1527D" w:rsidRDefault="00A1527D">
            <w:pPr>
              <w:pStyle w:val="ListParagraph"/>
              <w:numPr>
                <w:ilvl w:val="0"/>
                <w:numId w:val="38"/>
              </w:numPr>
              <w:tabs>
                <w:tab w:val="left" w:pos="900"/>
              </w:tabs>
              <w:rPr>
                <w:lang w:val="id-ID"/>
              </w:rPr>
            </w:pPr>
            <w:del w:id="1784" w:author="Claude" w:date="2026-10-23T09:00:00Z">
              <w:r>
                <w:rPr>
                  <w:lang w:val="id-ID"/>
                </w:rPr>
                <w:delText xml:space="preserve">Petugas memeriksa setiap baris</w:delText>
              </w:r>
            </w:del>
            <w:ins w:id="1785" w:author="Claude" w:date="2026-10-23T09:00:00Z">
              <w:r>
                <w:rPr>
                  <w:lang w:val="id-ID"/>
                </w:rPr>
                <w:t xml:space="preserve">Sistem menandai kotak dengan keyakinan di bawah 0,85 sebagai kotak ragu beserta tiga kandidat jawaban</w:t>
              </w:r>
            </w:ins>
            <w:r>
              <w:rPr>
                <w:lang w:val="id-ID"/>
              </w:rPr>
              <w:t xml:space="preserve">.</w:t>
            </w:r>
          </w:p>
          <w:p w14:paraId="6FB6DDB6" w14:textId="23119653" w:rsidR="00A1527D" w:rsidRPr="00A1527D" w:rsidRDefault="00A1527D">
            <w:pPr>
              <w:pStyle w:val="ListParagraph"/>
              <w:numPr>
                <w:ilvl w:val="0"/>
                <w:numId w:val="38"/>
              </w:numPr>
              <w:tabs>
                <w:tab w:val="left" w:pos="900"/>
              </w:tabs>
              <w:rPr>
                <w:lang w:val="id-ID"/>
              </w:rPr>
            </w:pPr>
            <w:r>
              <w:rPr>
                <w:lang w:val="id-ID"/>
              </w:rPr>
              <w:t xml:space="preserve">Petugas </w:t>
            </w:r>
            <w:del w:id="1786" w:author="Claude" w:date="2026-10-23T09:00:00Z">
              <w:r>
                <w:rPr>
                  <w:lang w:val="id-ID"/>
                </w:rPr>
                <w:delText xml:space="preserve">mengoreksi nilai, memilih ulang kategori penyebab dari </w:delText>
              </w:r>
            </w:del>
            <w:del w:id="1787" w:author="Claude" w:date="2026-10-23T09:00:00Z">
              <w:r>
                <w:rPr>
                  <w:i/>
                  <w:iCs/>
                  <w:lang w:val="id-ID"/>
                </w:rPr>
                <w:delText xml:space="preserve">dropdown</w:delText>
              </w:r>
            </w:del>
            <w:del w:id="1788" w:author="Claude" w:date="2026-10-23T09:00:00Z">
              <w:r>
                <w:rPr>
                  <w:lang w:val="id-ID"/>
                </w:rPr>
                <w:delText xml:space="preserve">, atau menambah baris melalui tombol “+ Tambah Baris Manual”</w:delText>
              </w:r>
            </w:del>
            <w:ins w:id="1789" w:author="Claude" w:date="2026-10-23T09:00:00Z">
              <w:r>
                <w:rPr>
                  <w:lang w:val="id-ID"/>
                </w:rPr>
                <w:t xml:space="preserve">memeriksa header, lalu memeriksa kotak ragu satu per satu dengan memilih kandidat, mengetik kode, atau menekan tombol × untuk mengosongkan kotak</w:t>
              </w:r>
            </w:ins>
            <w:r>
              <w:rPr>
                <w:lang w:val="id-ID"/>
              </w:rPr>
              <w:t xml:space="preserve">.</w:t>
            </w:r>
          </w:p>
          <w:p w14:paraId="680B3F24" w14:textId="49909382" w:rsidR="00A1527D" w:rsidRPr="00731323" w:rsidRDefault="00A1527D">
            <w:pPr>
              <w:pStyle w:val="ListParagraph"/>
              <w:numPr>
                <w:ilvl w:val="0"/>
                <w:numId w:val="38"/>
              </w:numPr>
              <w:tabs>
                <w:tab w:val="left" w:pos="900"/>
              </w:tabs>
              <w:rPr>
                <w:lang w:val="id-ID"/>
              </w:rPr>
            </w:pPr>
            <w:del w:id="1790" w:author="Claude" w:date="2026-10-23T09:00:00Z">
              <w:r>
                <w:rPr>
                  <w:lang w:val="id-ID"/>
                </w:rPr>
                <w:delText xml:space="preserve">Petugas menekan tombol “Simpan Semua” (UC-09)</w:delText>
              </w:r>
            </w:del>
            <w:ins w:id="1791" w:author="Claude" w:date="2026-10-23T09:00:00Z">
              <w:r>
                <w:rPr>
                  <w:lang w:val="id-ID"/>
                </w:rPr>
                <w:t xml:space="preserve">Sistem menghitung ulang daftar kejadian downtime setiap kali ada perubahan</w:t>
              </w:r>
            </w:ins>
            <w:r>
              <w:rPr>
                <w:lang w:val="id-ID"/>
              </w:rPr>
              <w:t xml:space="preserve">.</w:t>
            </w:r>
          </w:p>
          <w:p>
            <w:pPr>
              <w:pStyle w:val="ListParagraph"/>
              <w:numPr>
                <w:ilvl w:val="0"/>
                <w:numId w:val="38"/>
              </w:numPr>
              <w:tabs>
                <w:tab w:val="left" w:pos="900"/>
              </w:tabs>
              <w:rPr>
                <w:ins w:id="1792" w:author="Claude" w:date="2026-10-23T09:00:00Z"/>
              </w:rPr>
            </w:pPr>
            <w:ins w:id="1793" w:author="Claude" w:date="2026-10-23T09:00:00Z">
              <w:r>
                <w:rPr>
                  <w:lang w:val="id-ID"/>
                </w:rPr>
                <w:t xml:space="preserve">Petugas menekan tombol Simpan (UC-09).</w:t>
              </w:r>
            </w:ins>
          </w:p>
        </w:tc>
      </w:tr>
      <w:tr w:rsidR="00A1527D" w14:paraId="1EF26868" w14:textId="77777777" w:rsidTr="00E37786">
        <w:tc>
          <w:tcPr>
            <w:tcW w:w="1696" w:type="dxa"/>
          </w:tcPr>
          <w:p w14:paraId="26927814" w14:textId="77777777" w:rsidR="00A1527D" w:rsidRDefault="00A1527D" w:rsidP="00E37786">
            <w:pPr>
              <w:ind w:firstLine="0"/>
            </w:pPr>
            <w:r>
              <w:t>Alur Alternatif</w:t>
            </w:r>
          </w:p>
        </w:tc>
        <w:tc>
          <w:tcPr>
            <w:tcW w:w="6231" w:type="dxa"/>
          </w:tcPr>
          <w:p w14:paraId="3299056A" w14:textId="66D45F31" w:rsidR="00A1527D" w:rsidRPr="00A1527D" w:rsidRDefault="00A1527D" w:rsidP="00A1527D">
            <w:pPr>
              <w:keepNext/>
              <w:ind w:firstLine="0"/>
              <w:rPr>
                <w:b/>
                <w:bCs/>
                <w:lang w:val="id-ID"/>
              </w:rPr>
            </w:pPr>
            <w:r>
              <w:rPr>
                <w:b/>
                <w:bCs/>
                <w:lang w:val="id-ID"/>
              </w:rPr>
              <w:t xml:space="preserve">A1 </w:t>
            </w:r>
            <w:del w:id="1794" w:author="Claude" w:date="2026-10-23T09:00:00Z">
              <w:r>
                <w:rPr>
                  <w:b/>
                  <w:bCs/>
                  <w:lang w:val="id-ID"/>
                </w:rPr>
                <w:delText xml:space="preserve">Baris tidak relevan (langkah 4).</w:delText>
              </w:r>
            </w:del>
            <w:del w:id="1795" w:author="Claude" w:date="2026-10-23T09:00:00Z">
              <w:r>
                <w:rPr>
                  <w:lang w:val="id-ID"/>
                </w:rPr>
                <w:delText xml:space="preserve"> Petugas menghapus baris tersebut dari draf</w:delText>
              </w:r>
            </w:del>
            <w:ins w:id="1796" w:author="Claude" w:date="2026-10-23T09:00:00Z">
              <w:r>
                <w:rPr>
                  <w:b/>
                  <w:bCs/>
                  <w:lang w:val="id-ID"/>
                </w:rPr>
                <w:t xml:space="preserve">Shift yang dibaca keliru.</w:t>
              </w:r>
              <w:r>
                <w:rPr>
                  <w:lang w:val="id-ID"/>
                </w:rPr>
                <w:t xml:space="preserve"> Petugas memilih shift yang benar dan menekan Baca ulang, sehingga foto dibaca kembali pada baris shift tersebut</w:t>
              </w:r>
            </w:ins>
            <w:r>
              <w:rPr>
                <w:lang w:val="id-ID"/>
              </w:rPr>
              <w:t xml:space="preserve">.</w:t>
            </w:r>
          </w:p>
          <w:p w14:paraId="3A1A5317" w14:textId="3371851B" w:rsidR="00A1527D" w:rsidRPr="00731323" w:rsidRDefault="00A1527D" w:rsidP="00A1527D">
            <w:pPr>
              <w:keepNext/>
              <w:ind w:firstLine="0"/>
              <w:rPr>
                <w:lang w:val="id-ID"/>
              </w:rPr>
            </w:pPr>
            <w:r>
              <w:rPr>
                <w:b/>
                <w:bCs/>
                <w:lang w:val="id-ID"/>
              </w:rPr>
              <w:t xml:space="preserve">A2 </w:t>
            </w:r>
            <w:del w:id="1797" w:author="Claude" w:date="2026-10-23T09:00:00Z">
              <w:r>
                <w:rPr>
                  <w:b/>
                  <w:bCs/>
                  <w:lang w:val="id-ID"/>
                </w:rPr>
                <w:delText xml:space="preserve">Kode mesin hasil tebakan AI dikonfirmasi. </w:delText>
              </w:r>
            </w:del>
            <w:del w:id="1798" w:author="Claude" w:date="2026-10-23T09:00:00Z">
              <w:r>
                <w:rPr>
                  <w:lang w:val="id-ID"/>
                </w:rPr>
                <w:delText xml:space="preserve">Padanan baru antara teks kode mesin dan kode resmi disimpan ke berkas alias JSON agar dikenali langsung pada foto berikutnya.</w:delText>
              </w:r>
            </w:del>
            <w:ins w:id="1799" w:author="Claude" w:date="2026-10-23T09:00:00Z">
              <w:r>
                <w:rPr>
                  <w:b/>
                  <w:bCs/>
                  <w:lang w:val="id-ID"/>
                </w:rPr>
                <w:t xml:space="preserve">Kotak dikosongkan secara keliru (langkah 4).</w:t>
              </w:r>
              <w:r>
                <w:rPr>
                  <w:lang w:val="id-ID"/>
                </w:rPr>
                <w:t xml:space="preserve"> Petugas menekan tombol ↺ untuk mengembalikan bacaan AI.</w:t>
              </w:r>
            </w:ins>
          </w:p>
          <w:p>
            <w:pPr>
              <w:keepNext/>
              <w:ind w:firstLine="0"/>
              <w:rPr>
                <w:ins w:id="1800" w:author="Claude" w:date="2026-10-23T09:00:00Z"/>
              </w:rPr>
            </w:pPr>
            <w:ins w:id="1801" w:author="Claude" w:date="2026-10-23T09:00:00Z">
              <w:r>
                <w:rPr>
                  <w:b/>
                  <w:bCs/>
                  <w:lang w:val="id-ID"/>
                </w:rPr>
                <w:t xml:space="preserve">A3 Kode tidak sah atau masih ada kotak ragu (langkah 6).</w:t>
              </w:r>
              <w:r>
                <w:rPr>
                  <w:b/>
                  <w:bCs/>
                  <w:lang w:val="id-ID"/>
                </w:rPr>
                <w:t xml:space="preserve"> Sistem menandai kotak bergaris merah atau meminta konfirmasi sebelum menyimpan.</w:t>
              </w:r>
            </w:ins>
          </w:p>
        </w:tc>
      </w:tr>
    </w:tbl>
    <w:p w14:paraId="38CCFD19" w14:textId="2B60CF2C" w:rsidR="00731323" w:rsidRDefault="00A1527D" w:rsidP="00A1527D">
      <w:pPr>
        <w:pStyle w:val="Caption"/>
      </w:pPr>
      <w:bookmarkStart w:id="106" w:name="_Toc242095800"/>
      <w:r>
        <w:t>Tabel 4.</w:t>
        <w:fldChar w:fldCharType="begin"/>
        <w:instrText xml:space="preserve"> SEQ Tabel_4. \* ARABIC </w:instrText>
        <w:fldChar w:fldCharType="separate"/>
      </w:r>
      <w:r>
        <w:rPr>
          <w:noProof/>
        </w:rPr>
        <w:t>11</w:t>
        <w:fldChar w:fldCharType="end"/>
      </w:r>
      <w:r>
        <w:t xml:space="preserve"> Skenario </w:t>
      </w:r>
      <w:r>
        <w:rPr>
          <w:i/>
          <w:iCs/>
        </w:rPr>
        <w:t xml:space="preserve">Use Case </w:t>
      </w:r>
      <w:r>
        <w:t xml:space="preserve">UC-08</w:t>
      </w:r>
      <w:r>
        <w:rPr>
          <w:i/>
          <w:iCs/>
        </w:rPr>
        <w:t xml:space="preserve"> </w:t>
      </w:r>
      <w:r>
        <w:t xml:space="preserve">Tinjau dan Koreksi Hasil </w:t>
      </w:r>
      <w:del w:id="1802" w:author="Claude" w:date="2026-10-23T09:00:00Z">
        <w:r>
          <w:delText xml:space="preserve">Ekstraksi</w:delText>
        </w:r>
      </w:del>
      <w:ins w:id="1803" w:author="Claude" w:date="2026-10-23T09:00:00Z">
        <w:r>
          <w:t xml:space="preserve">AI</w:t>
        </w:r>
      </w:ins>
      <w:bookmarkEnd w:id="106"/>
    </w:p>
    <w:p w14:paraId="159B9646" w14:textId="23842F27" w:rsidR="00731323" w:rsidRPr="00A73951" w:rsidRDefault="00A1527D" w:rsidP="00A73951">
      <w:pPr>
        <w:rPr>
          <w:lang w:val="id-ID"/>
        </w:rPr>
      </w:pPr>
      <w:r>
        <w:rPr>
          <w:lang w:val="id-ID"/>
        </w:rPr>
        <w:lastRenderedPageBreak/>
        <w:t>Skenario UC-08 merupakan titik pemeriksaan oleh manusia sebelum hasil pembacaan model AI tersimpan. Proses penyimpanan yang dipanggil dari UC-08 maupun dari input manual dirinci pada skenario UC-09 dalam Tabel 4.12.</w:t>
      </w:r>
    </w:p>
    <w:tbl>
      <w:tblPr>
        <w:tblStyle w:val="TableGrid"/>
        <w:tblW w:w="0" w:type="auto"/>
        <w:tblLook w:val="04A0" w:firstRow="1" w:lastRow="0" w:firstColumn="1" w:lastColumn="0" w:noHBand="0" w:noVBand="1"/>
      </w:tblPr>
      <w:tblGrid>
        <w:gridCol w:w="1696"/>
        <w:gridCol w:w="6231"/>
      </w:tblGrid>
      <w:tr w:rsidR="00A1527D" w14:paraId="456AD82C" w14:textId="77777777" w:rsidTr="00E37786">
        <w:tc>
          <w:tcPr>
            <w:tcW w:w="1696" w:type="dxa"/>
            <w:shd w:val="clear" w:color="auto" w:fill="D0CECE" w:themeFill="background2" w:themeFillShade="E6"/>
          </w:tcPr>
          <w:p w14:paraId="31E3C58B" w14:textId="77777777" w:rsidR="00A1527D" w:rsidRPr="00BA2E2E" w:rsidRDefault="00A1527D" w:rsidP="00E37786">
            <w:pPr>
              <w:ind w:firstLine="0"/>
              <w:jc w:val="center"/>
              <w:rPr>
                <w:b/>
                <w:bCs/>
              </w:rPr>
            </w:pPr>
            <w:r>
              <w:rPr>
                <w:b/>
                <w:bCs/>
              </w:rPr>
              <w:t>Elemen</w:t>
            </w:r>
          </w:p>
        </w:tc>
        <w:tc>
          <w:tcPr>
            <w:tcW w:w="6231" w:type="dxa"/>
            <w:shd w:val="clear" w:color="auto" w:fill="D0CECE" w:themeFill="background2" w:themeFillShade="E6"/>
          </w:tcPr>
          <w:p w14:paraId="0A1E3F30" w14:textId="2E8F36B8" w:rsidR="00A1527D" w:rsidRPr="00BA2E2E" w:rsidRDefault="00A1527D" w:rsidP="00E37786">
            <w:pPr>
              <w:ind w:firstLine="0"/>
              <w:jc w:val="center"/>
              <w:rPr>
                <w:b/>
                <w:bCs/>
              </w:rPr>
            </w:pPr>
            <w:r>
              <w:rPr>
                <w:b/>
                <w:bCs/>
              </w:rPr>
              <w:t>Keterangan</w:t>
            </w:r>
          </w:p>
        </w:tc>
      </w:tr>
      <w:tr w:rsidR="00A1527D" w14:paraId="26FFEF2C" w14:textId="77777777" w:rsidTr="00E37786">
        <w:tc>
          <w:tcPr>
            <w:tcW w:w="1696" w:type="dxa"/>
          </w:tcPr>
          <w:p w14:paraId="2EF3F19E" w14:textId="77777777" w:rsidR="00A1527D" w:rsidRPr="00337F05" w:rsidRDefault="00A1527D" w:rsidP="00E37786">
            <w:pPr>
              <w:ind w:firstLine="0"/>
            </w:pPr>
            <w:r>
              <w:t>Use Case</w:t>
            </w:r>
          </w:p>
        </w:tc>
        <w:tc>
          <w:tcPr>
            <w:tcW w:w="6231" w:type="dxa"/>
          </w:tcPr>
          <w:p w14:paraId="5F8907DF" w14:textId="6E0D0859" w:rsidR="00A1527D" w:rsidRPr="00337F05" w:rsidRDefault="00A1527D" w:rsidP="00E37786">
            <w:pPr>
              <w:ind w:firstLine="0"/>
            </w:pPr>
            <w:r>
              <w:t>UC-09, Simpan Data</w:t>
            </w:r>
          </w:p>
        </w:tc>
      </w:tr>
      <w:tr w:rsidR="00A1527D" w14:paraId="5ED78F9D" w14:textId="77777777" w:rsidTr="00E37786">
        <w:tc>
          <w:tcPr>
            <w:tcW w:w="1696" w:type="dxa"/>
          </w:tcPr>
          <w:p w14:paraId="438739CF" w14:textId="77777777" w:rsidR="00A1527D" w:rsidRDefault="00A1527D" w:rsidP="00E37786">
            <w:pPr>
              <w:ind w:firstLine="0"/>
            </w:pPr>
            <w:r>
              <w:t>Aktor</w:t>
            </w:r>
          </w:p>
        </w:tc>
        <w:tc>
          <w:tcPr>
            <w:tcW w:w="6231" w:type="dxa"/>
          </w:tcPr>
          <w:p w14:paraId="35C19756" w14:textId="77777777" w:rsidR="00A1527D" w:rsidRPr="00BA2E2E" w:rsidRDefault="00A1527D" w:rsidP="00E37786">
            <w:pPr>
              <w:pStyle w:val="Compact"/>
              <w:keepNext/>
              <w:spacing w:after="40"/>
              <w:ind w:firstLine="0"/>
              <w:rPr>
                <w:b/>
                <w:bCs/>
              </w:rPr>
            </w:pPr>
            <w:r>
              <w:t>Petugas Produksi</w:t>
            </w:r>
          </w:p>
        </w:tc>
      </w:tr>
      <w:tr w:rsidR="00A1527D" w14:paraId="7FD33518" w14:textId="77777777" w:rsidTr="00E37786">
        <w:tc>
          <w:tcPr>
            <w:tcW w:w="1696" w:type="dxa"/>
          </w:tcPr>
          <w:p w14:paraId="0EAD5DEB" w14:textId="77777777" w:rsidR="00A1527D" w:rsidRDefault="00A1527D" w:rsidP="00E37786">
            <w:pPr>
              <w:ind w:firstLine="0"/>
            </w:pPr>
            <w:r>
              <w:t>Deskripsi</w:t>
            </w:r>
          </w:p>
        </w:tc>
        <w:tc>
          <w:tcPr>
            <w:tcW w:w="6231" w:type="dxa"/>
          </w:tcPr>
          <w:p w14:paraId="2BF8B8B8" w14:textId="4500FCFF" w:rsidR="00A1527D" w:rsidRPr="00BA2E2E" w:rsidRDefault="00A1527D" w:rsidP="00E37786">
            <w:pPr>
              <w:pStyle w:val="Compact"/>
              <w:keepNext/>
              <w:spacing w:after="40"/>
              <w:ind w:firstLine="0"/>
              <w:rPr>
                <w:b/>
                <w:bCs/>
              </w:rPr>
            </w:pPr>
            <w:r>
              <w:rPr>
                <w:lang w:val="en-ID"/>
              </w:rPr>
              <w:t>Menyimpan data hasil input manual maupun hasil tinjauan ke basis data.</w:t>
            </w:r>
          </w:p>
        </w:tc>
      </w:tr>
      <w:tr w:rsidR="00A1527D" w14:paraId="0537E097" w14:textId="77777777" w:rsidTr="00E37786">
        <w:tc>
          <w:tcPr>
            <w:tcW w:w="1696" w:type="dxa"/>
          </w:tcPr>
          <w:p w14:paraId="64A8DA25" w14:textId="77777777" w:rsidR="00A1527D" w:rsidRDefault="00A1527D" w:rsidP="00E37786">
            <w:pPr>
              <w:ind w:firstLine="0"/>
            </w:pPr>
            <w:r>
              <w:t>Kondisi Awal</w:t>
            </w:r>
          </w:p>
        </w:tc>
        <w:tc>
          <w:tcPr>
            <w:tcW w:w="6231" w:type="dxa"/>
          </w:tcPr>
          <w:p w14:paraId="3CC5A42B" w14:textId="7C0F7227" w:rsidR="00A1527D" w:rsidRPr="00BA2E2E" w:rsidRDefault="00A1527D" w:rsidP="00E37786">
            <w:pPr>
              <w:pStyle w:val="Compact"/>
              <w:keepNext/>
              <w:spacing w:after="40"/>
              <w:ind w:firstLine="0"/>
              <w:rPr>
                <w:b/>
                <w:bCs/>
              </w:rPr>
            </w:pPr>
            <w:r>
              <w:rPr>
                <w:lang w:val="en-ID"/>
              </w:rPr>
              <w:t>Data dari formulir manual atau tabel tinjauan siap disimpan.</w:t>
            </w:r>
          </w:p>
        </w:tc>
      </w:tr>
      <w:tr w:rsidR="00A1527D" w14:paraId="7E937BF1" w14:textId="77777777" w:rsidTr="00E37786">
        <w:tc>
          <w:tcPr>
            <w:tcW w:w="1696" w:type="dxa"/>
          </w:tcPr>
          <w:p w14:paraId="4BAFA199" w14:textId="77777777" w:rsidR="00A1527D" w:rsidRDefault="00A1527D" w:rsidP="00E37786">
            <w:pPr>
              <w:ind w:firstLine="0"/>
            </w:pPr>
            <w:r>
              <w:t>Kondisi Akhir</w:t>
            </w:r>
          </w:p>
        </w:tc>
        <w:tc>
          <w:tcPr>
            <w:tcW w:w="6231" w:type="dxa"/>
          </w:tcPr>
          <w:p w14:paraId="2BD752E2" w14:textId="291B26F6" w:rsidR="00A1527D" w:rsidRPr="00BA2E2E" w:rsidRDefault="00A1527D" w:rsidP="00E37786">
            <w:pPr>
              <w:pStyle w:val="Compact"/>
              <w:keepNext/>
              <w:spacing w:after="40"/>
              <w:ind w:firstLine="0"/>
              <w:rPr>
                <w:b/>
                <w:bCs/>
              </w:rPr>
            </w:pPr>
            <w:r>
              <w:rPr>
                <w:lang w:val="en-ID"/>
              </w:rPr>
              <w:t>Data tersimpan pada tabel MFDOWNTIME, dan setiap baris memperoleh No_Trs yang unik.</w:t>
            </w:r>
          </w:p>
        </w:tc>
      </w:tr>
      <w:tr w:rsidR="00A1527D" w14:paraId="752A8882" w14:textId="77777777" w:rsidTr="00E37786">
        <w:tc>
          <w:tcPr>
            <w:tcW w:w="1696" w:type="dxa"/>
          </w:tcPr>
          <w:p w14:paraId="7B06D691" w14:textId="77777777" w:rsidR="00A1527D" w:rsidRDefault="00A1527D" w:rsidP="00E37786">
            <w:pPr>
              <w:ind w:firstLine="0"/>
            </w:pPr>
            <w:r>
              <w:t>Alur Utama</w:t>
            </w:r>
          </w:p>
        </w:tc>
        <w:tc>
          <w:tcPr>
            <w:tcW w:w="6231" w:type="dxa"/>
          </w:tcPr>
          <w:p w14:paraId="0C13C169" w14:textId="3E0F20E8" w:rsidR="00A1527D" w:rsidRPr="00A1527D" w:rsidRDefault="00A1527D">
            <w:pPr>
              <w:pStyle w:val="ListParagraph"/>
              <w:numPr>
                <w:ilvl w:val="0"/>
                <w:numId w:val="39"/>
              </w:numPr>
              <w:tabs>
                <w:tab w:val="left" w:pos="900"/>
              </w:tabs>
              <w:rPr>
                <w:lang w:val="id-ID"/>
              </w:rPr>
            </w:pPr>
            <w:r>
              <w:rPr>
                <w:lang w:val="id-ID"/>
              </w:rPr>
              <w:t xml:space="preserve">Pengguna menekan tombol simpan pada formulir manual atau tombol </w:t>
            </w:r>
            <w:del w:id="1804" w:author="Claude" w:date="2026-10-23T09:00:00Z">
              <w:r>
                <w:rPr>
                  <w:lang w:val="id-ID"/>
                </w:rPr>
                <w:delText xml:space="preserve">“Simpan Semua” pada tabel</w:delText>
              </w:r>
            </w:del>
            <w:ins w:id="1805" w:author="Claude" w:date="2026-10-23T09:00:00Z">
              <w:r>
                <w:rPr>
                  <w:lang w:val="id-ID"/>
                </w:rPr>
                <w:t xml:space="preserve">Simpan pada layar</w:t>
              </w:r>
            </w:ins>
            <w:r>
              <w:rPr>
                <w:lang w:val="id-ID"/>
              </w:rPr>
              <w:t xml:space="preserve"> tinjauan.</w:t>
            </w:r>
          </w:p>
          <w:p w14:paraId="6CEF80DB" w14:textId="2BE808D3" w:rsidR="00A1527D" w:rsidRPr="00A1527D" w:rsidRDefault="00A1527D">
            <w:pPr>
              <w:pStyle w:val="ListParagraph"/>
              <w:numPr>
                <w:ilvl w:val="0"/>
                <w:numId w:val="39"/>
              </w:numPr>
              <w:tabs>
                <w:tab w:val="left" w:pos="900"/>
              </w:tabs>
              <w:rPr>
                <w:lang w:val="id-ID"/>
              </w:rPr>
            </w:pPr>
            <w:r>
              <w:rPr>
                <w:lang w:val="id-ID"/>
              </w:rPr>
              <w:t xml:space="preserve">Sistem memvalidasi masukan</w:t>
            </w:r>
            <w:ins w:id="1806" w:author="Claude" w:date="2026-10-23T09:00:00Z">
              <w:r>
                <w:rPr>
                  <w:lang w:val="id-ID"/>
                </w:rPr>
                <w:t xml:space="preserve"> dan memeriksa data terhadap data yang sudah tersimpan (duplikat, jam bertumpuk, melebihi durasi shift, dan tanggal di masa depan)</w:t>
              </w:r>
            </w:ins>
            <w:r>
              <w:rPr>
                <w:lang w:val="id-ID"/>
              </w:rPr>
              <w:t xml:space="preserve">.</w:t>
            </w:r>
          </w:p>
          <w:p w14:paraId="3B2F35BD" w14:textId="167E55F5" w:rsidR="00A1527D" w:rsidRPr="00A1527D" w:rsidRDefault="00A1527D">
            <w:pPr>
              <w:pStyle w:val="ListParagraph"/>
              <w:numPr>
                <w:ilvl w:val="0"/>
                <w:numId w:val="39"/>
              </w:numPr>
              <w:tabs>
                <w:tab w:val="left" w:pos="900"/>
              </w:tabs>
              <w:rPr>
                <w:lang w:val="id-ID"/>
              </w:rPr>
            </w:pPr>
            <w:r>
              <w:rPr>
                <w:lang w:val="id-ID"/>
              </w:rPr>
              <w:t xml:space="preserve">Sistem memulai transaksi basis data.</w:t>
            </w:r>
          </w:p>
          <w:p w14:paraId="1D2D67F5" w14:textId="10697210" w:rsidR="00A1527D" w:rsidRPr="00A1527D" w:rsidRDefault="00A1527D">
            <w:pPr>
              <w:pStyle w:val="ListParagraph"/>
              <w:numPr>
                <w:ilvl w:val="0"/>
                <w:numId w:val="39"/>
              </w:numPr>
              <w:tabs>
                <w:tab w:val="left" w:pos="900"/>
              </w:tabs>
              <w:rPr>
                <w:lang w:val="id-ID"/>
              </w:rPr>
            </w:pPr>
            <w:r>
              <w:rPr>
                <w:lang w:val="id-ID"/>
              </w:rPr>
              <w:t xml:space="preserve">Untuk setiap baris, sistem membaca nomor transaksi terakhir dengan penguncian lockForUpdate() dan membentuk nomor baru berformat PRB + YY + MM + NNNN.</w:t>
            </w:r>
          </w:p>
          <w:p w14:paraId="71F9E2BD" w14:textId="33B043FA" w:rsidR="00A1527D" w:rsidRPr="00A1527D" w:rsidRDefault="00A1527D">
            <w:pPr>
              <w:pStyle w:val="ListParagraph"/>
              <w:numPr>
                <w:ilvl w:val="0"/>
                <w:numId w:val="39"/>
              </w:numPr>
              <w:tabs>
                <w:tab w:val="left" w:pos="900"/>
              </w:tabs>
              <w:rPr>
                <w:lang w:val="id-ID"/>
              </w:rPr>
            </w:pPr>
            <w:r>
              <w:rPr>
                <w:lang w:val="id-ID"/>
              </w:rPr>
              <w:t xml:space="preserve">Sistem menyimpan baris ke tabel MFDOWNTIME.</w:t>
            </w:r>
          </w:p>
          <w:p w14:paraId="1A7C6A78" w14:textId="6A674267" w:rsidR="00A1527D" w:rsidRPr="00A1527D" w:rsidRDefault="00A1527D">
            <w:pPr>
              <w:pStyle w:val="ListParagraph"/>
              <w:numPr>
                <w:ilvl w:val="0"/>
                <w:numId w:val="39"/>
              </w:numPr>
              <w:tabs>
                <w:tab w:val="left" w:pos="900"/>
              </w:tabs>
              <w:rPr>
                <w:lang w:val="id-ID"/>
              </w:rPr>
            </w:pPr>
            <w:r>
              <w:rPr>
                <w:lang w:val="id-ID"/>
              </w:rPr>
              <w:t xml:space="preserve">Setelah seluruh baris tersimpan, sistem melakukan </w:t>
            </w:r>
            <w:r>
              <w:rPr>
                <w:i/>
                <w:iCs/>
                <w:lang w:val="id-ID"/>
              </w:rPr>
              <w:t xml:space="preserve">commit</w:t>
            </w:r>
            <w:r>
              <w:rPr>
                <w:lang w:val="id-ID"/>
              </w:rPr>
              <w:t xml:space="preserve"> sehingga kunci dilepaskan</w:t>
            </w:r>
            <w:ins w:id="1807" w:author="Claude" w:date="2026-10-23T09:00:00Z">
              <w:r>
                <w:rPr>
                  <w:lang w:val="id-ID"/>
                </w:rPr>
                <w:t xml:space="preserve">, mencatat audit log, dan memperbarui data analitik</w:t>
              </w:r>
            </w:ins>
            <w:r>
              <w:rPr>
                <w:lang w:val="id-ID"/>
              </w:rPr>
              <w:t xml:space="preserve">.</w:t>
            </w:r>
          </w:p>
          <w:p w14:paraId="0A157B5E" w14:textId="3E2D08DF" w:rsidR="00A1527D" w:rsidRPr="00731323" w:rsidRDefault="00A1527D">
            <w:pPr>
              <w:pStyle w:val="ListParagraph"/>
              <w:numPr>
                <w:ilvl w:val="0"/>
                <w:numId w:val="39"/>
              </w:numPr>
              <w:tabs>
                <w:tab w:val="left" w:pos="900"/>
              </w:tabs>
              <w:rPr>
                <w:lang w:val="id-ID"/>
              </w:rPr>
            </w:pPr>
            <w:r>
              <w:rPr>
                <w:lang w:val="id-ID"/>
              </w:rPr>
              <w:t xml:space="preserve">Sistem menampilkan notifikasi berhasil</w:t>
            </w:r>
            <w:del w:id="1808" w:author="Claude" w:date="2026-10-23T09:00:00Z">
              <w:r>
                <w:rPr>
                  <w:lang w:val="id-ID"/>
                </w:rPr>
                <w:delText xml:space="preserve"> dan kembali ke </w:delText>
              </w:r>
            </w:del>
            <w:del w:id="1809" w:author="Claude" w:date="2026-10-23T09:00:00Z">
              <w:r>
                <w:rPr>
                  <w:i/>
                  <w:iCs/>
                  <w:lang w:val="id-ID"/>
                </w:rPr>
                <w:delText xml:space="preserve">dashboard</w:delText>
              </w:r>
            </w:del>
            <w:r>
              <w:rPr>
                <w:lang w:val="id-ID"/>
              </w:rPr>
              <w:t xml:space="preserve">.</w:t>
            </w:r>
          </w:p>
        </w:tc>
      </w:tr>
      <w:tr w:rsidR="00A1527D" w14:paraId="1C4B3734" w14:textId="77777777" w:rsidTr="00E37786">
        <w:tc>
          <w:tcPr>
            <w:tcW w:w="1696" w:type="dxa"/>
          </w:tcPr>
          <w:p w14:paraId="7BC3C860" w14:textId="77777777" w:rsidR="00A1527D" w:rsidRDefault="00A1527D" w:rsidP="00E37786">
            <w:pPr>
              <w:ind w:firstLine="0"/>
            </w:pPr>
            <w:r>
              <w:t>Alur Alternatif</w:t>
            </w:r>
          </w:p>
        </w:tc>
        <w:tc>
          <w:tcPr>
            <w:tcW w:w="6231" w:type="dxa"/>
          </w:tcPr>
          <w:p w14:paraId="2E358700" w14:textId="347A75E4" w:rsidR="00A1527D" w:rsidRPr="00A1527D" w:rsidRDefault="00A1527D" w:rsidP="00A1527D">
            <w:pPr>
              <w:keepNext/>
              <w:ind w:firstLine="0"/>
              <w:rPr>
                <w:lang w:val="id-ID"/>
              </w:rPr>
            </w:pPr>
            <w:r>
              <w:rPr>
                <w:b/>
                <w:bCs/>
                <w:lang w:val="id-ID"/>
              </w:rPr>
              <w:t xml:space="preserve">A1 Terjadi galat di tengah penyimpanan (langkah 4–5). </w:t>
            </w:r>
            <w:r>
              <w:rPr>
                <w:lang w:val="id-ID"/>
              </w:rPr>
              <w:t xml:space="preserve">Sistem membatalkan transaksi (</w:t>
            </w:r>
            <w:r>
              <w:rPr>
                <w:i/>
                <w:iCs/>
                <w:lang w:val="id-ID"/>
              </w:rPr>
              <w:t xml:space="preserve">rollback</w:t>
            </w:r>
            <w:r>
              <w:rPr>
                <w:lang w:val="id-ID"/>
              </w:rPr>
              <w:t xml:space="preserve">) sehingga tidak ada baris yang tersimpan sebagian, lalu menampilkan pesan galat.</w:t>
            </w:r>
          </w:p>
          <w:p w14:paraId="7556C186" w14:textId="5688E36A" w:rsidR="00A1527D" w:rsidRPr="00731323" w:rsidRDefault="00A1527D" w:rsidP="00A1527D">
            <w:pPr>
              <w:keepNext/>
              <w:ind w:firstLine="0"/>
              <w:rPr>
                <w:lang w:val="id-ID"/>
              </w:rPr>
            </w:pPr>
            <w:r>
              <w:rPr>
                <w:b/>
                <w:bCs/>
                <w:lang w:val="id-ID"/>
              </w:rPr>
              <w:t xml:space="preserve">A2 Petugas lain sedang membuat nomor transaksi (langkah 4). </w:t>
            </w:r>
            <w:r>
              <w:rPr>
                <w:lang w:val="id-ID"/>
              </w:rPr>
              <w:t xml:space="preserve">Proses penyimpanan menunggu hingga transaksi lain selesai, kemudian melanjutkan dengan nomor berikutnya.</w:t>
            </w:r>
          </w:p>
          <w:p>
            <w:pPr>
              <w:keepNext/>
              <w:ind w:firstLine="0"/>
              <w:rPr>
                <w:ins w:id="1810" w:author="Claude" w:date="2026-10-23T09:00:00Z"/>
              </w:rPr>
            </w:pPr>
            <w:ins w:id="1811" w:author="Claude" w:date="2026-10-23T09:00:00Z">
              <w:r>
                <w:rPr>
                  <w:b/>
                  <w:bCs/>
                  <w:lang w:val="id-ID"/>
                </w:rPr>
                <w:t xml:space="preserve">A3 Pemeriksaan menemukan masalah (langkah 2).</w:t>
              </w:r>
              <w:r>
                <w:rPr>
                  <w:lang w:val="id-ID"/>
                </w:rPr>
                <w:t xml:space="preserve"> Sistem menampilkan daftar temuan. Pengguna memperbaiki data, atau mencentang pilihan tetap simpan apabila data memang benar.</w:t>
              </w:r>
            </w:ins>
          </w:p>
        </w:tc>
      </w:tr>
    </w:tbl>
    <w:p w14:paraId="4EDE5736" w14:textId="7F75DBE7" w:rsidR="00A1527D" w:rsidRDefault="00A1527D" w:rsidP="00A1527D">
      <w:pPr>
        <w:pStyle w:val="Caption"/>
      </w:pPr>
      <w:bookmarkStart w:id="107" w:name="_Toc242095801"/>
      <w:r>
        <w:t>Tabel 4.</w:t>
        <w:fldChar w:fldCharType="begin"/>
        <w:instrText xml:space="preserve"> SEQ Tabel_4. \* ARABIC </w:instrText>
        <w:fldChar w:fldCharType="separate"/>
      </w:r>
      <w:r>
        <w:rPr>
          <w:noProof/>
        </w:rPr>
        <w:t>12</w:t>
        <w:fldChar w:fldCharType="end"/>
      </w:r>
      <w:r>
        <w:t xml:space="preserve"> Skenario </w:t>
      </w:r>
      <w:r>
        <w:rPr>
          <w:i/>
          <w:iCs/>
        </w:rPr>
        <w:t xml:space="preserve">Use Case </w:t>
      </w:r>
      <w:r>
        <w:t>UC-09</w:t>
      </w:r>
      <w:r>
        <w:rPr>
          <w:i/>
          <w:iCs/>
        </w:rPr>
        <w:t xml:space="preserve"> </w:t>
      </w:r>
      <w:r>
        <w:t>Simpan Data</w:t>
      </w:r>
      <w:bookmarkEnd w:id="107"/>
    </w:p>
    <w:p w14:paraId="0844C214" w14:textId="2111B161" w:rsidR="00A1527D" w:rsidRPr="00A73951" w:rsidRDefault="00424D10" w:rsidP="00A73951">
      <w:pPr>
        <w:rPr>
          <w:lang w:val="id-ID"/>
        </w:rPr>
      </w:pPr>
      <w:r>
        <w:rPr>
          <w:lang w:val="id-ID"/>
        </w:rPr>
        <w:lastRenderedPageBreak/>
        <w:t>Alur alternatif pada UC-09 menunjukkan bahwa penyimpanan bersifat menyeluruh, yaitu seluruh baris tersimpan atau tidak ada yang tersimpan sama sekali. Skenario untuk aktor Admin, yaitu pengelolaan padanan kode mesin, dirinci pada UC-10 dalam Tabel 4.13.</w:t>
      </w:r>
    </w:p>
    <w:tbl>
      <w:tblPr>
        <w:tblStyle w:val="TableGrid"/>
        <w:tblW w:w="0" w:type="auto"/>
        <w:tblLook w:val="04A0" w:firstRow="1" w:lastRow="0" w:firstColumn="1" w:lastColumn="0" w:noHBand="0" w:noVBand="1"/>
      </w:tblPr>
      <w:tblGrid>
        <w:gridCol w:w="1696"/>
        <w:gridCol w:w="6231"/>
      </w:tblGrid>
      <w:tr w:rsidR="00424D10" w14:paraId="0EA98C81" w14:textId="77777777" w:rsidTr="009B5F51">
        <w:tc>
          <w:tcPr>
            <w:tcW w:w="1696" w:type="dxa"/>
            <w:shd w:val="clear" w:color="auto" w:fill="D0CECE" w:themeFill="background2" w:themeFillShade="E6"/>
          </w:tcPr>
          <w:p w14:paraId="34692F10" w14:textId="77777777" w:rsidR="00424D10" w:rsidRPr="00BA2E2E" w:rsidRDefault="00424D10" w:rsidP="009B5F51">
            <w:pPr>
              <w:ind w:firstLine="0"/>
              <w:jc w:val="center"/>
              <w:rPr>
                <w:b/>
                <w:bCs/>
              </w:rPr>
            </w:pPr>
            <w:r>
              <w:rPr>
                <w:b/>
                <w:bCs/>
              </w:rPr>
              <w:t>Elemen</w:t>
            </w:r>
          </w:p>
        </w:tc>
        <w:tc>
          <w:tcPr>
            <w:tcW w:w="6231" w:type="dxa"/>
            <w:shd w:val="clear" w:color="auto" w:fill="D0CECE" w:themeFill="background2" w:themeFillShade="E6"/>
          </w:tcPr>
          <w:p w14:paraId="423F3A3A" w14:textId="0D100894" w:rsidR="00424D10" w:rsidRPr="00BA2E2E" w:rsidRDefault="00424D10" w:rsidP="009B5F51">
            <w:pPr>
              <w:ind w:firstLine="0"/>
              <w:jc w:val="center"/>
              <w:rPr>
                <w:b/>
                <w:bCs/>
              </w:rPr>
            </w:pPr>
            <w:r>
              <w:rPr>
                <w:b/>
                <w:bCs/>
              </w:rPr>
              <w:t>Keterangan</w:t>
            </w:r>
          </w:p>
        </w:tc>
      </w:tr>
      <w:tr w:rsidR="00424D10" w14:paraId="0FD5B7C0" w14:textId="77777777" w:rsidTr="009B5F51">
        <w:tc>
          <w:tcPr>
            <w:tcW w:w="1696" w:type="dxa"/>
          </w:tcPr>
          <w:p w14:paraId="197FE4A4" w14:textId="77777777" w:rsidR="00424D10" w:rsidRPr="00337F05" w:rsidRDefault="00424D10" w:rsidP="009B5F51">
            <w:pPr>
              <w:ind w:firstLine="0"/>
            </w:pPr>
            <w:r>
              <w:t>Use Case</w:t>
            </w:r>
          </w:p>
        </w:tc>
        <w:tc>
          <w:tcPr>
            <w:tcW w:w="6231" w:type="dxa"/>
          </w:tcPr>
          <w:p w14:paraId="5A732EC2" w14:textId="0B33C75C" w:rsidR="00424D10" w:rsidRPr="00337F05" w:rsidRDefault="00424D10" w:rsidP="009B5F51">
            <w:pPr>
              <w:ind w:firstLine="0"/>
            </w:pPr>
            <w:r>
              <w:t>UC-10, Kelola Alias Kode Mesin</w:t>
            </w:r>
          </w:p>
        </w:tc>
      </w:tr>
      <w:tr w:rsidR="00424D10" w14:paraId="502D492C" w14:textId="77777777" w:rsidTr="009B5F51">
        <w:tc>
          <w:tcPr>
            <w:tcW w:w="1696" w:type="dxa"/>
          </w:tcPr>
          <w:p w14:paraId="14F6EA1D" w14:textId="77777777" w:rsidR="00424D10" w:rsidRDefault="00424D10" w:rsidP="009B5F51">
            <w:pPr>
              <w:ind w:firstLine="0"/>
            </w:pPr>
            <w:r>
              <w:t>Aktor</w:t>
            </w:r>
          </w:p>
        </w:tc>
        <w:tc>
          <w:tcPr>
            <w:tcW w:w="6231" w:type="dxa"/>
          </w:tcPr>
          <w:p w14:paraId="5F801833" w14:textId="51BCDDEB" w:rsidR="00424D10" w:rsidRPr="00BA2E2E" w:rsidRDefault="00424D10" w:rsidP="009B5F51">
            <w:pPr>
              <w:pStyle w:val="Compact"/>
              <w:keepNext/>
              <w:spacing w:after="40"/>
              <w:ind w:firstLine="0"/>
              <w:rPr>
                <w:b/>
                <w:bCs/>
              </w:rPr>
            </w:pPr>
            <w:r>
              <w:t>Admin</w:t>
            </w:r>
          </w:p>
        </w:tc>
      </w:tr>
      <w:tr w:rsidR="00424D10" w14:paraId="2CD55E55" w14:textId="77777777" w:rsidTr="009B5F51">
        <w:tc>
          <w:tcPr>
            <w:tcW w:w="1696" w:type="dxa"/>
          </w:tcPr>
          <w:p w14:paraId="745D055B" w14:textId="77777777" w:rsidR="00424D10" w:rsidRDefault="00424D10" w:rsidP="009B5F51">
            <w:pPr>
              <w:ind w:firstLine="0"/>
            </w:pPr>
            <w:r>
              <w:t>Deskripsi</w:t>
            </w:r>
          </w:p>
        </w:tc>
        <w:tc>
          <w:tcPr>
            <w:tcW w:w="6231" w:type="dxa"/>
          </w:tcPr>
          <w:p w14:paraId="2FA3753C" w14:textId="031EE5C6" w:rsidR="00424D10" w:rsidRPr="00BA2E2E" w:rsidRDefault="00424D10" w:rsidP="009B5F51">
            <w:pPr>
              <w:pStyle w:val="Compact"/>
              <w:keepNext/>
              <w:spacing w:after="40"/>
              <w:ind w:firstLine="0"/>
              <w:rPr>
                <w:b/>
                <w:bCs/>
              </w:rPr>
            </w:pPr>
            <w:r>
              <w:rPr>
                <w:lang w:val="en-ID"/>
              </w:rPr>
              <w:t>Mengoreksi daftar padanan antara teks kode mesin pada kertas dan kode mesin resmi.</w:t>
            </w:r>
          </w:p>
        </w:tc>
      </w:tr>
      <w:tr w:rsidR="00424D10" w14:paraId="10981E32" w14:textId="77777777" w:rsidTr="009B5F51">
        <w:tc>
          <w:tcPr>
            <w:tcW w:w="1696" w:type="dxa"/>
          </w:tcPr>
          <w:p w14:paraId="1090AD10" w14:textId="77777777" w:rsidR="00424D10" w:rsidRDefault="00424D10" w:rsidP="009B5F51">
            <w:pPr>
              <w:ind w:firstLine="0"/>
            </w:pPr>
            <w:r>
              <w:t>Kondisi Awal</w:t>
            </w:r>
          </w:p>
        </w:tc>
        <w:tc>
          <w:tcPr>
            <w:tcW w:w="6231" w:type="dxa"/>
          </w:tcPr>
          <w:p w14:paraId="194BEB8C" w14:textId="2C70D302" w:rsidR="00424D10" w:rsidRPr="00BA2E2E" w:rsidRDefault="00424D10" w:rsidP="009B5F51">
            <w:pPr>
              <w:pStyle w:val="Compact"/>
              <w:keepNext/>
              <w:spacing w:after="40"/>
              <w:ind w:firstLine="0"/>
              <w:rPr>
                <w:b/>
                <w:bCs/>
              </w:rPr>
            </w:pPr>
            <w:r>
              <w:rPr>
                <w:lang w:val="en-ID"/>
              </w:rPr>
              <w:t xml:space="preserve">Admin telah </w:t>
            </w:r>
            <w:r>
              <w:rPr>
                <w:i/>
                <w:iCs/>
                <w:lang w:val="en-ID"/>
              </w:rPr>
              <w:t>login</w:t>
            </w:r>
            <w:r>
              <w:rPr>
                <w:lang w:val="en-ID"/>
              </w:rPr>
              <w:t xml:space="preserve"> dan membuka halaman administrasi alias kode mesin.</w:t>
            </w:r>
          </w:p>
        </w:tc>
      </w:tr>
      <w:tr w:rsidR="00424D10" w14:paraId="5F852BE7" w14:textId="77777777" w:rsidTr="009B5F51">
        <w:tc>
          <w:tcPr>
            <w:tcW w:w="1696" w:type="dxa"/>
          </w:tcPr>
          <w:p w14:paraId="36CB30D1" w14:textId="77777777" w:rsidR="00424D10" w:rsidRDefault="00424D10" w:rsidP="009B5F51">
            <w:pPr>
              <w:ind w:firstLine="0"/>
            </w:pPr>
            <w:r>
              <w:t>Kondisi Akhir</w:t>
            </w:r>
          </w:p>
        </w:tc>
        <w:tc>
          <w:tcPr>
            <w:tcW w:w="6231" w:type="dxa"/>
          </w:tcPr>
          <w:p w14:paraId="2C1C94CC" w14:textId="33BC3DAA" w:rsidR="00424D10" w:rsidRPr="00BA2E2E" w:rsidRDefault="00424D10" w:rsidP="009B5F51">
            <w:pPr>
              <w:pStyle w:val="Compact"/>
              <w:keepNext/>
              <w:spacing w:after="40"/>
              <w:ind w:firstLine="0"/>
              <w:rPr>
                <w:b/>
                <w:bCs/>
              </w:rPr>
            </w:pPr>
            <w:r>
              <w:rPr>
                <w:lang w:val="en-ID"/>
              </w:rPr>
              <w:t>Daftar padanan diperbarui dan langsung berlaku untuk foto berikutnya.</w:t>
            </w:r>
          </w:p>
        </w:tc>
      </w:tr>
      <w:tr w:rsidR="00424D10" w14:paraId="0E6041D7" w14:textId="77777777" w:rsidTr="009B5F51">
        <w:tc>
          <w:tcPr>
            <w:tcW w:w="1696" w:type="dxa"/>
          </w:tcPr>
          <w:p w14:paraId="12F215F0" w14:textId="77777777" w:rsidR="00424D10" w:rsidRDefault="00424D10" w:rsidP="009B5F51">
            <w:pPr>
              <w:ind w:firstLine="0"/>
            </w:pPr>
            <w:r>
              <w:t>Alur Utama</w:t>
            </w:r>
          </w:p>
        </w:tc>
        <w:tc>
          <w:tcPr>
            <w:tcW w:w="6231" w:type="dxa"/>
          </w:tcPr>
          <w:p w14:paraId="60DAB195" w14:textId="799BC909" w:rsidR="00424D10" w:rsidRPr="00424D10" w:rsidRDefault="00424D10">
            <w:pPr>
              <w:pStyle w:val="ListParagraph"/>
              <w:numPr>
                <w:ilvl w:val="0"/>
                <w:numId w:val="40"/>
              </w:numPr>
              <w:tabs>
                <w:tab w:val="left" w:pos="900"/>
              </w:tabs>
              <w:rPr>
                <w:lang w:val="id-ID"/>
              </w:rPr>
            </w:pPr>
            <w:r>
              <w:rPr>
                <w:lang w:val="id-ID"/>
              </w:rPr>
              <w:t>Admin membuka halaman administrasi alias kode mesin.</w:t>
            </w:r>
          </w:p>
          <w:p w14:paraId="40DB829C" w14:textId="47E7D2DE" w:rsidR="00424D10" w:rsidRPr="00424D10" w:rsidRDefault="00424D10">
            <w:pPr>
              <w:pStyle w:val="ListParagraph"/>
              <w:numPr>
                <w:ilvl w:val="0"/>
                <w:numId w:val="40"/>
              </w:numPr>
              <w:tabs>
                <w:tab w:val="left" w:pos="900"/>
              </w:tabs>
              <w:rPr>
                <w:lang w:val="id-ID"/>
              </w:rPr>
            </w:pPr>
            <w:r>
              <w:rPr>
                <w:lang w:val="id-ID"/>
              </w:rPr>
              <w:t>Sistem menampilkan daftar padanan teks kertas ke kode mesin resmi (MFRESMAS) yang pernah dikonfirmasi.</w:t>
            </w:r>
          </w:p>
          <w:p w14:paraId="402E8093" w14:textId="5A3F079B" w:rsidR="00424D10" w:rsidRPr="00424D10" w:rsidRDefault="00424D10">
            <w:pPr>
              <w:pStyle w:val="ListParagraph"/>
              <w:numPr>
                <w:ilvl w:val="0"/>
                <w:numId w:val="40"/>
              </w:numPr>
              <w:tabs>
                <w:tab w:val="left" w:pos="900"/>
              </w:tabs>
              <w:rPr>
                <w:lang w:val="id-ID"/>
              </w:rPr>
            </w:pPr>
            <w:r>
              <w:rPr>
                <w:lang w:val="id-ID"/>
              </w:rPr>
              <w:t xml:space="preserve">Admin memilih kode mesin resmi yang benar melalui </w:t>
            </w:r>
            <w:r>
              <w:rPr>
                <w:i/>
                <w:iCs/>
                <w:lang w:val="id-ID"/>
              </w:rPr>
              <w:t>dropdown</w:t>
            </w:r>
            <w:r>
              <w:rPr>
                <w:lang w:val="id-ID"/>
              </w:rPr>
              <w:t xml:space="preserve"> pada padanan yang keliru.</w:t>
            </w:r>
          </w:p>
          <w:p w14:paraId="53076270" w14:textId="5B53C8A5" w:rsidR="00424D10" w:rsidRPr="00424D10" w:rsidRDefault="00424D10">
            <w:pPr>
              <w:pStyle w:val="ListParagraph"/>
              <w:numPr>
                <w:ilvl w:val="0"/>
                <w:numId w:val="40"/>
              </w:numPr>
              <w:tabs>
                <w:tab w:val="left" w:pos="900"/>
              </w:tabs>
              <w:rPr>
                <w:lang w:val="id-ID"/>
              </w:rPr>
            </w:pPr>
            <w:r>
              <w:rPr>
                <w:lang w:val="id-ID"/>
              </w:rPr>
              <w:t>Admin menyimpan perubahan.</w:t>
            </w:r>
          </w:p>
          <w:p w14:paraId="66B37A1B" w14:textId="1FE19601" w:rsidR="00424D10" w:rsidRPr="00424D10" w:rsidRDefault="00424D10">
            <w:pPr>
              <w:pStyle w:val="ListParagraph"/>
              <w:numPr>
                <w:ilvl w:val="0"/>
                <w:numId w:val="40"/>
              </w:numPr>
              <w:tabs>
                <w:tab w:val="left" w:pos="900"/>
              </w:tabs>
              <w:rPr>
                <w:lang w:val="id-ID"/>
              </w:rPr>
            </w:pPr>
            <w:r>
              <w:rPr>
                <w:lang w:val="id-ID"/>
              </w:rPr>
              <w:t>Sistem menyimpan perubahan ke berkas alias JSON dengan penguncian berkas (flock).</w:t>
            </w:r>
          </w:p>
        </w:tc>
      </w:tr>
      <w:tr w:rsidR="00424D10" w14:paraId="7077F167" w14:textId="77777777" w:rsidTr="009B5F51">
        <w:tc>
          <w:tcPr>
            <w:tcW w:w="1696" w:type="dxa"/>
          </w:tcPr>
          <w:p w14:paraId="1DCA9B64" w14:textId="77777777" w:rsidR="00424D10" w:rsidRDefault="00424D10" w:rsidP="009B5F51">
            <w:pPr>
              <w:ind w:firstLine="0"/>
            </w:pPr>
            <w:r>
              <w:t>Alur Alternatif</w:t>
            </w:r>
          </w:p>
        </w:tc>
        <w:tc>
          <w:tcPr>
            <w:tcW w:w="6231" w:type="dxa"/>
          </w:tcPr>
          <w:p w14:paraId="2FE49D6B" w14:textId="02400B04" w:rsidR="00424D10" w:rsidRPr="00731323" w:rsidRDefault="00424D10" w:rsidP="00424D10">
            <w:pPr>
              <w:keepNext/>
              <w:ind w:firstLine="0"/>
              <w:rPr>
                <w:lang w:val="id-ID"/>
              </w:rPr>
            </w:pPr>
            <w:r>
              <w:rPr>
                <w:b/>
                <w:bCs/>
              </w:rPr>
              <w:t xml:space="preserve">A1 Perubahan dibatalkan (langkah 3). </w:t>
            </w:r>
            <w:r>
              <w:t>Admin meninggalkan halaman tanpa menyimpan, dan daftar padanan tidak berubah.</w:t>
            </w:r>
          </w:p>
        </w:tc>
      </w:tr>
    </w:tbl>
    <w:p w14:paraId="1A232B1D" w14:textId="4ACB2A02" w:rsidR="00424D10" w:rsidRDefault="00424D10" w:rsidP="00424D10">
      <w:pPr>
        <w:pStyle w:val="Caption"/>
      </w:pPr>
      <w:bookmarkStart w:id="108" w:name="_Toc242095802"/>
      <w:r>
        <w:t>Tabel 4.</w:t>
        <w:fldChar w:fldCharType="begin"/>
        <w:instrText xml:space="preserve"> SEQ Tabel_4. \* ARABIC </w:instrText>
        <w:fldChar w:fldCharType="separate"/>
      </w:r>
      <w:r>
        <w:rPr>
          <w:noProof/>
        </w:rPr>
        <w:t>13</w:t>
        <w:fldChar w:fldCharType="end"/>
      </w:r>
      <w:r>
        <w:t xml:space="preserve"> Skenario </w:t>
      </w:r>
      <w:r>
        <w:rPr>
          <w:i/>
          <w:iCs/>
        </w:rPr>
        <w:t xml:space="preserve">Use Case </w:t>
      </w:r>
      <w:r>
        <w:t xml:space="preserve">UC-10 Kelola Alias Kode Mesin</w:t>
      </w:r>
      <w:bookmarkEnd w:id="108"/>
    </w:p>
    <w:p w14:paraId="0AFA9167" w14:textId="3ECE9148" w:rsidR="00424D10" w:rsidRDefault="00424D10" w:rsidP="00A73951">
      <w:pPr>
        <w:rPr>
          <w:lang w:val="id-ID"/>
        </w:rPr>
      </w:pPr>
      <w:r>
        <w:rPr>
          <w:lang w:val="id-ID"/>
        </w:rPr>
        <w:t xml:space="preserve">Koreksi yang dilakukan Admin pada UC-10 langsung memengaruhi pencocokan kode mesin pada pembacaan foto berikutnya (UC-</w:t>
      </w:r>
      <w:del w:id="1812" w:author="Claude" w:date="2026-10-23T09:00:00Z">
        <w:r>
          <w:rPr>
            <w:lang w:val="id-ID"/>
          </w:rPr>
          <w:delText xml:space="preserve">06</w:delText>
        </w:r>
      </w:del>
      <w:ins w:id="1813" w:author="Claude" w:date="2026-10-23T09:00:00Z">
        <w:r>
          <w:rPr>
            <w:lang w:val="id-ID"/>
          </w:rPr>
          <w:t xml:space="preserve">08</w:t>
        </w:r>
      </w:ins>
      <w:r>
        <w:rPr>
          <w:lang w:val="id-ID"/>
        </w:rPr>
        <w:t xml:space="preserve">). Skenario terakhir, yaitu pengaturan </w:t>
      </w:r>
      <w:r>
        <w:rPr>
          <w:i/>
          <w:iCs/>
          <w:lang w:val="id-ID"/>
        </w:rPr>
        <w:t xml:space="preserve">password</w:t>
      </w:r>
      <w:r>
        <w:rPr>
          <w:lang w:val="id-ID"/>
        </w:rPr>
        <w:t xml:space="preserve"> yang dapat dijalankan oleh kedua aktor, disajikan pada Tabel 4.14.</w:t>
      </w:r>
    </w:p>
    <w:p w14:paraId="75FB8F83" w14:textId="77777777" w:rsidR="00A73951" w:rsidRDefault="00A73951" w:rsidP="00A73951">
      <w:pPr>
        <w:rPr>
          <w:lang w:val="id-ID"/>
        </w:rPr>
      </w:pPr>
    </w:p>
    <w:p w14:paraId="58305671" w14:textId="77777777" w:rsidR="00A73951" w:rsidRPr="00A73951" w:rsidRDefault="00A73951" w:rsidP="00A73951">
      <w:pPr>
        <w:rPr>
          <w:lang w:val="id-ID"/>
        </w:rPr>
      </w:pPr>
    </w:p>
    <w:tbl>
      <w:tblPr>
        <w:tblStyle w:val="TableGrid"/>
        <w:tblW w:w="0" w:type="auto"/>
        <w:tblLook w:val="04A0" w:firstRow="1" w:lastRow="0" w:firstColumn="1" w:lastColumn="0" w:noHBand="0" w:noVBand="1"/>
      </w:tblPr>
      <w:tblGrid>
        <w:gridCol w:w="1696"/>
        <w:gridCol w:w="6231"/>
      </w:tblGrid>
      <w:tr w:rsidR="00424D10" w14:paraId="23096B5B" w14:textId="77777777" w:rsidTr="009B5F51">
        <w:tc>
          <w:tcPr>
            <w:tcW w:w="1696" w:type="dxa"/>
            <w:shd w:val="clear" w:color="auto" w:fill="D0CECE" w:themeFill="background2" w:themeFillShade="E6"/>
          </w:tcPr>
          <w:p w14:paraId="67B2098F" w14:textId="77777777" w:rsidR="00424D10" w:rsidRPr="00BA2E2E" w:rsidRDefault="00424D10" w:rsidP="009B5F51">
            <w:pPr>
              <w:ind w:firstLine="0"/>
              <w:jc w:val="center"/>
              <w:rPr>
                <w:b/>
                <w:bCs/>
              </w:rPr>
            </w:pPr>
            <w:r>
              <w:rPr>
                <w:b/>
                <w:bCs/>
              </w:rPr>
              <w:lastRenderedPageBreak/>
              <w:t>Elemen</w:t>
            </w:r>
          </w:p>
        </w:tc>
        <w:tc>
          <w:tcPr>
            <w:tcW w:w="6231" w:type="dxa"/>
            <w:shd w:val="clear" w:color="auto" w:fill="D0CECE" w:themeFill="background2" w:themeFillShade="E6"/>
          </w:tcPr>
          <w:p w14:paraId="3425A3CB" w14:textId="661FFB10" w:rsidR="00424D10" w:rsidRPr="00BA2E2E" w:rsidRDefault="00424D10" w:rsidP="009B5F51">
            <w:pPr>
              <w:ind w:firstLine="0"/>
              <w:jc w:val="center"/>
              <w:rPr>
                <w:b/>
                <w:bCs/>
              </w:rPr>
            </w:pPr>
            <w:r>
              <w:rPr>
                <w:b/>
                <w:bCs/>
              </w:rPr>
              <w:t>Keterangan</w:t>
            </w:r>
          </w:p>
        </w:tc>
      </w:tr>
      <w:tr w:rsidR="00424D10" w14:paraId="2FC3CBE5" w14:textId="77777777" w:rsidTr="009B5F51">
        <w:tc>
          <w:tcPr>
            <w:tcW w:w="1696" w:type="dxa"/>
          </w:tcPr>
          <w:p w14:paraId="3B6835E9" w14:textId="77777777" w:rsidR="00424D10" w:rsidRPr="00337F05" w:rsidRDefault="00424D10" w:rsidP="009B5F51">
            <w:pPr>
              <w:ind w:firstLine="0"/>
            </w:pPr>
            <w:r>
              <w:t>Use Case</w:t>
            </w:r>
          </w:p>
        </w:tc>
        <w:tc>
          <w:tcPr>
            <w:tcW w:w="6231" w:type="dxa"/>
          </w:tcPr>
          <w:p w14:paraId="27E8F9CC" w14:textId="10D964DC" w:rsidR="00424D10" w:rsidRPr="00337F05" w:rsidRDefault="00424D10" w:rsidP="009B5F51">
            <w:pPr>
              <w:ind w:firstLine="0"/>
            </w:pPr>
            <w:r>
              <w:t>UC-11, Atur Password</w:t>
            </w:r>
          </w:p>
        </w:tc>
      </w:tr>
      <w:tr w:rsidR="00424D10" w14:paraId="7A436F5E" w14:textId="77777777" w:rsidTr="009B5F51">
        <w:tc>
          <w:tcPr>
            <w:tcW w:w="1696" w:type="dxa"/>
          </w:tcPr>
          <w:p w14:paraId="0571E04B" w14:textId="77777777" w:rsidR="00424D10" w:rsidRDefault="00424D10" w:rsidP="009B5F51">
            <w:pPr>
              <w:ind w:firstLine="0"/>
            </w:pPr>
            <w:r>
              <w:t>Aktor</w:t>
            </w:r>
          </w:p>
        </w:tc>
        <w:tc>
          <w:tcPr>
            <w:tcW w:w="6231" w:type="dxa"/>
          </w:tcPr>
          <w:p w14:paraId="7CB65763" w14:textId="417249A7" w:rsidR="00424D10" w:rsidRPr="00BA2E2E" w:rsidRDefault="00424D10" w:rsidP="009B5F51">
            <w:pPr>
              <w:pStyle w:val="Compact"/>
              <w:keepNext/>
              <w:spacing w:after="40"/>
              <w:ind w:firstLine="0"/>
              <w:rPr>
                <w:b/>
                <w:bCs/>
              </w:rPr>
            </w:pPr>
            <w:r>
              <w:t>Petugas Produksi, Admin</w:t>
            </w:r>
          </w:p>
        </w:tc>
      </w:tr>
      <w:tr w:rsidR="00424D10" w14:paraId="537ACE56" w14:textId="77777777" w:rsidTr="009B5F51">
        <w:tc>
          <w:tcPr>
            <w:tcW w:w="1696" w:type="dxa"/>
          </w:tcPr>
          <w:p w14:paraId="0814537A" w14:textId="77777777" w:rsidR="00424D10" w:rsidRDefault="00424D10" w:rsidP="009B5F51">
            <w:pPr>
              <w:ind w:firstLine="0"/>
            </w:pPr>
            <w:r>
              <w:t>Deskripsi</w:t>
            </w:r>
          </w:p>
        </w:tc>
        <w:tc>
          <w:tcPr>
            <w:tcW w:w="6231" w:type="dxa"/>
          </w:tcPr>
          <w:p w14:paraId="0ED31935" w14:textId="5DD26D17" w:rsidR="00424D10" w:rsidRPr="00BA2E2E" w:rsidRDefault="00424D10" w:rsidP="009B5F51">
            <w:pPr>
              <w:pStyle w:val="Compact"/>
              <w:keepNext/>
              <w:spacing w:after="40"/>
              <w:ind w:firstLine="0"/>
              <w:rPr>
                <w:b/>
                <w:bCs/>
              </w:rPr>
            </w:pPr>
            <w:r>
              <w:rPr>
                <w:lang w:val="en-ID"/>
              </w:rPr>
              <w:t xml:space="preserve">Membuat atau mengubah </w:t>
            </w:r>
            <w:r>
              <w:rPr>
                <w:i/>
                <w:iCs/>
                <w:lang w:val="en-ID"/>
              </w:rPr>
              <w:t>password</w:t>
            </w:r>
            <w:r>
              <w:rPr>
                <w:lang w:val="en-ID"/>
              </w:rPr>
              <w:t xml:space="preserve"> akun secara opsional.</w:t>
            </w:r>
          </w:p>
        </w:tc>
      </w:tr>
      <w:tr w:rsidR="00424D10" w14:paraId="3CC81C04" w14:textId="77777777" w:rsidTr="009B5F51">
        <w:tc>
          <w:tcPr>
            <w:tcW w:w="1696" w:type="dxa"/>
          </w:tcPr>
          <w:p w14:paraId="294A890B" w14:textId="77777777" w:rsidR="00424D10" w:rsidRDefault="00424D10" w:rsidP="009B5F51">
            <w:pPr>
              <w:ind w:firstLine="0"/>
            </w:pPr>
            <w:r>
              <w:t>Kondisi Awal</w:t>
            </w:r>
          </w:p>
        </w:tc>
        <w:tc>
          <w:tcPr>
            <w:tcW w:w="6231" w:type="dxa"/>
          </w:tcPr>
          <w:p w14:paraId="2B782FA2" w14:textId="68BCA1C8" w:rsidR="00424D10" w:rsidRPr="00BA2E2E" w:rsidRDefault="00424D10" w:rsidP="009B5F51">
            <w:pPr>
              <w:pStyle w:val="Compact"/>
              <w:keepNext/>
              <w:spacing w:after="40"/>
              <w:ind w:firstLine="0"/>
              <w:rPr>
                <w:b/>
                <w:bCs/>
              </w:rPr>
            </w:pPr>
            <w:r>
              <w:rPr>
                <w:lang w:val="en-ID"/>
              </w:rPr>
              <w:t xml:space="preserve">Pengguna telah </w:t>
            </w:r>
            <w:r>
              <w:rPr>
                <w:i/>
                <w:iCs/>
                <w:lang w:val="en-ID"/>
              </w:rPr>
              <w:t>login</w:t>
            </w:r>
            <w:r>
              <w:rPr>
                <w:lang w:val="en-ID"/>
              </w:rPr>
              <w:t>.</w:t>
            </w:r>
          </w:p>
        </w:tc>
      </w:tr>
      <w:tr w:rsidR="00424D10" w14:paraId="432885FC" w14:textId="77777777" w:rsidTr="009B5F51">
        <w:tc>
          <w:tcPr>
            <w:tcW w:w="1696" w:type="dxa"/>
          </w:tcPr>
          <w:p w14:paraId="63E787D6" w14:textId="77777777" w:rsidR="00424D10" w:rsidRDefault="00424D10" w:rsidP="009B5F51">
            <w:pPr>
              <w:ind w:firstLine="0"/>
            </w:pPr>
            <w:r>
              <w:t>Kondisi Akhir</w:t>
            </w:r>
          </w:p>
        </w:tc>
        <w:tc>
          <w:tcPr>
            <w:tcW w:w="6231" w:type="dxa"/>
          </w:tcPr>
          <w:p w14:paraId="44531A66" w14:textId="533F2260" w:rsidR="00424D10" w:rsidRPr="00BA2E2E" w:rsidRDefault="00424D10" w:rsidP="009B5F51">
            <w:pPr>
              <w:pStyle w:val="Compact"/>
              <w:keepNext/>
              <w:spacing w:after="40"/>
              <w:ind w:firstLine="0"/>
              <w:rPr>
                <w:b/>
                <w:bCs/>
              </w:rPr>
            </w:pPr>
            <w:r>
              <w:rPr>
                <w:i/>
                <w:iCs/>
                <w:lang w:val="en-ID"/>
              </w:rPr>
              <w:t>Hash</w:t>
            </w:r>
            <w:r>
              <w:rPr>
                <w:lang w:val="en-ID"/>
              </w:rPr>
              <w:t xml:space="preserve"> dari </w:t>
            </w:r>
            <w:r>
              <w:rPr>
                <w:i/>
                <w:iCs/>
                <w:lang w:val="en-ID"/>
              </w:rPr>
              <w:t>password</w:t>
            </w:r>
            <w:r>
              <w:rPr>
                <w:lang w:val="en-ID"/>
              </w:rPr>
              <w:t xml:space="preserve"> baru tersimpan pada kolom PassWeb di tabel TMUSER.</w:t>
            </w:r>
          </w:p>
        </w:tc>
      </w:tr>
      <w:tr w:rsidR="00424D10" w14:paraId="2887A37F" w14:textId="77777777" w:rsidTr="009B5F51">
        <w:tc>
          <w:tcPr>
            <w:tcW w:w="1696" w:type="dxa"/>
          </w:tcPr>
          <w:p w14:paraId="04A8E09A" w14:textId="77777777" w:rsidR="00424D10" w:rsidRDefault="00424D10" w:rsidP="009B5F51">
            <w:pPr>
              <w:ind w:firstLine="0"/>
            </w:pPr>
            <w:r>
              <w:t>Alur Utama</w:t>
            </w:r>
          </w:p>
        </w:tc>
        <w:tc>
          <w:tcPr>
            <w:tcW w:w="6231" w:type="dxa"/>
          </w:tcPr>
          <w:p w14:paraId="6C441090" w14:textId="0F697366" w:rsidR="00424D10" w:rsidRPr="00424D10" w:rsidRDefault="00424D10">
            <w:pPr>
              <w:pStyle w:val="ListParagraph"/>
              <w:numPr>
                <w:ilvl w:val="0"/>
                <w:numId w:val="41"/>
              </w:numPr>
              <w:tabs>
                <w:tab w:val="left" w:pos="900"/>
              </w:tabs>
              <w:rPr>
                <w:lang w:val="id-ID"/>
              </w:rPr>
            </w:pPr>
            <w:r>
              <w:rPr>
                <w:lang w:val="id-ID"/>
              </w:rPr>
              <w:t xml:space="preserve">Pengguna membuka menu pengaturan </w:t>
            </w:r>
            <w:r>
              <w:rPr>
                <w:i/>
                <w:iCs/>
                <w:lang w:val="id-ID"/>
              </w:rPr>
              <w:t>password</w:t>
            </w:r>
            <w:r>
              <w:rPr>
                <w:lang w:val="id-ID"/>
              </w:rPr>
              <w:t>.</w:t>
            </w:r>
          </w:p>
          <w:p w14:paraId="0A3C4DAA" w14:textId="378DA5A6" w:rsidR="00424D10" w:rsidRPr="00424D10" w:rsidRDefault="00424D10">
            <w:pPr>
              <w:pStyle w:val="ListParagraph"/>
              <w:numPr>
                <w:ilvl w:val="0"/>
                <w:numId w:val="41"/>
              </w:numPr>
              <w:tabs>
                <w:tab w:val="left" w:pos="900"/>
              </w:tabs>
              <w:rPr>
                <w:lang w:val="id-ID"/>
              </w:rPr>
            </w:pPr>
            <w:r>
              <w:rPr>
                <w:lang w:val="id-ID"/>
              </w:rPr>
              <w:t xml:space="preserve">Sistem menampilkan formulir </w:t>
            </w:r>
            <w:r>
              <w:rPr>
                <w:i/>
                <w:iCs/>
                <w:lang w:val="id-ID"/>
              </w:rPr>
              <w:t>password</w:t>
            </w:r>
            <w:r>
              <w:rPr>
                <w:lang w:val="id-ID"/>
              </w:rPr>
              <w:t>.</w:t>
            </w:r>
          </w:p>
          <w:p w14:paraId="467C3538" w14:textId="788F67CC" w:rsidR="00424D10" w:rsidRPr="00424D10" w:rsidRDefault="00424D10">
            <w:pPr>
              <w:pStyle w:val="ListParagraph"/>
              <w:numPr>
                <w:ilvl w:val="0"/>
                <w:numId w:val="41"/>
              </w:numPr>
              <w:tabs>
                <w:tab w:val="left" w:pos="900"/>
              </w:tabs>
              <w:rPr>
                <w:lang w:val="id-ID"/>
              </w:rPr>
            </w:pPr>
            <w:r>
              <w:rPr>
                <w:lang w:val="id-ID"/>
              </w:rPr>
              <w:t xml:space="preserve">Pengguna memasukkan </w:t>
            </w:r>
            <w:r>
              <w:rPr>
                <w:i/>
                <w:iCs/>
                <w:lang w:val="id-ID"/>
              </w:rPr>
              <w:t>password</w:t>
            </w:r>
            <w:r>
              <w:rPr>
                <w:lang w:val="id-ID"/>
              </w:rPr>
              <w:t xml:space="preserve"> baru beserta konfirmasinya.</w:t>
            </w:r>
          </w:p>
          <w:p w14:paraId="2612839B" w14:textId="30663505" w:rsidR="00424D10" w:rsidRPr="00424D10" w:rsidRDefault="00424D10">
            <w:pPr>
              <w:pStyle w:val="ListParagraph"/>
              <w:numPr>
                <w:ilvl w:val="0"/>
                <w:numId w:val="41"/>
              </w:numPr>
              <w:tabs>
                <w:tab w:val="left" w:pos="900"/>
              </w:tabs>
              <w:rPr>
                <w:lang w:val="id-ID"/>
              </w:rPr>
            </w:pPr>
            <w:r>
              <w:rPr>
                <w:lang w:val="id-ID"/>
              </w:rPr>
              <w:t xml:space="preserve">Pengguna menyimpan </w:t>
            </w:r>
            <w:r>
              <w:rPr>
                <w:i/>
                <w:iCs/>
                <w:lang w:val="id-ID"/>
              </w:rPr>
              <w:t>password</w:t>
            </w:r>
            <w:r>
              <w:rPr>
                <w:lang w:val="id-ID"/>
              </w:rPr>
              <w:t>.</w:t>
            </w:r>
          </w:p>
          <w:p w14:paraId="2F4F981E" w14:textId="6D24E35F" w:rsidR="00424D10" w:rsidRPr="00424D10" w:rsidRDefault="00424D10">
            <w:pPr>
              <w:pStyle w:val="ListParagraph"/>
              <w:numPr>
                <w:ilvl w:val="0"/>
                <w:numId w:val="41"/>
              </w:numPr>
              <w:tabs>
                <w:tab w:val="left" w:pos="900"/>
              </w:tabs>
              <w:rPr>
                <w:lang w:val="id-ID"/>
              </w:rPr>
            </w:pPr>
            <w:r>
              <w:rPr>
                <w:lang w:val="id-ID"/>
              </w:rPr>
              <w:t xml:space="preserve">Sistem membuat </w:t>
            </w:r>
            <w:r>
              <w:rPr>
                <w:i/>
                <w:iCs/>
                <w:lang w:val="id-ID"/>
              </w:rPr>
              <w:t>hash</w:t>
            </w:r>
            <w:r>
              <w:rPr>
                <w:lang w:val="id-ID"/>
              </w:rPr>
              <w:t xml:space="preserve"> dari </w:t>
            </w:r>
            <w:r>
              <w:rPr>
                <w:i/>
                <w:iCs/>
                <w:lang w:val="id-ID"/>
              </w:rPr>
              <w:t>password</w:t>
            </w:r>
            <w:r>
              <w:rPr>
                <w:lang w:val="id-ID"/>
              </w:rPr>
              <w:t xml:space="preserve"> menggunakan fungsi </w:t>
            </w:r>
            <w:r>
              <w:rPr>
                <w:i/>
                <w:iCs/>
                <w:lang w:val="id-ID"/>
              </w:rPr>
              <w:t>hashing</w:t>
            </w:r>
            <w:r>
              <w:rPr>
                <w:lang w:val="id-ID"/>
              </w:rPr>
              <w:t xml:space="preserve"> bawaan Laravel (bcrypt) dan menyimpannya ke kolom PassWeb.</w:t>
            </w:r>
          </w:p>
          <w:p w14:paraId="5D9B43DF" w14:textId="5988123A" w:rsidR="00424D10" w:rsidRPr="00424D10" w:rsidRDefault="00424D10">
            <w:pPr>
              <w:pStyle w:val="ListParagraph"/>
              <w:numPr>
                <w:ilvl w:val="0"/>
                <w:numId w:val="41"/>
              </w:numPr>
              <w:tabs>
                <w:tab w:val="left" w:pos="900"/>
              </w:tabs>
              <w:rPr>
                <w:lang w:val="id-ID"/>
              </w:rPr>
            </w:pPr>
            <w:r>
              <w:rPr>
                <w:lang w:val="id-ID"/>
              </w:rPr>
              <w:t>Sistem menampilkan notifikasi berhasil.</w:t>
            </w:r>
          </w:p>
        </w:tc>
      </w:tr>
      <w:tr w:rsidR="00424D10" w14:paraId="0FAB8B9E" w14:textId="77777777" w:rsidTr="009B5F51">
        <w:tc>
          <w:tcPr>
            <w:tcW w:w="1696" w:type="dxa"/>
          </w:tcPr>
          <w:p w14:paraId="7697FEAC" w14:textId="77777777" w:rsidR="00424D10" w:rsidRDefault="00424D10" w:rsidP="009B5F51">
            <w:pPr>
              <w:ind w:firstLine="0"/>
            </w:pPr>
            <w:r>
              <w:t>Alur Alternatif</w:t>
            </w:r>
          </w:p>
        </w:tc>
        <w:tc>
          <w:tcPr>
            <w:tcW w:w="6231" w:type="dxa"/>
          </w:tcPr>
          <w:p w14:paraId="40120DE3" w14:textId="55D97783" w:rsidR="00424D10" w:rsidRPr="00731323" w:rsidRDefault="002E17B2" w:rsidP="00424D10">
            <w:pPr>
              <w:keepNext/>
              <w:ind w:firstLine="0"/>
              <w:rPr>
                <w:lang w:val="id-ID"/>
              </w:rPr>
            </w:pPr>
            <w:r>
              <w:rPr>
                <w:b/>
              </w:rPr>
              <w:t xml:space="preserve">A1 Konfirmasi tidak cocok (langkah 4).</w:t>
            </w:r>
            <w:r>
              <w:rPr>
                <w:bCs/>
              </w:rPr>
              <w:t xml:space="preserve"> Sistem menampilkan peringatan dan meminta pengguna memasukkan ulang password..</w:t>
            </w:r>
          </w:p>
          <w:p>
            <w:pPr>
              <w:keepNext/>
              <w:ind w:firstLine="0"/>
              <w:rPr>
                <w:ins w:id="1814" w:author="Claude" w:date="2026-10-23T09:00:00Z"/>
              </w:rPr>
            </w:pPr>
            <w:ins w:id="1815" w:author="Claude" w:date="2026-10-23T09:00:00Z">
              <w:r>
                <w:rPr>
                  <w:b/>
                  <w:bCs/>
                </w:rPr>
                <w:t xml:space="preserve">A2 Reset oleh admin.</w:t>
              </w:r>
              <w:r>
                <w:rPr>
                  <w:bCs/>
                </w:rPr>
                <w:t xml:space="preserve"> Admin dapat mereset password pengguna lain melalui menu Password Pengguna, dan tindakan ini dicatat pada audit log.</w:t>
              </w:r>
            </w:ins>
          </w:p>
        </w:tc>
      </w:tr>
    </w:tbl>
    <w:p w14:paraId="2DC65236" w14:textId="06C3D20D" w:rsidR="00424D10" w:rsidRDefault="00424D10" w:rsidP="00424D10">
      <w:pPr>
        <w:pStyle w:val="Caption"/>
      </w:pPr>
      <w:bookmarkStart w:id="109" w:name="_Toc242095803"/>
      <w:r>
        <w:t>Tabel 4.</w:t>
        <w:fldChar w:fldCharType="begin"/>
        <w:instrText xml:space="preserve"> SEQ Tabel_4. \* ARABIC </w:instrText>
        <w:fldChar w:fldCharType="separate"/>
      </w:r>
      <w:r>
        <w:rPr>
          <w:noProof/>
        </w:rPr>
        <w:t>14</w:t>
        <w:fldChar w:fldCharType="end"/>
      </w:r>
      <w:r>
        <w:t xml:space="preserve"> Skenario </w:t>
      </w:r>
      <w:r>
        <w:rPr>
          <w:i/>
          <w:iCs/>
        </w:rPr>
        <w:t xml:space="preserve">Use Case </w:t>
      </w:r>
      <w:r>
        <w:t>UC-11 Atur Password</w:t>
      </w:r>
      <w:bookmarkEnd w:id="109"/>
    </w:p>
    <w:p w14:paraId="221BAD75" w14:textId="77777777" w:rsidR="00424D10" w:rsidRPr="00424D10" w:rsidRDefault="00424D10" w:rsidP="00424D10">
      <w:pPr>
        <w:rPr>
          <w:lang w:val="id-ID"/>
        </w:rPr>
      </w:pPr>
      <w:r>
        <w:rPr>
          <w:lang w:val="id-ID"/>
        </w:rPr>
        <w:t xml:space="preserve">Melalui UC-11, setiap pengguna dapat membuat </w:t>
      </w:r>
      <w:r>
        <w:rPr>
          <w:i/>
          <w:iCs/>
          <w:lang w:val="id-ID"/>
        </w:rPr>
        <w:t xml:space="preserve">password</w:t>
      </w:r>
      <w:r>
        <w:rPr>
          <w:lang w:val="id-ID"/>
        </w:rPr>
        <w:t xml:space="preserve"> kapan saja tanpa mewajibkan seluruh akun yang sudah ada untuk segera membuatnya. </w:t>
      </w:r>
      <w:del w:id="1816" w:author="Claude" w:date="2026-10-23T09:00:00Z">
        <w:r>
          <w:rPr>
            <w:lang w:val="id-ID"/>
          </w:rPr>
          <w:delText xml:space="preserve">Urutan aktivitas pada proses input data, yang melibatkan beberapa </w:delText>
        </w:r>
      </w:del>
      <w:del w:id="1817" w:author="Claude" w:date="2026-10-23T09:00:00Z">
        <w:r>
          <w:rPr>
            <w:i/>
            <w:iCs/>
            <w:lang w:val="id-ID"/>
          </w:rPr>
          <w:delText xml:space="preserve">use case</w:delText>
        </w:r>
      </w:del>
      <w:del w:id="1818" w:author="Claude" w:date="2026-10-23T09:00:00Z">
        <w:r>
          <w:rPr>
            <w:lang w:val="id-ID"/>
          </w:rPr>
          <w:delText xml:space="preserve"> di atas, digambarkan lebih lanjut pada </w:delText>
        </w:r>
      </w:del>
      <w:del w:id="1819" w:author="Claude" w:date="2026-10-23T09:00:00Z">
        <w:r>
          <w:rPr>
            <w:i/>
            <w:iCs/>
            <w:lang w:val="id-ID"/>
          </w:rPr>
          <w:delText xml:space="preserve">activity diagram</w:delText>
        </w:r>
      </w:del>
      <w:del w:id="1820" w:author="Claude" w:date="2026-10-23T09:00:00Z">
        <w:r>
          <w:rPr>
            <w:lang w:val="id-ID"/>
          </w:rPr>
          <w:delText xml:space="preserve"> berikut.</w:delText>
        </w:r>
      </w:del>
      <w:ins w:id="1821" w:author="Claude" w:date="2026-10-23T09:00:00Z">
        <w:r>
          <w:rPr>
            <w:lang w:val="id-ID"/>
          </w:rPr>
          <w:t xml:space="preserve">Skenario berikutnya mencakup fitur sistem informasi dan administrasi, dimulai dari analisis downtime pada UC-12 yang disajikan pada Tabel 4.15.</w:t>
        </w:r>
      </w:ins>
    </w:p>
    <w:tbl>
      <w:tblPr>
        <w:tblStyle w:val="TableGrid"/>
        <w:tblW w:w="0" w:type="auto"/>
        <w:tblLook w:val="04A0" w:firstRow="1" w:lastRow="0" w:firstColumn="1" w:lastColumn="0" w:noHBand="0" w:noVBand="1"/>
      </w:tblPr>
      <w:tblGrid>
        <w:gridCol w:w="1696"/>
        <w:gridCol w:w="6231"/>
      </w:tblGrid>
      <w:tr w:rsidR="00731323" w:rsidTr="00E37786">
        <w:trPr>
          <w:ins w:id="1822" w:author="Claude" w:date="2026-10-23T09:00:00Z"/>
        </w:trPr>
        <w:tc>
          <w:tcPr>
            <w:tcW w:w="1696" w:type="dxa"/>
            <w:shd w:val="clear" w:color="auto" w:fill="D0CECE" w:themeFill="background2" w:themeFillShade="E6"/>
          </w:tcPr>
          <w:p w:rsidR="00731323" w:rsidRPr="00BA2E2E" w:rsidRDefault="00731323" w:rsidP="00E37786">
            <w:pPr>
              <w:ind w:firstLine="0"/>
              <w:jc w:val="center"/>
              <w:rPr>
                <w:ins w:id="1824" w:author="Claude" w:date="2026-10-23T09:00:00Z"/>
              </w:rPr>
            </w:pPr>
            <w:ins w:id="1823" w:author="Claude" w:date="2026-10-23T09:00:00Z">
              <w:r>
                <w:rPr>
                  <w:b/>
                  <w:bCs/>
                </w:rPr>
                <w:t>Elemen</w:t>
              </w:r>
            </w:ins>
          </w:p>
        </w:tc>
        <w:tc>
          <w:tcPr>
            <w:tcW w:w="6231" w:type="dxa"/>
            <w:shd w:val="clear" w:color="auto" w:fill="D0CECE" w:themeFill="background2" w:themeFillShade="E6"/>
          </w:tcPr>
          <w:p w:rsidR="00731323" w:rsidRPr="00BA2E2E" w:rsidRDefault="00731323" w:rsidP="00E37786">
            <w:pPr>
              <w:ind w:firstLine="0"/>
              <w:jc w:val="center"/>
              <w:rPr>
                <w:ins w:id="1826" w:author="Claude" w:date="2026-10-23T09:00:00Z"/>
              </w:rPr>
            </w:pPr>
            <w:ins w:id="1825" w:author="Claude" w:date="2026-10-23T09:00:00Z">
              <w:r>
                <w:rPr>
                  <w:b/>
                  <w:bCs/>
                </w:rPr>
                <w:t>Keterangan</w:t>
              </w:r>
            </w:ins>
          </w:p>
        </w:tc>
      </w:tr>
      <w:tr w:rsidR="00731323" w:rsidTr="00E37786">
        <w:trPr>
          <w:ins w:id="1827" w:author="Claude" w:date="2026-10-23T09:00:00Z"/>
        </w:trPr>
        <w:tc>
          <w:tcPr>
            <w:tcW w:w="1696" w:type="dxa"/>
          </w:tcPr>
          <w:p w:rsidR="00731323" w:rsidRPr="00337F05" w:rsidRDefault="00731323" w:rsidP="00E37786">
            <w:pPr>
              <w:ind w:firstLine="0"/>
              <w:rPr>
                <w:ins w:id="1829" w:author="Claude" w:date="2026-10-23T09:00:00Z"/>
              </w:rPr>
            </w:pPr>
            <w:ins w:id="1828" w:author="Claude" w:date="2026-10-23T09:00:00Z">
              <w:r>
                <w:t>Use Case</w:t>
              </w:r>
            </w:ins>
          </w:p>
        </w:tc>
        <w:tc>
          <w:tcPr>
            <w:tcW w:w="6231" w:type="dxa"/>
          </w:tcPr>
          <w:p>
            <w:pPr>
              <w:ind w:firstLine="0"/>
              <w:rPr>
                <w:ins w:id="1830" w:author="Claude" w:date="2026-10-23T09:00:00Z"/>
              </w:rPr>
            </w:pPr>
            <w:ins w:id="1831" w:author="Claude" w:date="2026-10-23T09:00:00Z">
              <w:r>
                <w:t xml:space="preserve">UC-12, Lihat Analisis Downtime</w:t>
              </w:r>
            </w:ins>
          </w:p>
        </w:tc>
      </w:tr>
      <w:tr w:rsidR="00731323" w:rsidTr="00E37786">
        <w:trPr>
          <w:ins w:id="1832" w:author="Claude" w:date="2026-10-23T09:00:00Z"/>
        </w:trPr>
        <w:tc>
          <w:tcPr>
            <w:tcW w:w="1696" w:type="dxa"/>
          </w:tcPr>
          <w:p w:rsidR="00731323" w:rsidRDefault="00731323" w:rsidP="00E37786">
            <w:pPr>
              <w:ind w:firstLine="0"/>
              <w:rPr>
                <w:ins w:id="1834" w:author="Claude" w:date="2026-10-23T09:00:00Z"/>
              </w:rPr>
            </w:pPr>
            <w:ins w:id="1833" w:author="Claude" w:date="2026-10-23T09:00:00Z">
              <w:r>
                <w:t>Aktor</w:t>
              </w:r>
            </w:ins>
          </w:p>
        </w:tc>
        <w:tc>
          <w:tcPr>
            <w:tcW w:w="6231" w:type="dxa"/>
          </w:tcPr>
          <w:p>
            <w:pPr>
              <w:pStyle w:val="Compact"/>
              <w:keepNext/>
              <w:spacing w:after="40"/>
              <w:ind w:firstLine="0"/>
              <w:rPr>
                <w:ins w:id="1835" w:author="Claude" w:date="2026-10-23T09:00:00Z"/>
              </w:rPr>
            </w:pPr>
            <w:ins w:id="1836" w:author="Claude" w:date="2026-10-23T09:00:00Z">
              <w:r>
                <w:t xml:space="preserve">Petugas Produksi, Admin</w:t>
              </w:r>
            </w:ins>
          </w:p>
        </w:tc>
      </w:tr>
      <w:tr w:rsidR="00731323" w:rsidTr="00E37786">
        <w:trPr>
          <w:ins w:id="1837" w:author="Claude" w:date="2026-10-23T09:00:00Z"/>
        </w:trPr>
        <w:tc>
          <w:tcPr>
            <w:tcW w:w="1696" w:type="dxa"/>
          </w:tcPr>
          <w:p w:rsidR="00731323" w:rsidRDefault="00731323" w:rsidP="00E37786">
            <w:pPr>
              <w:ind w:firstLine="0"/>
              <w:rPr>
                <w:ins w:id="1839" w:author="Claude" w:date="2026-10-23T09:00:00Z"/>
              </w:rPr>
            </w:pPr>
            <w:ins w:id="1838" w:author="Claude" w:date="2026-10-23T09:00:00Z">
              <w:r>
                <w:lastRenderedPageBreak/>
                <w:t>Deskripsi</w:t>
              </w:r>
            </w:ins>
          </w:p>
        </w:tc>
        <w:tc>
          <w:tcPr>
            <w:tcW w:w="6231" w:type="dxa"/>
          </w:tcPr>
          <w:p>
            <w:pPr>
              <w:pStyle w:val="Compact"/>
              <w:keepNext/>
              <w:spacing w:after="40"/>
              <w:ind w:firstLine="0"/>
              <w:rPr>
                <w:ins w:id="1840" w:author="Claude" w:date="2026-10-23T09:00:00Z"/>
              </w:rPr>
            </w:pPr>
            <w:ins w:id="1841" w:author="Claude" w:date="2026-10-23T09:00:00Z">
              <w:r>
                <w:rPr>
                  <w:lang w:val="en-ID"/>
                </w:rPr>
                <w:t xml:space="preserve">Melihat ringkasan dan analisis downtime dari data yang tersimpan.</w:t>
              </w:r>
            </w:ins>
          </w:p>
        </w:tc>
      </w:tr>
      <w:tr w:rsidR="00731323" w:rsidTr="00E37786">
        <w:trPr>
          <w:ins w:id="1842" w:author="Claude" w:date="2026-10-23T09:00:00Z"/>
        </w:trPr>
        <w:tc>
          <w:tcPr>
            <w:tcW w:w="1696" w:type="dxa"/>
          </w:tcPr>
          <w:p w:rsidR="00731323" w:rsidRDefault="00731323" w:rsidP="00E37786">
            <w:pPr>
              <w:ind w:firstLine="0"/>
              <w:rPr>
                <w:ins w:id="1844" w:author="Claude" w:date="2026-10-23T09:00:00Z"/>
              </w:rPr>
            </w:pPr>
            <w:ins w:id="1843" w:author="Claude" w:date="2026-10-23T09:00:00Z">
              <w:r>
                <w:t>Kondisi Awal</w:t>
              </w:r>
            </w:ins>
          </w:p>
        </w:tc>
        <w:tc>
          <w:tcPr>
            <w:tcW w:w="6231" w:type="dxa"/>
          </w:tcPr>
          <w:p>
            <w:pPr>
              <w:pStyle w:val="Compact"/>
              <w:keepNext/>
              <w:spacing w:after="40"/>
              <w:ind w:firstLine="0"/>
              <w:rPr>
                <w:ins w:id="1845" w:author="Claude" w:date="2026-10-23T09:00:00Z"/>
              </w:rPr>
            </w:pPr>
            <w:ins w:id="1846" w:author="Claude" w:date="2026-10-23T09:00:00Z">
              <w:r>
                <w:rPr>
                  <w:lang w:val="en-ID"/>
                </w:rPr>
                <w:t xml:space="preserve">Pengguna telah login.</w:t>
              </w:r>
            </w:ins>
          </w:p>
        </w:tc>
      </w:tr>
      <w:tr w:rsidR="00731323" w:rsidTr="00E37786">
        <w:trPr>
          <w:ins w:id="1847" w:author="Claude" w:date="2026-10-23T09:00:00Z"/>
        </w:trPr>
        <w:tc>
          <w:tcPr>
            <w:tcW w:w="1696" w:type="dxa"/>
          </w:tcPr>
          <w:p w:rsidR="00731323" w:rsidRDefault="00731323" w:rsidP="00E37786">
            <w:pPr>
              <w:ind w:firstLine="0"/>
              <w:rPr>
                <w:ins w:id="1849" w:author="Claude" w:date="2026-10-23T09:00:00Z"/>
              </w:rPr>
            </w:pPr>
            <w:ins w:id="1848" w:author="Claude" w:date="2026-10-23T09:00:00Z">
              <w:r>
                <w:t>Kondisi Akhir</w:t>
              </w:r>
            </w:ins>
          </w:p>
        </w:tc>
        <w:tc>
          <w:tcPr>
            <w:tcW w:w="6231" w:type="dxa"/>
          </w:tcPr>
          <w:p>
            <w:pPr>
              <w:pStyle w:val="Compact"/>
              <w:keepNext/>
              <w:spacing w:after="40"/>
              <w:ind w:firstLine="0"/>
              <w:rPr>
                <w:ins w:id="1850" w:author="Claude" w:date="2026-10-23T09:00:00Z"/>
              </w:rPr>
            </w:pPr>
            <w:ins w:id="1851" w:author="Claude" w:date="2026-10-23T09:00:00Z">
              <w:r>
                <w:rPr>
                  <w:lang w:val="en-ID"/>
                </w:rPr>
                <w:t xml:space="preserve">Sistem menampilkan indikator dan grafik sesuai filter yang dipilih.</w:t>
              </w:r>
            </w:ins>
          </w:p>
        </w:tc>
      </w:tr>
      <w:tr w:rsidR="00731323" w:rsidTr="00E37786">
        <w:trPr>
          <w:ins w:id="1852" w:author="Claude" w:date="2026-10-23T09:00:00Z"/>
        </w:trPr>
        <w:tc>
          <w:tcPr>
            <w:tcW w:w="1696" w:type="dxa"/>
          </w:tcPr>
          <w:p w:rsidR="00731323" w:rsidRDefault="00731323" w:rsidP="00E37786">
            <w:pPr>
              <w:ind w:firstLine="0"/>
              <w:rPr>
                <w:ins w:id="1854" w:author="Claude" w:date="2026-10-23T09:00:00Z"/>
              </w:rPr>
            </w:pPr>
            <w:ins w:id="1853" w:author="Claude" w:date="2026-10-23T09:00:00Z">
              <w:r>
                <w:t>Alur Utama</w:t>
              </w:r>
            </w:ins>
          </w:p>
        </w:tc>
        <w:tc>
          <w:tcPr>
            <w:tcW w:w="6231" w:type="dxa"/>
          </w:tcPr>
          <w:p>
            <w:pPr>
              <w:pStyle w:val="ListParagraph"/>
              <w:numPr>
                <w:ilvl w:val="0"/>
                <w:numId w:val="48"/>
              </w:numPr>
              <w:tabs>
                <w:tab w:val="left" w:pos="900"/>
              </w:tabs>
              <w:rPr>
                <w:ins w:id="1855" w:author="Claude" w:date="2026-10-23T09:00:00Z"/>
              </w:rPr>
            </w:pPr>
            <w:ins w:id="1856" w:author="Claude" w:date="2026-10-23T09:00:00Z">
              <w:r>
                <w:rPr>
                  <w:lang w:val="id-ID"/>
                </w:rPr>
                <w:t xml:space="preserve">Pengguna membuka salah satu menu analisis: Ringkasan, Mesin, Masalah, Waktu &amp; Shift, Produk/Item, atau Live.</w:t>
              </w:r>
            </w:ins>
          </w:p>
          <w:p>
            <w:pPr>
              <w:pStyle w:val="ListParagraph"/>
              <w:numPr>
                <w:ilvl w:val="0"/>
                <w:numId w:val="48"/>
              </w:numPr>
              <w:tabs>
                <w:tab w:val="left" w:pos="900"/>
              </w:tabs>
              <w:rPr>
                <w:ins w:id="1857" w:author="Claude" w:date="2026-10-23T09:00:00Z"/>
              </w:rPr>
            </w:pPr>
            <w:ins w:id="1858" w:author="Claude" w:date="2026-10-23T09:00:00Z">
              <w:r>
                <w:rPr>
                  <w:lang w:val="id-ID"/>
                </w:rPr>
                <w:t xml:space="preserve">Sistem menampilkan data periode bawaan (30 hari terakhir) beserta pembanding periode sebelumnya.</w:t>
              </w:r>
            </w:ins>
          </w:p>
          <w:p>
            <w:pPr>
              <w:pStyle w:val="ListParagraph"/>
              <w:numPr>
                <w:ilvl w:val="0"/>
                <w:numId w:val="48"/>
              </w:numPr>
              <w:tabs>
                <w:tab w:val="left" w:pos="900"/>
              </w:tabs>
              <w:rPr>
                <w:ins w:id="1859" w:author="Claude" w:date="2026-10-23T09:00:00Z"/>
              </w:rPr>
            </w:pPr>
            <w:ins w:id="1860" w:author="Claude" w:date="2026-10-23T09:00:00Z">
              <w:r>
                <w:rPr>
                  <w:lang w:val="id-ID"/>
                </w:rPr>
                <w:t xml:space="preserve">Pengguna memilih filter periode, shift, mesin, atau kategori masalah, lalu menekan Terapkan.</w:t>
              </w:r>
            </w:ins>
          </w:p>
          <w:p>
            <w:pPr>
              <w:pStyle w:val="ListParagraph"/>
              <w:numPr>
                <w:ilvl w:val="0"/>
                <w:numId w:val="48"/>
              </w:numPr>
              <w:tabs>
                <w:tab w:val="left" w:pos="900"/>
              </w:tabs>
              <w:rPr>
                <w:ins w:id="1861" w:author="Claude" w:date="2026-10-23T09:00:00Z"/>
              </w:rPr>
            </w:pPr>
            <w:ins w:id="1862" w:author="Claude" w:date="2026-10-23T09:00:00Z">
              <w:r>
                <w:rPr>
                  <w:lang w:val="id-ID"/>
                </w:rPr>
                <w:t xml:space="preserve">Sistem menghitung indikator dan menampilkan grafik interaktif serta tabel ringkasan.</w:t>
              </w:r>
            </w:ins>
          </w:p>
          <w:p>
            <w:pPr>
              <w:pStyle w:val="ListParagraph"/>
              <w:numPr>
                <w:ilvl w:val="0"/>
                <w:numId w:val="48"/>
              </w:numPr>
              <w:tabs>
                <w:tab w:val="left" w:pos="900"/>
              </w:tabs>
              <w:rPr>
                <w:ins w:id="1863" w:author="Claude" w:date="2026-10-23T09:00:00Z"/>
              </w:rPr>
            </w:pPr>
            <w:ins w:id="1864" w:author="Claude" w:date="2026-10-23T09:00:00Z">
              <w:r>
                <w:rPr>
                  <w:lang w:val="id-ID"/>
                </w:rPr>
                <w:t xml:space="preserve">Pengguna membuka detail, misalnya profil satu mesin, dengan menekan baris pada tabel.</w:t>
              </w:r>
            </w:ins>
          </w:p>
        </w:tc>
      </w:tr>
      <w:tr w:rsidR="00731323" w:rsidTr="00E37786">
        <w:trPr>
          <w:ins w:id="1865" w:author="Claude" w:date="2026-10-23T09:00:00Z"/>
        </w:trPr>
        <w:tc>
          <w:tcPr>
            <w:tcW w:w="1696" w:type="dxa"/>
          </w:tcPr>
          <w:p w:rsidR="00731323" w:rsidRDefault="00731323" w:rsidP="00E37786">
            <w:pPr>
              <w:ind w:firstLine="0"/>
              <w:rPr>
                <w:ins w:id="1867" w:author="Claude" w:date="2026-10-23T09:00:00Z"/>
              </w:rPr>
            </w:pPr>
            <w:ins w:id="1866" w:author="Claude" w:date="2026-10-23T09:00:00Z">
              <w:r>
                <w:t>Alur Alternatif</w:t>
              </w:r>
            </w:ins>
          </w:p>
        </w:tc>
        <w:tc>
          <w:tcPr>
            <w:tcW w:w="6231" w:type="dxa"/>
          </w:tcPr>
          <w:p>
            <w:pPr>
              <w:keepNext/>
              <w:ind w:firstLine="0"/>
              <w:rPr>
                <w:ins w:id="1868" w:author="Claude" w:date="2026-10-23T09:00:00Z"/>
              </w:rPr>
            </w:pPr>
            <w:ins w:id="1869" w:author="Claude" w:date="2026-10-23T09:00:00Z">
              <w:r>
                <w:rPr>
                  <w:b/>
                  <w:bCs/>
                  <w:lang w:val="id-ID"/>
                </w:rPr>
                <w:t xml:space="preserve">A1 Tidak ada data pada filter yang dipilih.</w:t>
              </w:r>
              <w:r>
                <w:rPr>
                  <w:lang w:val="id-ID"/>
                </w:rPr>
                <w:t xml:space="preserve"> Sistem menampilkan keterangan bahwa data belum tersedia.</w:t>
              </w:r>
            </w:ins>
          </w:p>
          <w:p>
            <w:pPr>
              <w:keepNext/>
              <w:ind w:firstLine="0"/>
              <w:rPr>
                <w:ins w:id="1870" w:author="Claude" w:date="2026-10-23T09:00:00Z"/>
              </w:rPr>
            </w:pPr>
            <w:ins w:id="1871" w:author="Claude" w:date="2026-10-23T09:00:00Z">
              <w:r>
                <w:rPr>
                  <w:b/>
                  <w:bCs/>
                  <w:lang w:val="id-ID"/>
                </w:rPr>
                <w:t xml:space="preserve">A2 Tampilan Live.</w:t>
              </w:r>
              <w:r>
                <w:rPr>
                  <w:lang w:val="id-ID"/>
                </w:rPr>
                <w:t xml:space="preserve"> Halaman Live menampilkan 24 jam terakhir dan memperbarui datanya secara otomatis.</w:t>
              </w:r>
            </w:ins>
          </w:p>
        </w:tc>
      </w:tr>
    </w:tbl>
    <w:p>
      <w:pPr>
        <w:pStyle w:val="Caption"/>
        <w:rPr>
          <w:ins w:id="1877" w:author="Claude" w:date="2026-10-23T09:00:00Z"/>
        </w:rPr>
      </w:pPr>
      <w:ins w:id="1872" w:author="Claude" w:date="2026-10-23T09:00:00Z">
        <w:r>
          <w:t>Tabel 4.</w:t>
          <w:fldChar w:fldCharType="begin"/>
          <w:instrText xml:space="preserve"> SEQ Tabel_4. \* ARABIC </w:instrText>
          <w:fldChar w:fldCharType="separate"/>
        </w:r>
      </w:ins>
      <w:ins w:id="1873" w:author="Claude" w:date="2026-10-23T09:00:00Z">
        <w:r>
          <w:rPr>
            <w:noProof/>
          </w:rPr>
          <w:t>15</w:t>
          <w:fldChar w:fldCharType="end"/>
        </w:r>
      </w:ins>
      <w:ins w:id="1874" w:author="Claude" w:date="2026-10-23T09:00:00Z">
        <w:r>
          <w:t xml:space="preserve"> Skenario </w:t>
        </w:r>
      </w:ins>
      <w:ins w:id="1875" w:author="Claude" w:date="2026-10-23T09:00:00Z">
        <w:r>
          <w:rPr>
            <w:i/>
            <w:iCs/>
          </w:rPr>
          <w:t xml:space="preserve">Use Case </w:t>
        </w:r>
      </w:ins>
      <w:ins w:id="1876" w:author="Claude" w:date="2026-10-23T09:00:00Z">
        <w:r>
          <w:t xml:space="preserve"> Skenario Use Case UC-12 Lihat Analisis Downtime</w:t>
        </w:r>
      </w:ins>
    </w:p>
    <w:p>
      <w:pPr>
        <w:rPr>
          <w:ins w:id="1878" w:author="Claude" w:date="2026-10-23T09:00:00Z"/>
        </w:rPr>
      </w:pPr>
      <w:ins w:id="1879" w:author="Claude" w:date="2026-10-23T09:00:00Z">
        <w:r>
          <w:rPr>
            <w:lang w:val="id-ID"/>
          </w:rPr>
          <w:t xml:space="preserve">Analisis per operator dipisahkan karena menyangkut data individu, sehingga hanya dapat diakses admin sebagaimana dirinci pada skenario UC-13 dalam Tabel 4.16.</w:t>
        </w:r>
      </w:ins>
    </w:p>
    <w:tbl>
      <w:tblPr>
        <w:tblStyle w:val="TableGrid"/>
        <w:tblW w:w="0" w:type="auto"/>
        <w:tblLook w:val="04A0" w:firstRow="1" w:lastRow="0" w:firstColumn="1" w:lastColumn="0" w:noHBand="0" w:noVBand="1"/>
      </w:tblPr>
      <w:tblGrid>
        <w:gridCol w:w="1696"/>
        <w:gridCol w:w="6231"/>
      </w:tblGrid>
      <w:tr w:rsidR="00731323" w:rsidTr="00E37786">
        <w:trPr>
          <w:ins w:id="1880" w:author="Claude" w:date="2026-10-23T09:00:00Z"/>
        </w:trPr>
        <w:tc>
          <w:tcPr>
            <w:tcW w:w="1696" w:type="dxa"/>
            <w:shd w:val="clear" w:color="auto" w:fill="D0CECE" w:themeFill="background2" w:themeFillShade="E6"/>
          </w:tcPr>
          <w:p w:rsidR="00731323" w:rsidRPr="00BA2E2E" w:rsidRDefault="00731323" w:rsidP="00E37786">
            <w:pPr>
              <w:ind w:firstLine="0"/>
              <w:jc w:val="center"/>
              <w:rPr>
                <w:ins w:id="1882" w:author="Claude" w:date="2026-10-23T09:00:00Z"/>
              </w:rPr>
            </w:pPr>
            <w:ins w:id="1881" w:author="Claude" w:date="2026-10-23T09:00:00Z">
              <w:r>
                <w:rPr>
                  <w:b/>
                  <w:bCs/>
                </w:rPr>
                <w:t>Elemen</w:t>
              </w:r>
            </w:ins>
          </w:p>
        </w:tc>
        <w:tc>
          <w:tcPr>
            <w:tcW w:w="6231" w:type="dxa"/>
            <w:shd w:val="clear" w:color="auto" w:fill="D0CECE" w:themeFill="background2" w:themeFillShade="E6"/>
          </w:tcPr>
          <w:p w:rsidR="00731323" w:rsidRPr="00BA2E2E" w:rsidRDefault="00731323" w:rsidP="00E37786">
            <w:pPr>
              <w:ind w:firstLine="0"/>
              <w:jc w:val="center"/>
              <w:rPr>
                <w:ins w:id="1884" w:author="Claude" w:date="2026-10-23T09:00:00Z"/>
              </w:rPr>
            </w:pPr>
            <w:ins w:id="1883" w:author="Claude" w:date="2026-10-23T09:00:00Z">
              <w:r>
                <w:rPr>
                  <w:b/>
                  <w:bCs/>
                </w:rPr>
                <w:t>Keterangan</w:t>
              </w:r>
            </w:ins>
          </w:p>
        </w:tc>
      </w:tr>
      <w:tr w:rsidR="00731323" w:rsidTr="00E37786">
        <w:trPr>
          <w:ins w:id="1885" w:author="Claude" w:date="2026-10-23T09:00:00Z"/>
        </w:trPr>
        <w:tc>
          <w:tcPr>
            <w:tcW w:w="1696" w:type="dxa"/>
          </w:tcPr>
          <w:p w:rsidR="00731323" w:rsidRPr="00337F05" w:rsidRDefault="00731323" w:rsidP="00E37786">
            <w:pPr>
              <w:ind w:firstLine="0"/>
              <w:rPr>
                <w:ins w:id="1887" w:author="Claude" w:date="2026-10-23T09:00:00Z"/>
              </w:rPr>
            </w:pPr>
            <w:ins w:id="1886" w:author="Claude" w:date="2026-10-23T09:00:00Z">
              <w:r>
                <w:t>Use Case</w:t>
              </w:r>
            </w:ins>
          </w:p>
        </w:tc>
        <w:tc>
          <w:tcPr>
            <w:tcW w:w="6231" w:type="dxa"/>
          </w:tcPr>
          <w:p>
            <w:pPr>
              <w:ind w:firstLine="0"/>
              <w:rPr>
                <w:ins w:id="1888" w:author="Claude" w:date="2026-10-23T09:00:00Z"/>
              </w:rPr>
            </w:pPr>
            <w:ins w:id="1889" w:author="Claude" w:date="2026-10-23T09:00:00Z">
              <w:r>
                <w:t xml:space="preserve">UC-13, Lihat Analisis Operator</w:t>
              </w:r>
            </w:ins>
          </w:p>
        </w:tc>
      </w:tr>
      <w:tr w:rsidR="00731323" w:rsidTr="00E37786">
        <w:trPr>
          <w:ins w:id="1890" w:author="Claude" w:date="2026-10-23T09:00:00Z"/>
        </w:trPr>
        <w:tc>
          <w:tcPr>
            <w:tcW w:w="1696" w:type="dxa"/>
          </w:tcPr>
          <w:p w:rsidR="00731323" w:rsidRDefault="00731323" w:rsidP="00E37786">
            <w:pPr>
              <w:ind w:firstLine="0"/>
              <w:rPr>
                <w:ins w:id="1892" w:author="Claude" w:date="2026-10-23T09:00:00Z"/>
              </w:rPr>
            </w:pPr>
            <w:ins w:id="1891" w:author="Claude" w:date="2026-10-23T09:00:00Z">
              <w:r>
                <w:t>Aktor</w:t>
              </w:r>
            </w:ins>
          </w:p>
        </w:tc>
        <w:tc>
          <w:tcPr>
            <w:tcW w:w="6231" w:type="dxa"/>
          </w:tcPr>
          <w:p>
            <w:pPr>
              <w:pStyle w:val="Compact"/>
              <w:keepNext/>
              <w:spacing w:after="40"/>
              <w:ind w:firstLine="0"/>
              <w:rPr>
                <w:ins w:id="1893" w:author="Claude" w:date="2026-10-23T09:00:00Z"/>
              </w:rPr>
            </w:pPr>
            <w:ins w:id="1894" w:author="Claude" w:date="2026-10-23T09:00:00Z">
              <w:r>
                <w:t xml:space="preserve">Admin</w:t>
              </w:r>
            </w:ins>
          </w:p>
        </w:tc>
      </w:tr>
      <w:tr w:rsidR="00731323" w:rsidTr="00E37786">
        <w:trPr>
          <w:ins w:id="1895" w:author="Claude" w:date="2026-10-23T09:00:00Z"/>
        </w:trPr>
        <w:tc>
          <w:tcPr>
            <w:tcW w:w="1696" w:type="dxa"/>
          </w:tcPr>
          <w:p w:rsidR="00731323" w:rsidRDefault="00731323" w:rsidP="00E37786">
            <w:pPr>
              <w:ind w:firstLine="0"/>
              <w:rPr>
                <w:ins w:id="1897" w:author="Claude" w:date="2026-10-23T09:00:00Z"/>
              </w:rPr>
            </w:pPr>
            <w:ins w:id="1896" w:author="Claude" w:date="2026-10-23T09:00:00Z">
              <w:r>
                <w:lastRenderedPageBreak/>
                <w:t>Deskripsi</w:t>
              </w:r>
            </w:ins>
          </w:p>
        </w:tc>
        <w:tc>
          <w:tcPr>
            <w:tcW w:w="6231" w:type="dxa"/>
          </w:tcPr>
          <w:p>
            <w:pPr>
              <w:pStyle w:val="Compact"/>
              <w:keepNext/>
              <w:spacing w:after="40"/>
              <w:ind w:firstLine="0"/>
              <w:rPr>
                <w:ins w:id="1898" w:author="Claude" w:date="2026-10-23T09:00:00Z"/>
              </w:rPr>
            </w:pPr>
            <w:ins w:id="1899" w:author="Claude" w:date="2026-10-23T09:00:00Z">
              <w:r>
                <w:rPr>
                  <w:lang w:val="en-ID"/>
                </w:rPr>
                <w:t xml:space="preserve">Melihat downtime per operator sebagai bahan pembinaan.</w:t>
              </w:r>
            </w:ins>
          </w:p>
        </w:tc>
      </w:tr>
      <w:tr w:rsidR="00731323" w:rsidTr="00E37786">
        <w:trPr>
          <w:ins w:id="1900" w:author="Claude" w:date="2026-10-23T09:00:00Z"/>
        </w:trPr>
        <w:tc>
          <w:tcPr>
            <w:tcW w:w="1696" w:type="dxa"/>
          </w:tcPr>
          <w:p w:rsidR="00731323" w:rsidRDefault="00731323" w:rsidP="00E37786">
            <w:pPr>
              <w:ind w:firstLine="0"/>
              <w:rPr>
                <w:ins w:id="1902" w:author="Claude" w:date="2026-10-23T09:00:00Z"/>
              </w:rPr>
            </w:pPr>
            <w:ins w:id="1901" w:author="Claude" w:date="2026-10-23T09:00:00Z">
              <w:r>
                <w:t>Kondisi Awal</w:t>
              </w:r>
            </w:ins>
          </w:p>
        </w:tc>
        <w:tc>
          <w:tcPr>
            <w:tcW w:w="6231" w:type="dxa"/>
          </w:tcPr>
          <w:p>
            <w:pPr>
              <w:pStyle w:val="Compact"/>
              <w:keepNext/>
              <w:spacing w:after="40"/>
              <w:ind w:firstLine="0"/>
              <w:rPr>
                <w:ins w:id="1903" w:author="Claude" w:date="2026-10-23T09:00:00Z"/>
              </w:rPr>
            </w:pPr>
            <w:ins w:id="1904" w:author="Claude" w:date="2026-10-23T09:00:00Z">
              <w:r>
                <w:rPr>
                  <w:lang w:val="en-ID"/>
                </w:rPr>
                <w:t xml:space="preserve">Admin telah login.</w:t>
              </w:r>
            </w:ins>
          </w:p>
        </w:tc>
      </w:tr>
      <w:tr w:rsidR="00731323" w:rsidTr="00E37786">
        <w:trPr>
          <w:ins w:id="1905" w:author="Claude" w:date="2026-10-23T09:00:00Z"/>
        </w:trPr>
        <w:tc>
          <w:tcPr>
            <w:tcW w:w="1696" w:type="dxa"/>
          </w:tcPr>
          <w:p w:rsidR="00731323" w:rsidRDefault="00731323" w:rsidP="00E37786">
            <w:pPr>
              <w:ind w:firstLine="0"/>
              <w:rPr>
                <w:ins w:id="1907" w:author="Claude" w:date="2026-10-23T09:00:00Z"/>
              </w:rPr>
            </w:pPr>
            <w:ins w:id="1906" w:author="Claude" w:date="2026-10-23T09:00:00Z">
              <w:r>
                <w:t>Kondisi Akhir</w:t>
              </w:r>
            </w:ins>
          </w:p>
        </w:tc>
        <w:tc>
          <w:tcPr>
            <w:tcW w:w="6231" w:type="dxa"/>
          </w:tcPr>
          <w:p>
            <w:pPr>
              <w:pStyle w:val="Compact"/>
              <w:keepNext/>
              <w:spacing w:after="40"/>
              <w:ind w:firstLine="0"/>
              <w:rPr>
                <w:ins w:id="1908" w:author="Claude" w:date="2026-10-23T09:00:00Z"/>
              </w:rPr>
            </w:pPr>
            <w:ins w:id="1909" w:author="Claude" w:date="2026-10-23T09:00:00Z">
              <w:r>
                <w:rPr>
                  <w:lang w:val="en-ID"/>
                </w:rPr>
                <w:t xml:space="preserve">Sistem menampilkan downtime per shift tercatat dan komposisi kategori masalah per operator.</w:t>
              </w:r>
            </w:ins>
          </w:p>
        </w:tc>
      </w:tr>
      <w:tr w:rsidR="00731323" w:rsidTr="00E37786">
        <w:trPr>
          <w:ins w:id="1910" w:author="Claude" w:date="2026-10-23T09:00:00Z"/>
        </w:trPr>
        <w:tc>
          <w:tcPr>
            <w:tcW w:w="1696" w:type="dxa"/>
          </w:tcPr>
          <w:p w:rsidR="00731323" w:rsidRDefault="00731323" w:rsidP="00E37786">
            <w:pPr>
              <w:ind w:firstLine="0"/>
              <w:rPr>
                <w:ins w:id="1912" w:author="Claude" w:date="2026-10-23T09:00:00Z"/>
              </w:rPr>
            </w:pPr>
            <w:ins w:id="1911" w:author="Claude" w:date="2026-10-23T09:00:00Z">
              <w:r>
                <w:t>Alur Utama</w:t>
              </w:r>
            </w:ins>
          </w:p>
        </w:tc>
        <w:tc>
          <w:tcPr>
            <w:tcW w:w="6231" w:type="dxa"/>
          </w:tcPr>
          <w:p>
            <w:pPr>
              <w:pStyle w:val="ListParagraph"/>
              <w:numPr>
                <w:ilvl w:val="0"/>
                <w:numId w:val="49"/>
              </w:numPr>
              <w:tabs>
                <w:tab w:val="left" w:pos="900"/>
              </w:tabs>
              <w:rPr>
                <w:ins w:id="1913" w:author="Claude" w:date="2026-10-23T09:00:00Z"/>
              </w:rPr>
            </w:pPr>
            <w:ins w:id="1914" w:author="Claude" w:date="2026-10-23T09:00:00Z">
              <w:r>
                <w:rPr>
                  <w:lang w:val="id-ID"/>
                </w:rPr>
                <w:t xml:space="preserve">Admin membuka menu Operator.</w:t>
              </w:r>
            </w:ins>
          </w:p>
          <w:p>
            <w:pPr>
              <w:pStyle w:val="ListParagraph"/>
              <w:numPr>
                <w:ilvl w:val="0"/>
                <w:numId w:val="49"/>
              </w:numPr>
              <w:tabs>
                <w:tab w:val="left" w:pos="900"/>
              </w:tabs>
              <w:rPr>
                <w:ins w:id="1915" w:author="Claude" w:date="2026-10-23T09:00:00Z"/>
              </w:rPr>
            </w:pPr>
            <w:ins w:id="1916" w:author="Claude" w:date="2026-10-23T09:00:00Z">
              <w:r>
                <w:rPr>
                  <w:lang w:val="id-ID"/>
                </w:rPr>
                <w:t xml:space="preserve">Sistem menampilkan keterangan bahwa data tersebut bukan penilaian kinerja.</w:t>
              </w:r>
            </w:ins>
          </w:p>
          <w:p>
            <w:pPr>
              <w:pStyle w:val="ListParagraph"/>
              <w:numPr>
                <w:ilvl w:val="0"/>
                <w:numId w:val="49"/>
              </w:numPr>
              <w:tabs>
                <w:tab w:val="left" w:pos="900"/>
              </w:tabs>
              <w:rPr>
                <w:ins w:id="1917" w:author="Claude" w:date="2026-10-23T09:00:00Z"/>
              </w:rPr>
            </w:pPr>
            <w:ins w:id="1918" w:author="Claude" w:date="2026-10-23T09:00:00Z">
              <w:r>
                <w:rPr>
                  <w:lang w:val="id-ID"/>
                </w:rPr>
                <w:t xml:space="preserve">Sistem menampilkan downtime per shift tercatat, ringkasan per operator, dan komposisi kategori masalah setiap operator.</w:t>
              </w:r>
            </w:ins>
          </w:p>
          <w:p>
            <w:pPr>
              <w:pStyle w:val="ListParagraph"/>
              <w:numPr>
                <w:ilvl w:val="0"/>
                <w:numId w:val="49"/>
              </w:numPr>
              <w:tabs>
                <w:tab w:val="left" w:pos="900"/>
              </w:tabs>
              <w:rPr>
                <w:ins w:id="1919" w:author="Claude" w:date="2026-10-23T09:00:00Z"/>
              </w:rPr>
            </w:pPr>
            <w:ins w:id="1920" w:author="Claude" w:date="2026-10-23T09:00:00Z">
              <w:r>
                <w:rPr>
                  <w:lang w:val="id-ID"/>
                </w:rPr>
                <w:t xml:space="preserve">Admin memilih filter untuk mempersempit data.</w:t>
              </w:r>
            </w:ins>
          </w:p>
        </w:tc>
      </w:tr>
      <w:tr w:rsidR="00731323" w:rsidTr="00E37786">
        <w:trPr>
          <w:ins w:id="1921" w:author="Claude" w:date="2026-10-23T09:00:00Z"/>
        </w:trPr>
        <w:tc>
          <w:tcPr>
            <w:tcW w:w="1696" w:type="dxa"/>
          </w:tcPr>
          <w:p w:rsidR="00731323" w:rsidRDefault="00731323" w:rsidP="00E37786">
            <w:pPr>
              <w:ind w:firstLine="0"/>
              <w:rPr>
                <w:ins w:id="1923" w:author="Claude" w:date="2026-10-23T09:00:00Z"/>
              </w:rPr>
            </w:pPr>
            <w:ins w:id="1922" w:author="Claude" w:date="2026-10-23T09:00:00Z">
              <w:r>
                <w:t>Alur Alternatif</w:t>
              </w:r>
            </w:ins>
          </w:p>
        </w:tc>
        <w:tc>
          <w:tcPr>
            <w:tcW w:w="6231" w:type="dxa"/>
          </w:tcPr>
          <w:p>
            <w:pPr>
              <w:keepNext/>
              <w:ind w:firstLine="0"/>
              <w:rPr>
                <w:ins w:id="1924" w:author="Claude" w:date="2026-10-23T09:00:00Z"/>
              </w:rPr>
            </w:pPr>
            <w:ins w:id="1925" w:author="Claude" w:date="2026-10-23T09:00:00Z">
              <w:r>
                <w:rPr>
                  <w:b/>
                  <w:bCs/>
                  <w:lang w:val="id-ID"/>
                </w:rPr>
                <w:t xml:space="preserve">A1 Diakses petugas.</w:t>
              </w:r>
              <w:r>
                <w:rPr>
                  <w:lang w:val="id-ID"/>
                </w:rPr>
                <w:t xml:space="preserve"> Sistem menolak akses karena halaman ini khusus admin.</w:t>
              </w:r>
            </w:ins>
          </w:p>
        </w:tc>
      </w:tr>
    </w:tbl>
    <w:p>
      <w:pPr>
        <w:pStyle w:val="Caption"/>
        <w:rPr>
          <w:ins w:id="1931" w:author="Claude" w:date="2026-10-23T09:00:00Z"/>
        </w:rPr>
      </w:pPr>
      <w:ins w:id="1926" w:author="Claude" w:date="2026-10-23T09:00:00Z">
        <w:r>
          <w:t>Tabel 4.</w:t>
          <w:fldChar w:fldCharType="begin"/>
          <w:instrText xml:space="preserve"> SEQ Tabel_4. \* ARABIC </w:instrText>
          <w:fldChar w:fldCharType="separate"/>
        </w:r>
      </w:ins>
      <w:ins w:id="1927" w:author="Claude" w:date="2026-10-23T09:00:00Z">
        <w:r>
          <w:rPr>
            <w:noProof/>
          </w:rPr>
          <w:t>16</w:t>
          <w:fldChar w:fldCharType="end"/>
        </w:r>
      </w:ins>
      <w:ins w:id="1928" w:author="Claude" w:date="2026-10-23T09:00:00Z">
        <w:r>
          <w:t xml:space="preserve"> Skenario </w:t>
        </w:r>
      </w:ins>
      <w:ins w:id="1929" w:author="Claude" w:date="2026-10-23T09:00:00Z">
        <w:r>
          <w:rPr>
            <w:i/>
            <w:iCs/>
          </w:rPr>
          <w:t xml:space="preserve">Use Case </w:t>
        </w:r>
      </w:ins>
      <w:ins w:id="1930" w:author="Claude" w:date="2026-10-23T09:00:00Z">
        <w:r>
          <w:t xml:space="preserve"> Skenario Use Case UC-13 Lihat Analisis Operator</w:t>
        </w:r>
      </w:ins>
    </w:p>
    <w:p>
      <w:pPr>
        <w:rPr>
          <w:ins w:id="1932" w:author="Claude" w:date="2026-10-23T09:00:00Z"/>
        </w:rPr>
      </w:pPr>
      <w:ins w:id="1933" w:author="Claude" w:date="2026-10-23T09:00:00Z">
        <w:r>
          <w:rPr>
            <w:lang w:val="id-ID"/>
          </w:rPr>
          <w:t xml:space="preserve">Selain dianalisis, data yang tersimpan juga diperiksa secara otomatis untuk menemukan kemungkinan kesalahan input, sebagaimana dirinci pada skenario UC-14 dalam Tabel 4.17.</w:t>
        </w:r>
      </w:ins>
    </w:p>
    <w:tbl>
      <w:tblPr>
        <w:tblStyle w:val="TableGrid"/>
        <w:tblW w:w="0" w:type="auto"/>
        <w:tblLook w:val="04A0" w:firstRow="1" w:lastRow="0" w:firstColumn="1" w:lastColumn="0" w:noHBand="0" w:noVBand="1"/>
      </w:tblPr>
      <w:tblGrid>
        <w:gridCol w:w="1696"/>
        <w:gridCol w:w="6231"/>
      </w:tblGrid>
      <w:tr w:rsidR="00731323" w:rsidTr="00E37786">
        <w:trPr>
          <w:ins w:id="1934" w:author="Claude" w:date="2026-10-23T09:00:00Z"/>
        </w:trPr>
        <w:tc>
          <w:tcPr>
            <w:tcW w:w="1696" w:type="dxa"/>
            <w:shd w:val="clear" w:color="auto" w:fill="D0CECE" w:themeFill="background2" w:themeFillShade="E6"/>
          </w:tcPr>
          <w:p w:rsidR="00731323" w:rsidRPr="00BA2E2E" w:rsidRDefault="00731323" w:rsidP="00E37786">
            <w:pPr>
              <w:ind w:firstLine="0"/>
              <w:jc w:val="center"/>
              <w:rPr>
                <w:ins w:id="1936" w:author="Claude" w:date="2026-10-23T09:00:00Z"/>
              </w:rPr>
            </w:pPr>
            <w:ins w:id="1935" w:author="Claude" w:date="2026-10-23T09:00:00Z">
              <w:r>
                <w:rPr>
                  <w:b/>
                  <w:bCs/>
                </w:rPr>
                <w:t>Elemen</w:t>
              </w:r>
            </w:ins>
          </w:p>
        </w:tc>
        <w:tc>
          <w:tcPr>
            <w:tcW w:w="6231" w:type="dxa"/>
            <w:shd w:val="clear" w:color="auto" w:fill="D0CECE" w:themeFill="background2" w:themeFillShade="E6"/>
          </w:tcPr>
          <w:p w:rsidR="00731323" w:rsidRPr="00BA2E2E" w:rsidRDefault="00731323" w:rsidP="00E37786">
            <w:pPr>
              <w:ind w:firstLine="0"/>
              <w:jc w:val="center"/>
              <w:rPr>
                <w:ins w:id="1938" w:author="Claude" w:date="2026-10-23T09:00:00Z"/>
              </w:rPr>
            </w:pPr>
            <w:ins w:id="1937" w:author="Claude" w:date="2026-10-23T09:00:00Z">
              <w:r>
                <w:rPr>
                  <w:b/>
                  <w:bCs/>
                </w:rPr>
                <w:t>Keterangan</w:t>
              </w:r>
            </w:ins>
          </w:p>
        </w:tc>
      </w:tr>
      <w:tr w:rsidR="00731323" w:rsidTr="00E37786">
        <w:trPr>
          <w:ins w:id="1939" w:author="Claude" w:date="2026-10-23T09:00:00Z"/>
        </w:trPr>
        <w:tc>
          <w:tcPr>
            <w:tcW w:w="1696" w:type="dxa"/>
          </w:tcPr>
          <w:p w:rsidR="00731323" w:rsidRPr="00337F05" w:rsidRDefault="00731323" w:rsidP="00E37786">
            <w:pPr>
              <w:ind w:firstLine="0"/>
              <w:rPr>
                <w:ins w:id="1941" w:author="Claude" w:date="2026-10-23T09:00:00Z"/>
              </w:rPr>
            </w:pPr>
            <w:ins w:id="1940" w:author="Claude" w:date="2026-10-23T09:00:00Z">
              <w:r>
                <w:t>Use Case</w:t>
              </w:r>
            </w:ins>
          </w:p>
        </w:tc>
        <w:tc>
          <w:tcPr>
            <w:tcW w:w="6231" w:type="dxa"/>
          </w:tcPr>
          <w:p>
            <w:pPr>
              <w:ind w:firstLine="0"/>
              <w:rPr>
                <w:ins w:id="1942" w:author="Claude" w:date="2026-10-23T09:00:00Z"/>
              </w:rPr>
            </w:pPr>
            <w:ins w:id="1943" w:author="Claude" w:date="2026-10-23T09:00:00Z">
              <w:r>
                <w:t xml:space="preserve">UC-14, Periksa Data Otomatis</w:t>
              </w:r>
            </w:ins>
          </w:p>
        </w:tc>
      </w:tr>
      <w:tr w:rsidR="00731323" w:rsidTr="00E37786">
        <w:trPr>
          <w:ins w:id="1944" w:author="Claude" w:date="2026-10-23T09:00:00Z"/>
        </w:trPr>
        <w:tc>
          <w:tcPr>
            <w:tcW w:w="1696" w:type="dxa"/>
          </w:tcPr>
          <w:p w:rsidR="00731323" w:rsidRDefault="00731323" w:rsidP="00E37786">
            <w:pPr>
              <w:ind w:firstLine="0"/>
              <w:rPr>
                <w:ins w:id="1946" w:author="Claude" w:date="2026-10-23T09:00:00Z"/>
              </w:rPr>
            </w:pPr>
            <w:ins w:id="1945" w:author="Claude" w:date="2026-10-23T09:00:00Z">
              <w:r>
                <w:t>Aktor</w:t>
              </w:r>
            </w:ins>
          </w:p>
        </w:tc>
        <w:tc>
          <w:tcPr>
            <w:tcW w:w="6231" w:type="dxa"/>
          </w:tcPr>
          <w:p>
            <w:pPr>
              <w:pStyle w:val="Compact"/>
              <w:keepNext/>
              <w:spacing w:after="40"/>
              <w:ind w:firstLine="0"/>
              <w:rPr>
                <w:ins w:id="1947" w:author="Claude" w:date="2026-10-23T09:00:00Z"/>
              </w:rPr>
            </w:pPr>
            <w:ins w:id="1948" w:author="Claude" w:date="2026-10-23T09:00:00Z">
              <w:r>
                <w:t xml:space="preserve">Petugas Produksi, Admin</w:t>
              </w:r>
            </w:ins>
          </w:p>
        </w:tc>
      </w:tr>
      <w:tr w:rsidR="00731323" w:rsidTr="00E37786">
        <w:trPr>
          <w:ins w:id="1949" w:author="Claude" w:date="2026-10-23T09:00:00Z"/>
        </w:trPr>
        <w:tc>
          <w:tcPr>
            <w:tcW w:w="1696" w:type="dxa"/>
          </w:tcPr>
          <w:p w:rsidR="00731323" w:rsidRDefault="00731323" w:rsidP="00E37786">
            <w:pPr>
              <w:ind w:firstLine="0"/>
              <w:rPr>
                <w:ins w:id="1951" w:author="Claude" w:date="2026-10-23T09:00:00Z"/>
              </w:rPr>
            </w:pPr>
            <w:ins w:id="1950" w:author="Claude" w:date="2026-10-23T09:00:00Z">
              <w:r>
                <w:lastRenderedPageBreak/>
                <w:t>Deskripsi</w:t>
              </w:r>
            </w:ins>
          </w:p>
        </w:tc>
        <w:tc>
          <w:tcPr>
            <w:tcW w:w="6231" w:type="dxa"/>
          </w:tcPr>
          <w:p>
            <w:pPr>
              <w:pStyle w:val="Compact"/>
              <w:keepNext/>
              <w:spacing w:after="40"/>
              <w:ind w:firstLine="0"/>
              <w:rPr>
                <w:ins w:id="1952" w:author="Claude" w:date="2026-10-23T09:00:00Z"/>
              </w:rPr>
            </w:pPr>
            <w:ins w:id="1953" w:author="Claude" w:date="2026-10-23T09:00:00Z">
              <w:r>
                <w:rPr>
                  <w:lang w:val="en-ID"/>
                </w:rPr>
                <w:t xml:space="preserve">Menemukan data downtime yang berpotensi salah.</w:t>
              </w:r>
            </w:ins>
          </w:p>
        </w:tc>
      </w:tr>
      <w:tr w:rsidR="00731323" w:rsidTr="00E37786">
        <w:trPr>
          <w:ins w:id="1954" w:author="Claude" w:date="2026-10-23T09:00:00Z"/>
        </w:trPr>
        <w:tc>
          <w:tcPr>
            <w:tcW w:w="1696" w:type="dxa"/>
          </w:tcPr>
          <w:p w:rsidR="00731323" w:rsidRDefault="00731323" w:rsidP="00E37786">
            <w:pPr>
              <w:ind w:firstLine="0"/>
              <w:rPr>
                <w:ins w:id="1956" w:author="Claude" w:date="2026-10-23T09:00:00Z"/>
              </w:rPr>
            </w:pPr>
            <w:ins w:id="1955" w:author="Claude" w:date="2026-10-23T09:00:00Z">
              <w:r>
                <w:t>Kondisi Awal</w:t>
              </w:r>
            </w:ins>
          </w:p>
        </w:tc>
        <w:tc>
          <w:tcPr>
            <w:tcW w:w="6231" w:type="dxa"/>
          </w:tcPr>
          <w:p>
            <w:pPr>
              <w:pStyle w:val="Compact"/>
              <w:keepNext/>
              <w:spacing w:after="40"/>
              <w:ind w:firstLine="0"/>
              <w:rPr>
                <w:ins w:id="1957" w:author="Claude" w:date="2026-10-23T09:00:00Z"/>
              </w:rPr>
            </w:pPr>
            <w:ins w:id="1958" w:author="Claude" w:date="2026-10-23T09:00:00Z">
              <w:r>
                <w:rPr>
                  <w:lang w:val="en-ID"/>
                </w:rPr>
                <w:t xml:space="preserve">Pengguna telah login.</w:t>
              </w:r>
            </w:ins>
          </w:p>
        </w:tc>
      </w:tr>
      <w:tr w:rsidR="00731323" w:rsidTr="00E37786">
        <w:trPr>
          <w:ins w:id="1959" w:author="Claude" w:date="2026-10-23T09:00:00Z"/>
        </w:trPr>
        <w:tc>
          <w:tcPr>
            <w:tcW w:w="1696" w:type="dxa"/>
          </w:tcPr>
          <w:p w:rsidR="00731323" w:rsidRDefault="00731323" w:rsidP="00E37786">
            <w:pPr>
              <w:ind w:firstLine="0"/>
              <w:rPr>
                <w:ins w:id="1961" w:author="Claude" w:date="2026-10-23T09:00:00Z"/>
              </w:rPr>
            </w:pPr>
            <w:ins w:id="1960" w:author="Claude" w:date="2026-10-23T09:00:00Z">
              <w:r>
                <w:t>Kondisi Akhir</w:t>
              </w:r>
            </w:ins>
          </w:p>
        </w:tc>
        <w:tc>
          <w:tcPr>
            <w:tcW w:w="6231" w:type="dxa"/>
          </w:tcPr>
          <w:p>
            <w:pPr>
              <w:pStyle w:val="Compact"/>
              <w:keepNext/>
              <w:spacing w:after="40"/>
              <w:ind w:firstLine="0"/>
              <w:rPr>
                <w:ins w:id="1962" w:author="Claude" w:date="2026-10-23T09:00:00Z"/>
              </w:rPr>
            </w:pPr>
            <w:ins w:id="1963" w:author="Claude" w:date="2026-10-23T09:00:00Z">
              <w:r>
                <w:rPr>
                  <w:lang w:val="en-ID"/>
                </w:rPr>
                <w:t xml:space="preserve">Data bermasalah diketahui dan dapat diperbaiki melalui UC-04 atau UC-05.</w:t>
              </w:r>
            </w:ins>
          </w:p>
        </w:tc>
      </w:tr>
      <w:tr w:rsidR="00731323" w:rsidTr="00E37786">
        <w:trPr>
          <w:ins w:id="1964" w:author="Claude" w:date="2026-10-23T09:00:00Z"/>
        </w:trPr>
        <w:tc>
          <w:tcPr>
            <w:tcW w:w="1696" w:type="dxa"/>
          </w:tcPr>
          <w:p w:rsidR="00731323" w:rsidRDefault="00731323" w:rsidP="00E37786">
            <w:pPr>
              <w:ind w:firstLine="0"/>
              <w:rPr>
                <w:ins w:id="1966" w:author="Claude" w:date="2026-10-23T09:00:00Z"/>
              </w:rPr>
            </w:pPr>
            <w:ins w:id="1965" w:author="Claude" w:date="2026-10-23T09:00:00Z">
              <w:r>
                <w:t>Alur Utama</w:t>
              </w:r>
            </w:ins>
          </w:p>
        </w:tc>
        <w:tc>
          <w:tcPr>
            <w:tcW w:w="6231" w:type="dxa"/>
          </w:tcPr>
          <w:p>
            <w:pPr>
              <w:pStyle w:val="ListParagraph"/>
              <w:numPr>
                <w:ilvl w:val="0"/>
                <w:numId w:val="50"/>
              </w:numPr>
              <w:tabs>
                <w:tab w:val="left" w:pos="900"/>
              </w:tabs>
              <w:rPr>
                <w:ins w:id="1967" w:author="Claude" w:date="2026-10-23T09:00:00Z"/>
              </w:rPr>
            </w:pPr>
            <w:ins w:id="1968" w:author="Claude" w:date="2026-10-23T09:00:00Z">
              <w:r>
                <w:rPr>
                  <w:lang w:val="id-ID"/>
                </w:rPr>
                <w:t xml:space="preserve">Pengguna membuka menu Pemeriksaan Data atau pemberitahuan pada ikon lonceng.</w:t>
              </w:r>
            </w:ins>
          </w:p>
          <w:p>
            <w:pPr>
              <w:pStyle w:val="ListParagraph"/>
              <w:numPr>
                <w:ilvl w:val="0"/>
                <w:numId w:val="50"/>
              </w:numPr>
              <w:tabs>
                <w:tab w:val="left" w:pos="900"/>
              </w:tabs>
              <w:rPr>
                <w:ins w:id="1969" w:author="Claude" w:date="2026-10-23T09:00:00Z"/>
              </w:rPr>
            </w:pPr>
            <w:ins w:id="1970" w:author="Claude" w:date="2026-10-23T09:00:00Z">
              <w:r>
                <w:rPr>
                  <w:lang w:val="id-ID"/>
                </w:rPr>
                <w:t xml:space="preserve">Sistem memeriksa data pada periode terpilih terhadap enam aturan: duplikat, jam bertumpuk pada mesin yang sama, total melebihi durasi shift, durasi tidak cocok dengan jam, tanggal di masa depan, dan jam di luar shift.</w:t>
              </w:r>
            </w:ins>
          </w:p>
          <w:p>
            <w:pPr>
              <w:pStyle w:val="ListParagraph"/>
              <w:numPr>
                <w:ilvl w:val="0"/>
                <w:numId w:val="50"/>
              </w:numPr>
              <w:tabs>
                <w:tab w:val="left" w:pos="900"/>
              </w:tabs>
              <w:rPr>
                <w:ins w:id="1971" w:author="Claude" w:date="2026-10-23T09:00:00Z"/>
              </w:rPr>
            </w:pPr>
            <w:ins w:id="1972" w:author="Claude" w:date="2026-10-23T09:00:00Z">
              <w:r>
                <w:rPr>
                  <w:lang w:val="id-ID"/>
                </w:rPr>
                <w:t xml:space="preserve">Sistem menampilkan jumlah temuan per aturan dan daftar data yang terdeteksi.</w:t>
              </w:r>
            </w:ins>
          </w:p>
          <w:p>
            <w:pPr>
              <w:pStyle w:val="ListParagraph"/>
              <w:numPr>
                <w:ilvl w:val="0"/>
                <w:numId w:val="50"/>
              </w:numPr>
              <w:tabs>
                <w:tab w:val="left" w:pos="900"/>
              </w:tabs>
              <w:rPr>
                <w:ins w:id="1973" w:author="Claude" w:date="2026-10-23T09:00:00Z"/>
              </w:rPr>
            </w:pPr>
            <w:ins w:id="1974" w:author="Claude" w:date="2026-10-23T09:00:00Z">
              <w:r>
                <w:rPr>
                  <w:lang w:val="id-ID"/>
                </w:rPr>
                <w:t xml:space="preserve">Pengguna membuka data terkait dan memperbaikinya apabila memang salah.</w:t>
              </w:r>
            </w:ins>
          </w:p>
        </w:tc>
      </w:tr>
      <w:tr w:rsidR="00731323" w:rsidTr="00E37786">
        <w:trPr>
          <w:ins w:id="1975" w:author="Claude" w:date="2026-10-23T09:00:00Z"/>
        </w:trPr>
        <w:tc>
          <w:tcPr>
            <w:tcW w:w="1696" w:type="dxa"/>
          </w:tcPr>
          <w:p w:rsidR="00731323" w:rsidRDefault="00731323" w:rsidP="00E37786">
            <w:pPr>
              <w:ind w:firstLine="0"/>
              <w:rPr>
                <w:ins w:id="1977" w:author="Claude" w:date="2026-10-23T09:00:00Z"/>
              </w:rPr>
            </w:pPr>
            <w:ins w:id="1976" w:author="Claude" w:date="2026-10-23T09:00:00Z">
              <w:r>
                <w:t>Alur Alternatif</w:t>
              </w:r>
            </w:ins>
          </w:p>
        </w:tc>
        <w:tc>
          <w:tcPr>
            <w:tcW w:w="6231" w:type="dxa"/>
          </w:tcPr>
          <w:p>
            <w:pPr>
              <w:keepNext/>
              <w:ind w:firstLine="0"/>
              <w:rPr>
                <w:ins w:id="1978" w:author="Claude" w:date="2026-10-23T09:00:00Z"/>
              </w:rPr>
            </w:pPr>
            <w:ins w:id="1979" w:author="Claude" w:date="2026-10-23T09:00:00Z">
              <w:r>
                <w:rPr>
                  <w:b/>
                  <w:bCs/>
                  <w:lang w:val="id-ID"/>
                </w:rPr>
                <w:t xml:space="preserve">A1 Tidak ada temuan.</w:t>
              </w:r>
              <w:r>
                <w:rPr>
                  <w:lang w:val="id-ID"/>
                </w:rPr>
                <w:t xml:space="preserve"> Sistem menampilkan keterangan bahwa tidak ada data bermasalah pada periode tersebut.</w:t>
              </w:r>
            </w:ins>
          </w:p>
        </w:tc>
      </w:tr>
    </w:tbl>
    <w:p>
      <w:pPr>
        <w:pStyle w:val="Caption"/>
        <w:rPr>
          <w:ins w:id="1985" w:author="Claude" w:date="2026-10-23T09:00:00Z"/>
        </w:rPr>
      </w:pPr>
      <w:ins w:id="1980" w:author="Claude" w:date="2026-10-23T09:00:00Z">
        <w:r>
          <w:t>Tabel 4.</w:t>
          <w:fldChar w:fldCharType="begin"/>
          <w:instrText xml:space="preserve"> SEQ Tabel_4. \* ARABIC </w:instrText>
          <w:fldChar w:fldCharType="separate"/>
        </w:r>
      </w:ins>
      <w:ins w:id="1981" w:author="Claude" w:date="2026-10-23T09:00:00Z">
        <w:r>
          <w:rPr>
            <w:noProof/>
          </w:rPr>
          <w:t>17</w:t>
          <w:fldChar w:fldCharType="end"/>
        </w:r>
      </w:ins>
      <w:ins w:id="1982" w:author="Claude" w:date="2026-10-23T09:00:00Z">
        <w:r>
          <w:t xml:space="preserve"> Skenario </w:t>
        </w:r>
      </w:ins>
      <w:ins w:id="1983" w:author="Claude" w:date="2026-10-23T09:00:00Z">
        <w:r>
          <w:rPr>
            <w:i/>
            <w:iCs/>
          </w:rPr>
          <w:t xml:space="preserve">Use Case </w:t>
        </w:r>
      </w:ins>
      <w:ins w:id="1984" w:author="Claude" w:date="2026-10-23T09:00:00Z">
        <w:r>
          <w:t xml:space="preserve"> Skenario Use Case UC-14 Periksa Data Otomatis</w:t>
        </w:r>
      </w:ins>
    </w:p>
    <w:p>
      <w:pPr>
        <w:rPr>
          <w:ins w:id="1986" w:author="Claude" w:date="2026-10-23T09:00:00Z"/>
        </w:rPr>
      </w:pPr>
      <w:ins w:id="1987" w:author="Claude" w:date="2026-10-23T09:00:00Z">
        <w:r>
          <w:rPr>
            <w:lang w:val="id-ID"/>
          </w:rPr>
          <w:t xml:space="preserve">Data yang sudah diperiksa dapat disajikan dalam bentuk laporan untuk rapat dan arsip, sebagaimana dirinci pada skenario UC-15 dalam Tabel 4.18.</w:t>
        </w:r>
      </w:ins>
    </w:p>
    <w:tbl>
      <w:tblPr>
        <w:tblStyle w:val="TableGrid"/>
        <w:tblW w:w="0" w:type="auto"/>
        <w:tblLook w:val="04A0" w:firstRow="1" w:lastRow="0" w:firstColumn="1" w:lastColumn="0" w:noHBand="0" w:noVBand="1"/>
      </w:tblPr>
      <w:tblGrid>
        <w:gridCol w:w="1696"/>
        <w:gridCol w:w="6231"/>
      </w:tblGrid>
      <w:tr w:rsidR="00731323" w:rsidTr="00E37786">
        <w:trPr>
          <w:ins w:id="1988" w:author="Claude" w:date="2026-10-23T09:00:00Z"/>
        </w:trPr>
        <w:tc>
          <w:tcPr>
            <w:tcW w:w="1696" w:type="dxa"/>
            <w:shd w:val="clear" w:color="auto" w:fill="D0CECE" w:themeFill="background2" w:themeFillShade="E6"/>
          </w:tcPr>
          <w:p w:rsidR="00731323" w:rsidRPr="00BA2E2E" w:rsidRDefault="00731323" w:rsidP="00E37786">
            <w:pPr>
              <w:ind w:firstLine="0"/>
              <w:jc w:val="center"/>
              <w:rPr>
                <w:ins w:id="1990" w:author="Claude" w:date="2026-10-23T09:00:00Z"/>
              </w:rPr>
            </w:pPr>
            <w:ins w:id="1989" w:author="Claude" w:date="2026-10-23T09:00:00Z">
              <w:r>
                <w:rPr>
                  <w:b/>
                  <w:bCs/>
                </w:rPr>
                <w:t>Elemen</w:t>
              </w:r>
            </w:ins>
          </w:p>
        </w:tc>
        <w:tc>
          <w:tcPr>
            <w:tcW w:w="6231" w:type="dxa"/>
            <w:shd w:val="clear" w:color="auto" w:fill="D0CECE" w:themeFill="background2" w:themeFillShade="E6"/>
          </w:tcPr>
          <w:p w:rsidR="00731323" w:rsidRPr="00BA2E2E" w:rsidRDefault="00731323" w:rsidP="00E37786">
            <w:pPr>
              <w:ind w:firstLine="0"/>
              <w:jc w:val="center"/>
              <w:rPr>
                <w:ins w:id="1992" w:author="Claude" w:date="2026-10-23T09:00:00Z"/>
              </w:rPr>
            </w:pPr>
            <w:ins w:id="1991" w:author="Claude" w:date="2026-10-23T09:00:00Z">
              <w:r>
                <w:rPr>
                  <w:b/>
                  <w:bCs/>
                </w:rPr>
                <w:t>Keterangan</w:t>
              </w:r>
            </w:ins>
          </w:p>
        </w:tc>
      </w:tr>
      <w:tr w:rsidR="00731323" w:rsidTr="00E37786">
        <w:trPr>
          <w:ins w:id="1993" w:author="Claude" w:date="2026-10-23T09:00:00Z"/>
        </w:trPr>
        <w:tc>
          <w:tcPr>
            <w:tcW w:w="1696" w:type="dxa"/>
          </w:tcPr>
          <w:p w:rsidR="00731323" w:rsidRPr="00337F05" w:rsidRDefault="00731323" w:rsidP="00E37786">
            <w:pPr>
              <w:ind w:firstLine="0"/>
              <w:rPr>
                <w:ins w:id="1995" w:author="Claude" w:date="2026-10-23T09:00:00Z"/>
              </w:rPr>
            </w:pPr>
            <w:ins w:id="1994" w:author="Claude" w:date="2026-10-23T09:00:00Z">
              <w:r>
                <w:t>Use Case</w:t>
              </w:r>
            </w:ins>
          </w:p>
        </w:tc>
        <w:tc>
          <w:tcPr>
            <w:tcW w:w="6231" w:type="dxa"/>
          </w:tcPr>
          <w:p>
            <w:pPr>
              <w:ind w:firstLine="0"/>
              <w:rPr>
                <w:ins w:id="1996" w:author="Claude" w:date="2026-10-23T09:00:00Z"/>
              </w:rPr>
            </w:pPr>
            <w:ins w:id="1997" w:author="Claude" w:date="2026-10-23T09:00:00Z">
              <w:r>
                <w:t xml:space="preserve">UC-15, Cetak/Unduh Laporan</w:t>
              </w:r>
            </w:ins>
          </w:p>
        </w:tc>
      </w:tr>
      <w:tr w:rsidR="00731323" w:rsidTr="00E37786">
        <w:trPr>
          <w:ins w:id="1998" w:author="Claude" w:date="2026-10-23T09:00:00Z"/>
        </w:trPr>
        <w:tc>
          <w:tcPr>
            <w:tcW w:w="1696" w:type="dxa"/>
          </w:tcPr>
          <w:p w:rsidR="00731323" w:rsidRDefault="00731323" w:rsidP="00E37786">
            <w:pPr>
              <w:ind w:firstLine="0"/>
              <w:rPr>
                <w:ins w:id="2000" w:author="Claude" w:date="2026-10-23T09:00:00Z"/>
              </w:rPr>
            </w:pPr>
            <w:ins w:id="1999" w:author="Claude" w:date="2026-10-23T09:00:00Z">
              <w:r>
                <w:t>Aktor</w:t>
              </w:r>
            </w:ins>
          </w:p>
        </w:tc>
        <w:tc>
          <w:tcPr>
            <w:tcW w:w="6231" w:type="dxa"/>
          </w:tcPr>
          <w:p>
            <w:pPr>
              <w:pStyle w:val="Compact"/>
              <w:keepNext/>
              <w:spacing w:after="40"/>
              <w:ind w:firstLine="0"/>
              <w:rPr>
                <w:ins w:id="2001" w:author="Claude" w:date="2026-10-23T09:00:00Z"/>
              </w:rPr>
            </w:pPr>
            <w:ins w:id="2002" w:author="Claude" w:date="2026-10-23T09:00:00Z">
              <w:r>
                <w:t xml:space="preserve">Petugas Produksi, Admin</w:t>
              </w:r>
            </w:ins>
          </w:p>
        </w:tc>
      </w:tr>
      <w:tr w:rsidR="00731323" w:rsidTr="00E37786">
        <w:trPr>
          <w:ins w:id="2003" w:author="Claude" w:date="2026-10-23T09:00:00Z"/>
        </w:trPr>
        <w:tc>
          <w:tcPr>
            <w:tcW w:w="1696" w:type="dxa"/>
          </w:tcPr>
          <w:p w:rsidR="00731323" w:rsidRDefault="00731323" w:rsidP="00E37786">
            <w:pPr>
              <w:ind w:firstLine="0"/>
              <w:rPr>
                <w:ins w:id="2005" w:author="Claude" w:date="2026-10-23T09:00:00Z"/>
              </w:rPr>
            </w:pPr>
            <w:ins w:id="2004" w:author="Claude" w:date="2026-10-23T09:00:00Z">
              <w:r>
                <w:lastRenderedPageBreak/>
                <w:t>Deskripsi</w:t>
              </w:r>
            </w:ins>
          </w:p>
        </w:tc>
        <w:tc>
          <w:tcPr>
            <w:tcW w:w="6231" w:type="dxa"/>
          </w:tcPr>
          <w:p>
            <w:pPr>
              <w:pStyle w:val="Compact"/>
              <w:keepNext/>
              <w:spacing w:after="40"/>
              <w:ind w:firstLine="0"/>
              <w:rPr>
                <w:ins w:id="2006" w:author="Claude" w:date="2026-10-23T09:00:00Z"/>
              </w:rPr>
            </w:pPr>
            <w:ins w:id="2007" w:author="Claude" w:date="2026-10-23T09:00:00Z">
              <w:r>
                <w:rPr>
                  <w:lang w:val="en-ID"/>
                </w:rPr>
                <w:t xml:space="preserve">Membuat laporan harian per shift atau laporan bulanan.</w:t>
              </w:r>
            </w:ins>
          </w:p>
        </w:tc>
      </w:tr>
      <w:tr w:rsidR="00731323" w:rsidTr="00E37786">
        <w:trPr>
          <w:ins w:id="2008" w:author="Claude" w:date="2026-10-23T09:00:00Z"/>
        </w:trPr>
        <w:tc>
          <w:tcPr>
            <w:tcW w:w="1696" w:type="dxa"/>
          </w:tcPr>
          <w:p w:rsidR="00731323" w:rsidRDefault="00731323" w:rsidP="00E37786">
            <w:pPr>
              <w:ind w:firstLine="0"/>
              <w:rPr>
                <w:ins w:id="2010" w:author="Claude" w:date="2026-10-23T09:00:00Z"/>
              </w:rPr>
            </w:pPr>
            <w:ins w:id="2009" w:author="Claude" w:date="2026-10-23T09:00:00Z">
              <w:r>
                <w:t>Kondisi Awal</w:t>
              </w:r>
            </w:ins>
          </w:p>
        </w:tc>
        <w:tc>
          <w:tcPr>
            <w:tcW w:w="6231" w:type="dxa"/>
          </w:tcPr>
          <w:p>
            <w:pPr>
              <w:pStyle w:val="Compact"/>
              <w:keepNext/>
              <w:spacing w:after="40"/>
              <w:ind w:firstLine="0"/>
              <w:rPr>
                <w:ins w:id="2011" w:author="Claude" w:date="2026-10-23T09:00:00Z"/>
              </w:rPr>
            </w:pPr>
            <w:ins w:id="2012" w:author="Claude" w:date="2026-10-23T09:00:00Z">
              <w:r>
                <w:rPr>
                  <w:lang w:val="en-ID"/>
                </w:rPr>
                <w:t xml:space="preserve">Pengguna telah login dan membuka menu Laporan.</w:t>
              </w:r>
            </w:ins>
          </w:p>
        </w:tc>
      </w:tr>
      <w:tr w:rsidR="00731323" w:rsidTr="00E37786">
        <w:trPr>
          <w:ins w:id="2013" w:author="Claude" w:date="2026-10-23T09:00:00Z"/>
        </w:trPr>
        <w:tc>
          <w:tcPr>
            <w:tcW w:w="1696" w:type="dxa"/>
          </w:tcPr>
          <w:p w:rsidR="00731323" w:rsidRDefault="00731323" w:rsidP="00E37786">
            <w:pPr>
              <w:ind w:firstLine="0"/>
              <w:rPr>
                <w:ins w:id="2015" w:author="Claude" w:date="2026-10-23T09:00:00Z"/>
              </w:rPr>
            </w:pPr>
            <w:ins w:id="2014" w:author="Claude" w:date="2026-10-23T09:00:00Z">
              <w:r>
                <w:t>Kondisi Akhir</w:t>
              </w:r>
            </w:ins>
          </w:p>
        </w:tc>
        <w:tc>
          <w:tcPr>
            <w:tcW w:w="6231" w:type="dxa"/>
          </w:tcPr>
          <w:p>
            <w:pPr>
              <w:pStyle w:val="Compact"/>
              <w:keepNext/>
              <w:spacing w:after="40"/>
              <w:ind w:firstLine="0"/>
              <w:rPr>
                <w:ins w:id="2016" w:author="Claude" w:date="2026-10-23T09:00:00Z"/>
              </w:rPr>
            </w:pPr>
            <w:ins w:id="2017" w:author="Claude" w:date="2026-10-23T09:00:00Z">
              <w:r>
                <w:rPr>
                  <w:lang w:val="en-ID"/>
                </w:rPr>
                <w:t xml:space="preserve">Laporan tampil siap cetak, atau berkas Excel terunduh.</w:t>
              </w:r>
            </w:ins>
          </w:p>
        </w:tc>
      </w:tr>
      <w:tr w:rsidR="00731323" w:rsidTr="00E37786">
        <w:trPr>
          <w:ins w:id="2018" w:author="Claude" w:date="2026-10-23T09:00:00Z"/>
        </w:trPr>
        <w:tc>
          <w:tcPr>
            <w:tcW w:w="1696" w:type="dxa"/>
          </w:tcPr>
          <w:p w:rsidR="00731323" w:rsidRDefault="00731323" w:rsidP="00E37786">
            <w:pPr>
              <w:ind w:firstLine="0"/>
              <w:rPr>
                <w:ins w:id="2020" w:author="Claude" w:date="2026-10-23T09:00:00Z"/>
              </w:rPr>
            </w:pPr>
            <w:ins w:id="2019" w:author="Claude" w:date="2026-10-23T09:00:00Z">
              <w:r>
                <w:t>Alur Utama</w:t>
              </w:r>
            </w:ins>
          </w:p>
        </w:tc>
        <w:tc>
          <w:tcPr>
            <w:tcW w:w="6231" w:type="dxa"/>
          </w:tcPr>
          <w:p>
            <w:pPr>
              <w:pStyle w:val="ListParagraph"/>
              <w:numPr>
                <w:ilvl w:val="0"/>
                <w:numId w:val="51"/>
              </w:numPr>
              <w:tabs>
                <w:tab w:val="left" w:pos="900"/>
              </w:tabs>
              <w:rPr>
                <w:ins w:id="2021" w:author="Claude" w:date="2026-10-23T09:00:00Z"/>
              </w:rPr>
            </w:pPr>
            <w:ins w:id="2022" w:author="Claude" w:date="2026-10-23T09:00:00Z">
              <w:r>
                <w:rPr>
                  <w:lang w:val="id-ID"/>
                </w:rPr>
                <w:t xml:space="preserve">Pengguna memilih jenis laporan, yaitu harian (tanggal dan shift) atau bulanan (bulan).</w:t>
              </w:r>
            </w:ins>
          </w:p>
          <w:p>
            <w:pPr>
              <w:pStyle w:val="ListParagraph"/>
              <w:numPr>
                <w:ilvl w:val="0"/>
                <w:numId w:val="51"/>
              </w:numPr>
              <w:tabs>
                <w:tab w:val="left" w:pos="900"/>
              </w:tabs>
              <w:rPr>
                <w:ins w:id="2023" w:author="Claude" w:date="2026-10-23T09:00:00Z"/>
              </w:rPr>
            </w:pPr>
            <w:ins w:id="2024" w:author="Claude" w:date="2026-10-23T09:00:00Z">
              <w:r>
                <w:rPr>
                  <w:lang w:val="id-ID"/>
                </w:rPr>
                <w:t xml:space="preserve">Pengguna menekan tombol Buka.</w:t>
              </w:r>
            </w:ins>
          </w:p>
          <w:p>
            <w:pPr>
              <w:pStyle w:val="ListParagraph"/>
              <w:numPr>
                <w:ilvl w:val="0"/>
                <w:numId w:val="51"/>
              </w:numPr>
              <w:tabs>
                <w:tab w:val="left" w:pos="900"/>
              </w:tabs>
              <w:rPr>
                <w:ins w:id="2025" w:author="Claude" w:date="2026-10-23T09:00:00Z"/>
              </w:rPr>
            </w:pPr>
            <w:ins w:id="2026" w:author="Claude" w:date="2026-10-23T09:00:00Z">
              <w:r>
                <w:rPr>
                  <w:lang w:val="id-ID"/>
                </w:rPr>
                <w:t xml:space="preserve">Sistem menampilkan laporan berukuran A4 berisi ringkasan indikator, catatan otomatis, timeline mesin berhenti, rekap per mesin, per masalah, dan per shift, serta daftar kejadian.</w:t>
              </w:r>
            </w:ins>
          </w:p>
          <w:p>
            <w:pPr>
              <w:pStyle w:val="ListParagraph"/>
              <w:numPr>
                <w:ilvl w:val="0"/>
                <w:numId w:val="51"/>
              </w:numPr>
              <w:tabs>
                <w:tab w:val="left" w:pos="900"/>
              </w:tabs>
              <w:rPr>
                <w:ins w:id="2027" w:author="Claude" w:date="2026-10-23T09:00:00Z"/>
              </w:rPr>
            </w:pPr>
            <w:ins w:id="2028" w:author="Claude" w:date="2026-10-23T09:00:00Z">
              <w:r>
                <w:rPr>
                  <w:lang w:val="id-ID"/>
                </w:rPr>
                <w:t xml:space="preserve">Pengguna menekan tombol Cetak/Simpan PDF untuk mencetak atau menyimpan laporan sebagai PDF melalui peramban.</w:t>
              </w:r>
            </w:ins>
          </w:p>
        </w:tc>
      </w:tr>
      <w:tr w:rsidR="00731323" w:rsidTr="00E37786">
        <w:trPr>
          <w:ins w:id="2029" w:author="Claude" w:date="2026-10-23T09:00:00Z"/>
        </w:trPr>
        <w:tc>
          <w:tcPr>
            <w:tcW w:w="1696" w:type="dxa"/>
          </w:tcPr>
          <w:p w:rsidR="00731323" w:rsidRDefault="00731323" w:rsidP="00E37786">
            <w:pPr>
              <w:ind w:firstLine="0"/>
              <w:rPr>
                <w:ins w:id="2031" w:author="Claude" w:date="2026-10-23T09:00:00Z"/>
              </w:rPr>
            </w:pPr>
            <w:ins w:id="2030" w:author="Claude" w:date="2026-10-23T09:00:00Z">
              <w:r>
                <w:t>Alur Alternatif</w:t>
              </w:r>
            </w:ins>
          </w:p>
        </w:tc>
        <w:tc>
          <w:tcPr>
            <w:tcW w:w="6231" w:type="dxa"/>
          </w:tcPr>
          <w:p>
            <w:pPr>
              <w:keepNext/>
              <w:ind w:firstLine="0"/>
              <w:rPr>
                <w:ins w:id="2032" w:author="Claude" w:date="2026-10-23T09:00:00Z"/>
              </w:rPr>
            </w:pPr>
            <w:ins w:id="2033" w:author="Claude" w:date="2026-10-23T09:00:00Z">
              <w:r>
                <w:rPr>
                  <w:b/>
                  <w:bCs/>
                  <w:lang w:val="id-ID"/>
                </w:rPr>
                <w:t xml:space="preserve">A1 Unduh Excel.</w:t>
              </w:r>
              <w:r>
                <w:rPr>
                  <w:lang w:val="id-ID"/>
                </w:rPr>
                <w:t xml:space="preserve"> Pengguna menekan tombol Excel, dan sistem mengunduh berkas berisi sheet Ringkasan, Per Mesin, Per Kategori, Per Shift, dan Data Kejadian.</w:t>
              </w:r>
            </w:ins>
          </w:p>
        </w:tc>
      </w:tr>
    </w:tbl>
    <w:p>
      <w:pPr>
        <w:pStyle w:val="Caption"/>
        <w:rPr>
          <w:ins w:id="2039" w:author="Claude" w:date="2026-10-23T09:00:00Z"/>
        </w:rPr>
      </w:pPr>
      <w:ins w:id="2034" w:author="Claude" w:date="2026-10-23T09:00:00Z">
        <w:r>
          <w:t>Tabel 4.</w:t>
          <w:fldChar w:fldCharType="begin"/>
          <w:instrText xml:space="preserve"> SEQ Tabel_4. \* ARABIC </w:instrText>
          <w:fldChar w:fldCharType="separate"/>
        </w:r>
      </w:ins>
      <w:ins w:id="2035" w:author="Claude" w:date="2026-10-23T09:00:00Z">
        <w:r>
          <w:rPr>
            <w:noProof/>
          </w:rPr>
          <w:t>18</w:t>
          <w:fldChar w:fldCharType="end"/>
        </w:r>
      </w:ins>
      <w:ins w:id="2036" w:author="Claude" w:date="2026-10-23T09:00:00Z">
        <w:r>
          <w:t xml:space="preserve"> Skenario </w:t>
        </w:r>
      </w:ins>
      <w:ins w:id="2037" w:author="Claude" w:date="2026-10-23T09:00:00Z">
        <w:r>
          <w:rPr>
            <w:i/>
            <w:iCs/>
          </w:rPr>
          <w:t xml:space="preserve">Use Case </w:t>
        </w:r>
      </w:ins>
      <w:ins w:id="2038" w:author="Claude" w:date="2026-10-23T09:00:00Z">
        <w:r>
          <w:t xml:space="preserve"> Skenario Use Case UC-15 Cetak/Unduh Laporan</w:t>
        </w:r>
      </w:ins>
    </w:p>
    <w:p>
      <w:pPr>
        <w:rPr>
          <w:ins w:id="2040" w:author="Claude" w:date="2026-10-23T09:00:00Z"/>
        </w:rPr>
      </w:pPr>
      <w:ins w:id="2041" w:author="Claude" w:date="2026-10-23T09:00:00Z">
        <w:r>
          <w:rPr>
            <w:lang w:val="id-ID"/>
          </w:rPr>
          <w:t xml:space="preserve">Dua skenario terakhir merupakan fitur khusus admin. Pengaturan acuan yang dipakai halaman analitik dirinci pada skenario UC-16 dalam Tabel 4.19.</w:t>
        </w:r>
      </w:ins>
    </w:p>
    <w:tbl>
      <w:tblPr>
        <w:tblStyle w:val="TableGrid"/>
        <w:tblW w:w="0" w:type="auto"/>
        <w:tblLook w:val="04A0" w:firstRow="1" w:lastRow="0" w:firstColumn="1" w:lastColumn="0" w:noHBand="0" w:noVBand="1"/>
      </w:tblPr>
      <w:tblGrid>
        <w:gridCol w:w="1696"/>
        <w:gridCol w:w="6231"/>
      </w:tblGrid>
      <w:tr w:rsidR="00731323" w:rsidTr="00E37786">
        <w:trPr>
          <w:ins w:id="2042" w:author="Claude" w:date="2026-10-23T09:00:00Z"/>
        </w:trPr>
        <w:tc>
          <w:tcPr>
            <w:tcW w:w="1696" w:type="dxa"/>
            <w:shd w:val="clear" w:color="auto" w:fill="D0CECE" w:themeFill="background2" w:themeFillShade="E6"/>
          </w:tcPr>
          <w:p w:rsidR="00731323" w:rsidRPr="00BA2E2E" w:rsidRDefault="00731323" w:rsidP="00E37786">
            <w:pPr>
              <w:ind w:firstLine="0"/>
              <w:jc w:val="center"/>
              <w:rPr>
                <w:ins w:id="2044" w:author="Claude" w:date="2026-10-23T09:00:00Z"/>
              </w:rPr>
            </w:pPr>
            <w:ins w:id="2043" w:author="Claude" w:date="2026-10-23T09:00:00Z">
              <w:r>
                <w:rPr>
                  <w:b/>
                  <w:bCs/>
                </w:rPr>
                <w:t>Elemen</w:t>
              </w:r>
            </w:ins>
          </w:p>
        </w:tc>
        <w:tc>
          <w:tcPr>
            <w:tcW w:w="6231" w:type="dxa"/>
            <w:shd w:val="clear" w:color="auto" w:fill="D0CECE" w:themeFill="background2" w:themeFillShade="E6"/>
          </w:tcPr>
          <w:p w:rsidR="00731323" w:rsidRPr="00BA2E2E" w:rsidRDefault="00731323" w:rsidP="00E37786">
            <w:pPr>
              <w:ind w:firstLine="0"/>
              <w:jc w:val="center"/>
              <w:rPr>
                <w:ins w:id="2046" w:author="Claude" w:date="2026-10-23T09:00:00Z"/>
              </w:rPr>
            </w:pPr>
            <w:ins w:id="2045" w:author="Claude" w:date="2026-10-23T09:00:00Z">
              <w:r>
                <w:rPr>
                  <w:b/>
                  <w:bCs/>
                </w:rPr>
                <w:t>Keterangan</w:t>
              </w:r>
            </w:ins>
          </w:p>
        </w:tc>
      </w:tr>
      <w:tr w:rsidR="00731323" w:rsidTr="00E37786">
        <w:trPr>
          <w:ins w:id="2047" w:author="Claude" w:date="2026-10-23T09:00:00Z"/>
        </w:trPr>
        <w:tc>
          <w:tcPr>
            <w:tcW w:w="1696" w:type="dxa"/>
          </w:tcPr>
          <w:p w:rsidR="00731323" w:rsidRPr="00337F05" w:rsidRDefault="00731323" w:rsidP="00E37786">
            <w:pPr>
              <w:ind w:firstLine="0"/>
              <w:rPr>
                <w:ins w:id="2049" w:author="Claude" w:date="2026-10-23T09:00:00Z"/>
              </w:rPr>
            </w:pPr>
            <w:ins w:id="2048" w:author="Claude" w:date="2026-10-23T09:00:00Z">
              <w:r>
                <w:t>Use Case</w:t>
              </w:r>
            </w:ins>
          </w:p>
        </w:tc>
        <w:tc>
          <w:tcPr>
            <w:tcW w:w="6231" w:type="dxa"/>
          </w:tcPr>
          <w:p>
            <w:pPr>
              <w:ind w:firstLine="0"/>
              <w:rPr>
                <w:ins w:id="2050" w:author="Claude" w:date="2026-10-23T09:00:00Z"/>
              </w:rPr>
            </w:pPr>
            <w:ins w:id="2051" w:author="Claude" w:date="2026-10-23T09:00:00Z">
              <w:r>
                <w:t xml:space="preserve">UC-16, Kelola Pengaturan</w:t>
              </w:r>
            </w:ins>
          </w:p>
        </w:tc>
      </w:tr>
      <w:tr w:rsidR="00731323" w:rsidTr="00E37786">
        <w:trPr>
          <w:ins w:id="2052" w:author="Claude" w:date="2026-10-23T09:00:00Z"/>
        </w:trPr>
        <w:tc>
          <w:tcPr>
            <w:tcW w:w="1696" w:type="dxa"/>
          </w:tcPr>
          <w:p w:rsidR="00731323" w:rsidRDefault="00731323" w:rsidP="00E37786">
            <w:pPr>
              <w:ind w:firstLine="0"/>
              <w:rPr>
                <w:ins w:id="2054" w:author="Claude" w:date="2026-10-23T09:00:00Z"/>
              </w:rPr>
            </w:pPr>
            <w:ins w:id="2053" w:author="Claude" w:date="2026-10-23T09:00:00Z">
              <w:r>
                <w:t>Aktor</w:t>
              </w:r>
            </w:ins>
          </w:p>
        </w:tc>
        <w:tc>
          <w:tcPr>
            <w:tcW w:w="6231" w:type="dxa"/>
          </w:tcPr>
          <w:p>
            <w:pPr>
              <w:pStyle w:val="Compact"/>
              <w:keepNext/>
              <w:spacing w:after="40"/>
              <w:ind w:firstLine="0"/>
              <w:rPr>
                <w:ins w:id="2055" w:author="Claude" w:date="2026-10-23T09:00:00Z"/>
              </w:rPr>
            </w:pPr>
            <w:ins w:id="2056" w:author="Claude" w:date="2026-10-23T09:00:00Z">
              <w:r>
                <w:t xml:space="preserve">Admin</w:t>
              </w:r>
            </w:ins>
          </w:p>
        </w:tc>
      </w:tr>
      <w:tr w:rsidR="00731323" w:rsidTr="00E37786">
        <w:trPr>
          <w:ins w:id="2057" w:author="Claude" w:date="2026-10-23T09:00:00Z"/>
        </w:trPr>
        <w:tc>
          <w:tcPr>
            <w:tcW w:w="1696" w:type="dxa"/>
          </w:tcPr>
          <w:p w:rsidR="00731323" w:rsidRDefault="00731323" w:rsidP="00E37786">
            <w:pPr>
              <w:ind w:firstLine="0"/>
              <w:rPr>
                <w:ins w:id="2059" w:author="Claude" w:date="2026-10-23T09:00:00Z"/>
              </w:rPr>
            </w:pPr>
            <w:ins w:id="2058" w:author="Claude" w:date="2026-10-23T09:00:00Z">
              <w:r>
                <w:lastRenderedPageBreak/>
                <w:t>Deskripsi</w:t>
              </w:r>
            </w:ins>
          </w:p>
        </w:tc>
        <w:tc>
          <w:tcPr>
            <w:tcW w:w="6231" w:type="dxa"/>
          </w:tcPr>
          <w:p>
            <w:pPr>
              <w:pStyle w:val="Compact"/>
              <w:keepNext/>
              <w:spacing w:after="40"/>
              <w:ind w:firstLine="0"/>
              <w:rPr>
                <w:ins w:id="2060" w:author="Claude" w:date="2026-10-23T09:00:00Z"/>
              </w:rPr>
            </w:pPr>
            <w:ins w:id="2061" w:author="Claude" w:date="2026-10-23T09:00:00Z">
              <w:r>
                <w:rPr>
                  <w:lang w:val="en-ID"/>
                </w:rPr>
                <w:t xml:space="preserve">Mengatur target downtime dan garis prioritas Pareto.</w:t>
              </w:r>
            </w:ins>
          </w:p>
        </w:tc>
      </w:tr>
      <w:tr w:rsidR="00731323" w:rsidTr="00E37786">
        <w:trPr>
          <w:ins w:id="2062" w:author="Claude" w:date="2026-10-23T09:00:00Z"/>
        </w:trPr>
        <w:tc>
          <w:tcPr>
            <w:tcW w:w="1696" w:type="dxa"/>
          </w:tcPr>
          <w:p w:rsidR="00731323" w:rsidRDefault="00731323" w:rsidP="00E37786">
            <w:pPr>
              <w:ind w:firstLine="0"/>
              <w:rPr>
                <w:ins w:id="2064" w:author="Claude" w:date="2026-10-23T09:00:00Z"/>
              </w:rPr>
            </w:pPr>
            <w:ins w:id="2063" w:author="Claude" w:date="2026-10-23T09:00:00Z">
              <w:r>
                <w:t>Kondisi Awal</w:t>
              </w:r>
            </w:ins>
          </w:p>
        </w:tc>
        <w:tc>
          <w:tcPr>
            <w:tcW w:w="6231" w:type="dxa"/>
          </w:tcPr>
          <w:p>
            <w:pPr>
              <w:pStyle w:val="Compact"/>
              <w:keepNext/>
              <w:spacing w:after="40"/>
              <w:ind w:firstLine="0"/>
              <w:rPr>
                <w:ins w:id="2065" w:author="Claude" w:date="2026-10-23T09:00:00Z"/>
              </w:rPr>
            </w:pPr>
            <w:ins w:id="2066" w:author="Claude" w:date="2026-10-23T09:00:00Z">
              <w:r>
                <w:rPr>
                  <w:lang w:val="en-ID"/>
                </w:rPr>
                <w:t xml:space="preserve">Admin telah login dan membuka menu Pengaturan.</w:t>
              </w:r>
            </w:ins>
          </w:p>
        </w:tc>
      </w:tr>
      <w:tr w:rsidR="00731323" w:rsidTr="00E37786">
        <w:trPr>
          <w:ins w:id="2067" w:author="Claude" w:date="2026-10-23T09:00:00Z"/>
        </w:trPr>
        <w:tc>
          <w:tcPr>
            <w:tcW w:w="1696" w:type="dxa"/>
          </w:tcPr>
          <w:p w:rsidR="00731323" w:rsidRDefault="00731323" w:rsidP="00E37786">
            <w:pPr>
              <w:ind w:firstLine="0"/>
              <w:rPr>
                <w:ins w:id="2069" w:author="Claude" w:date="2026-10-23T09:00:00Z"/>
              </w:rPr>
            </w:pPr>
            <w:ins w:id="2068" w:author="Claude" w:date="2026-10-23T09:00:00Z">
              <w:r>
                <w:t>Kondisi Akhir</w:t>
              </w:r>
            </w:ins>
          </w:p>
        </w:tc>
        <w:tc>
          <w:tcPr>
            <w:tcW w:w="6231" w:type="dxa"/>
          </w:tcPr>
          <w:p>
            <w:pPr>
              <w:pStyle w:val="Compact"/>
              <w:keepNext/>
              <w:spacing w:after="40"/>
              <w:ind w:firstLine="0"/>
              <w:rPr>
                <w:ins w:id="2070" w:author="Claude" w:date="2026-10-23T09:00:00Z"/>
              </w:rPr>
            </w:pPr>
            <w:ins w:id="2071" w:author="Claude" w:date="2026-10-23T09:00:00Z">
              <w:r>
                <w:rPr>
                  <w:lang w:val="en-ID"/>
                </w:rPr>
                <w:t xml:space="preserve">Pengaturan tersimpan pada berkas pengaturan dan langsung dipakai halaman analitik.</w:t>
              </w:r>
            </w:ins>
          </w:p>
        </w:tc>
      </w:tr>
      <w:tr w:rsidR="00731323" w:rsidTr="00E37786">
        <w:trPr>
          <w:ins w:id="2072" w:author="Claude" w:date="2026-10-23T09:00:00Z"/>
        </w:trPr>
        <w:tc>
          <w:tcPr>
            <w:tcW w:w="1696" w:type="dxa"/>
          </w:tcPr>
          <w:p w:rsidR="00731323" w:rsidRDefault="00731323" w:rsidP="00E37786">
            <w:pPr>
              <w:ind w:firstLine="0"/>
              <w:rPr>
                <w:ins w:id="2074" w:author="Claude" w:date="2026-10-23T09:00:00Z"/>
              </w:rPr>
            </w:pPr>
            <w:ins w:id="2073" w:author="Claude" w:date="2026-10-23T09:00:00Z">
              <w:r>
                <w:t>Alur Utama</w:t>
              </w:r>
            </w:ins>
          </w:p>
        </w:tc>
        <w:tc>
          <w:tcPr>
            <w:tcW w:w="6231" w:type="dxa"/>
          </w:tcPr>
          <w:p>
            <w:pPr>
              <w:pStyle w:val="ListParagraph"/>
              <w:numPr>
                <w:ilvl w:val="0"/>
                <w:numId w:val="52"/>
              </w:numPr>
              <w:tabs>
                <w:tab w:val="left" w:pos="900"/>
              </w:tabs>
              <w:rPr>
                <w:ins w:id="2075" w:author="Claude" w:date="2026-10-23T09:00:00Z"/>
              </w:rPr>
            </w:pPr>
            <w:ins w:id="2076" w:author="Claude" w:date="2026-10-23T09:00:00Z">
              <w:r>
                <w:rPr>
                  <w:lang w:val="id-ID"/>
                </w:rPr>
                <w:t xml:space="preserve">Sistem menampilkan target default per shift, target khusus per mesin, dan garis prioritas Pareto.</w:t>
              </w:r>
            </w:ins>
          </w:p>
          <w:p>
            <w:pPr>
              <w:pStyle w:val="ListParagraph"/>
              <w:numPr>
                <w:ilvl w:val="0"/>
                <w:numId w:val="52"/>
              </w:numPr>
              <w:tabs>
                <w:tab w:val="left" w:pos="900"/>
              </w:tabs>
              <w:rPr>
                <w:ins w:id="2077" w:author="Claude" w:date="2026-10-23T09:00:00Z"/>
              </w:rPr>
            </w:pPr>
            <w:ins w:id="2078" w:author="Claude" w:date="2026-10-23T09:00:00Z">
              <w:r>
                <w:rPr>
                  <w:lang w:val="id-ID"/>
                </w:rPr>
                <w:t xml:space="preserve">Admin mengaktifkan target dan mengisi nilainya dalam menit per shift.</w:t>
              </w:r>
            </w:ins>
          </w:p>
          <w:p>
            <w:pPr>
              <w:pStyle w:val="ListParagraph"/>
              <w:numPr>
                <w:ilvl w:val="0"/>
                <w:numId w:val="52"/>
              </w:numPr>
              <w:tabs>
                <w:tab w:val="left" w:pos="900"/>
              </w:tabs>
              <w:rPr>
                <w:ins w:id="2079" w:author="Claude" w:date="2026-10-23T09:00:00Z"/>
              </w:rPr>
            </w:pPr>
            <w:ins w:id="2080" w:author="Claude" w:date="2026-10-23T09:00:00Z">
              <w:r>
                <w:rPr>
                  <w:lang w:val="id-ID"/>
                </w:rPr>
                <w:t xml:space="preserve">Admin mengatur garis prioritas Pareto antara 50% dan 95%.</w:t>
              </w:r>
            </w:ins>
          </w:p>
          <w:p>
            <w:pPr>
              <w:pStyle w:val="ListParagraph"/>
              <w:numPr>
                <w:ilvl w:val="0"/>
                <w:numId w:val="52"/>
              </w:numPr>
              <w:tabs>
                <w:tab w:val="left" w:pos="900"/>
              </w:tabs>
              <w:rPr>
                <w:ins w:id="2081" w:author="Claude" w:date="2026-10-23T09:00:00Z"/>
              </w:rPr>
            </w:pPr>
            <w:ins w:id="2082" w:author="Claude" w:date="2026-10-23T09:00:00Z">
              <w:r>
                <w:rPr>
                  <w:lang w:val="id-ID"/>
                </w:rPr>
                <w:t xml:space="preserve">Admin menekan tombol Simpan pengaturan.</w:t>
              </w:r>
            </w:ins>
          </w:p>
          <w:p>
            <w:pPr>
              <w:pStyle w:val="ListParagraph"/>
              <w:numPr>
                <w:ilvl w:val="0"/>
                <w:numId w:val="52"/>
              </w:numPr>
              <w:tabs>
                <w:tab w:val="left" w:pos="900"/>
              </w:tabs>
              <w:rPr>
                <w:ins w:id="2083" w:author="Claude" w:date="2026-10-23T09:00:00Z"/>
              </w:rPr>
            </w:pPr>
            <w:ins w:id="2084" w:author="Claude" w:date="2026-10-23T09:00:00Z">
              <w:r>
                <w:rPr>
                  <w:lang w:val="id-ID"/>
                </w:rPr>
                <w:t xml:space="preserve">Sistem menyimpan pengaturan ke storage/app/pengaturan.json dan mencatat perubahan pada audit log.</w:t>
              </w:r>
            </w:ins>
          </w:p>
        </w:tc>
      </w:tr>
      <w:tr w:rsidR="00731323" w:rsidTr="00E37786">
        <w:trPr>
          <w:ins w:id="2085" w:author="Claude" w:date="2026-10-23T09:00:00Z"/>
        </w:trPr>
        <w:tc>
          <w:tcPr>
            <w:tcW w:w="1696" w:type="dxa"/>
          </w:tcPr>
          <w:p w:rsidR="00731323" w:rsidRDefault="00731323" w:rsidP="00E37786">
            <w:pPr>
              <w:ind w:firstLine="0"/>
              <w:rPr>
                <w:ins w:id="2087" w:author="Claude" w:date="2026-10-23T09:00:00Z"/>
              </w:rPr>
            </w:pPr>
            <w:ins w:id="2086" w:author="Claude" w:date="2026-10-23T09:00:00Z">
              <w:r>
                <w:t>Alur Alternatif</w:t>
              </w:r>
            </w:ins>
          </w:p>
        </w:tc>
        <w:tc>
          <w:tcPr>
            <w:tcW w:w="6231" w:type="dxa"/>
          </w:tcPr>
          <w:p>
            <w:pPr>
              <w:keepNext/>
              <w:ind w:firstLine="0"/>
              <w:rPr>
                <w:ins w:id="2088" w:author="Claude" w:date="2026-10-23T09:00:00Z"/>
              </w:rPr>
            </w:pPr>
            <w:ins w:id="2089" w:author="Claude" w:date="2026-10-23T09:00:00Z">
              <w:r>
                <w:rPr>
                  <w:b/>
                  <w:bCs/>
                  <w:lang w:val="id-ID"/>
                </w:rPr>
                <w:t xml:space="preserve">A1 Nilai di luar batas.</w:t>
              </w:r>
              <w:r>
                <w:rPr>
                  <w:lang w:val="id-ID"/>
                </w:rPr>
                <w:t xml:space="preserve"> Sistem menolak penyimpanan dan menampilkan pesan validasi.</w:t>
              </w:r>
            </w:ins>
          </w:p>
        </w:tc>
      </w:tr>
    </w:tbl>
    <w:p>
      <w:pPr>
        <w:pStyle w:val="Caption"/>
        <w:rPr>
          <w:ins w:id="2095" w:author="Claude" w:date="2026-10-23T09:00:00Z"/>
        </w:rPr>
      </w:pPr>
      <w:ins w:id="2090" w:author="Claude" w:date="2026-10-23T09:00:00Z">
        <w:r>
          <w:t>Tabel 4.</w:t>
          <w:fldChar w:fldCharType="begin"/>
          <w:instrText xml:space="preserve"> SEQ Tabel_4. \* ARABIC </w:instrText>
          <w:fldChar w:fldCharType="separate"/>
        </w:r>
      </w:ins>
      <w:ins w:id="2091" w:author="Claude" w:date="2026-10-23T09:00:00Z">
        <w:r>
          <w:rPr>
            <w:noProof/>
          </w:rPr>
          <w:t>19</w:t>
          <w:fldChar w:fldCharType="end"/>
        </w:r>
      </w:ins>
      <w:ins w:id="2092" w:author="Claude" w:date="2026-10-23T09:00:00Z">
        <w:r>
          <w:t xml:space="preserve"> Skenario </w:t>
        </w:r>
      </w:ins>
      <w:ins w:id="2093" w:author="Claude" w:date="2026-10-23T09:00:00Z">
        <w:r>
          <w:rPr>
            <w:i/>
            <w:iCs/>
          </w:rPr>
          <w:t xml:space="preserve">Use Case </w:t>
        </w:r>
      </w:ins>
      <w:ins w:id="2094" w:author="Claude" w:date="2026-10-23T09:00:00Z">
        <w:r>
          <w:t xml:space="preserve"> Skenario Use Case UC-16 Kelola Pengaturan</w:t>
        </w:r>
      </w:ins>
    </w:p>
    <w:p>
      <w:pPr>
        <w:rPr>
          <w:ins w:id="2096" w:author="Claude" w:date="2026-10-23T09:00:00Z"/>
        </w:rPr>
      </w:pPr>
      <w:ins w:id="2097" w:author="Claude" w:date="2026-10-23T09:00:00Z">
        <w:r>
          <w:rPr>
            <w:lang w:val="id-ID"/>
          </w:rPr>
          <w:t xml:space="preserve">Aktivitas pengguna dan kinerja pembacaan foto dipantau admin melalui skenario UC-17 dalam Tabel 4.20.</w:t>
        </w:r>
      </w:ins>
    </w:p>
    <w:tbl>
      <w:tblPr>
        <w:tblStyle w:val="TableGrid"/>
        <w:tblW w:w="0" w:type="auto"/>
        <w:tblLook w:val="04A0" w:firstRow="1" w:lastRow="0" w:firstColumn="1" w:lastColumn="0" w:noHBand="0" w:noVBand="1"/>
      </w:tblPr>
      <w:tblGrid>
        <w:gridCol w:w="1696"/>
        <w:gridCol w:w="6231"/>
      </w:tblGrid>
      <w:tr w:rsidR="00731323" w:rsidTr="00E37786">
        <w:trPr>
          <w:ins w:id="2098" w:author="Claude" w:date="2026-10-23T09:00:00Z"/>
        </w:trPr>
        <w:tc>
          <w:tcPr>
            <w:tcW w:w="1696" w:type="dxa"/>
            <w:shd w:val="clear" w:color="auto" w:fill="D0CECE" w:themeFill="background2" w:themeFillShade="E6"/>
          </w:tcPr>
          <w:p w:rsidR="00731323" w:rsidRPr="00BA2E2E" w:rsidRDefault="00731323" w:rsidP="00E37786">
            <w:pPr>
              <w:ind w:firstLine="0"/>
              <w:jc w:val="center"/>
              <w:rPr>
                <w:ins w:id="2100" w:author="Claude" w:date="2026-10-23T09:00:00Z"/>
              </w:rPr>
            </w:pPr>
            <w:ins w:id="2099" w:author="Claude" w:date="2026-10-23T09:00:00Z">
              <w:r>
                <w:rPr>
                  <w:b/>
                  <w:bCs/>
                </w:rPr>
                <w:t>Elemen</w:t>
              </w:r>
            </w:ins>
          </w:p>
        </w:tc>
        <w:tc>
          <w:tcPr>
            <w:tcW w:w="6231" w:type="dxa"/>
            <w:shd w:val="clear" w:color="auto" w:fill="D0CECE" w:themeFill="background2" w:themeFillShade="E6"/>
          </w:tcPr>
          <w:p w:rsidR="00731323" w:rsidRPr="00BA2E2E" w:rsidRDefault="00731323" w:rsidP="00E37786">
            <w:pPr>
              <w:ind w:firstLine="0"/>
              <w:jc w:val="center"/>
              <w:rPr>
                <w:ins w:id="2102" w:author="Claude" w:date="2026-10-23T09:00:00Z"/>
              </w:rPr>
            </w:pPr>
            <w:ins w:id="2101" w:author="Claude" w:date="2026-10-23T09:00:00Z">
              <w:r>
                <w:rPr>
                  <w:b/>
                  <w:bCs/>
                </w:rPr>
                <w:t>Keterangan</w:t>
              </w:r>
            </w:ins>
          </w:p>
        </w:tc>
      </w:tr>
      <w:tr w:rsidR="00731323" w:rsidTr="00E37786">
        <w:trPr>
          <w:ins w:id="2103" w:author="Claude" w:date="2026-10-23T09:00:00Z"/>
        </w:trPr>
        <w:tc>
          <w:tcPr>
            <w:tcW w:w="1696" w:type="dxa"/>
          </w:tcPr>
          <w:p w:rsidR="00731323" w:rsidRPr="00337F05" w:rsidRDefault="00731323" w:rsidP="00E37786">
            <w:pPr>
              <w:ind w:firstLine="0"/>
              <w:rPr>
                <w:ins w:id="2105" w:author="Claude" w:date="2026-10-23T09:00:00Z"/>
              </w:rPr>
            </w:pPr>
            <w:ins w:id="2104" w:author="Claude" w:date="2026-10-23T09:00:00Z">
              <w:r>
                <w:t>Use Case</w:t>
              </w:r>
            </w:ins>
          </w:p>
        </w:tc>
        <w:tc>
          <w:tcPr>
            <w:tcW w:w="6231" w:type="dxa"/>
          </w:tcPr>
          <w:p>
            <w:pPr>
              <w:ind w:firstLine="0"/>
              <w:rPr>
                <w:ins w:id="2106" w:author="Claude" w:date="2026-10-23T09:00:00Z"/>
              </w:rPr>
            </w:pPr>
            <w:ins w:id="2107" w:author="Claude" w:date="2026-10-23T09:00:00Z">
              <w:r>
                <w:t xml:space="preserve">UC-17, Lihat Audit Log dan Statistik AI</w:t>
              </w:r>
            </w:ins>
          </w:p>
        </w:tc>
      </w:tr>
      <w:tr w:rsidR="00731323" w:rsidTr="00E37786">
        <w:trPr>
          <w:ins w:id="2108" w:author="Claude" w:date="2026-10-23T09:00:00Z"/>
        </w:trPr>
        <w:tc>
          <w:tcPr>
            <w:tcW w:w="1696" w:type="dxa"/>
          </w:tcPr>
          <w:p w:rsidR="00731323" w:rsidRDefault="00731323" w:rsidP="00E37786">
            <w:pPr>
              <w:ind w:firstLine="0"/>
              <w:rPr>
                <w:ins w:id="2110" w:author="Claude" w:date="2026-10-23T09:00:00Z"/>
              </w:rPr>
            </w:pPr>
            <w:ins w:id="2109" w:author="Claude" w:date="2026-10-23T09:00:00Z">
              <w:r>
                <w:t>Aktor</w:t>
              </w:r>
            </w:ins>
          </w:p>
        </w:tc>
        <w:tc>
          <w:tcPr>
            <w:tcW w:w="6231" w:type="dxa"/>
          </w:tcPr>
          <w:p>
            <w:pPr>
              <w:pStyle w:val="Compact"/>
              <w:keepNext/>
              <w:spacing w:after="40"/>
              <w:ind w:firstLine="0"/>
              <w:rPr>
                <w:ins w:id="2111" w:author="Claude" w:date="2026-10-23T09:00:00Z"/>
              </w:rPr>
            </w:pPr>
            <w:ins w:id="2112" w:author="Claude" w:date="2026-10-23T09:00:00Z">
              <w:r>
                <w:t xml:space="preserve">Admin</w:t>
              </w:r>
            </w:ins>
          </w:p>
        </w:tc>
      </w:tr>
      <w:tr w:rsidR="00731323" w:rsidTr="00E37786">
        <w:trPr>
          <w:ins w:id="2113" w:author="Claude" w:date="2026-10-23T09:00:00Z"/>
        </w:trPr>
        <w:tc>
          <w:tcPr>
            <w:tcW w:w="1696" w:type="dxa"/>
          </w:tcPr>
          <w:p w:rsidR="00731323" w:rsidRDefault="00731323" w:rsidP="00E37786">
            <w:pPr>
              <w:ind w:firstLine="0"/>
              <w:rPr>
                <w:ins w:id="2115" w:author="Claude" w:date="2026-10-23T09:00:00Z"/>
              </w:rPr>
            </w:pPr>
            <w:ins w:id="2114" w:author="Claude" w:date="2026-10-23T09:00:00Z">
              <w:r>
                <w:lastRenderedPageBreak/>
                <w:t>Deskripsi</w:t>
              </w:r>
            </w:ins>
          </w:p>
        </w:tc>
        <w:tc>
          <w:tcPr>
            <w:tcW w:w="6231" w:type="dxa"/>
          </w:tcPr>
          <w:p>
            <w:pPr>
              <w:pStyle w:val="Compact"/>
              <w:keepNext/>
              <w:spacing w:after="40"/>
              <w:ind w:firstLine="0"/>
              <w:rPr>
                <w:ins w:id="2116" w:author="Claude" w:date="2026-10-23T09:00:00Z"/>
              </w:rPr>
            </w:pPr>
            <w:ins w:id="2117" w:author="Claude" w:date="2026-10-23T09:00:00Z">
              <w:r>
                <w:rPr>
                  <w:lang w:val="en-ID"/>
                </w:rPr>
                <w:t xml:space="preserve">Menelusuri aktivitas pengguna dan memantau kinerja pembacaan foto.</w:t>
              </w:r>
            </w:ins>
          </w:p>
        </w:tc>
      </w:tr>
      <w:tr w:rsidR="00731323" w:rsidTr="00E37786">
        <w:trPr>
          <w:ins w:id="2118" w:author="Claude" w:date="2026-10-23T09:00:00Z"/>
        </w:trPr>
        <w:tc>
          <w:tcPr>
            <w:tcW w:w="1696" w:type="dxa"/>
          </w:tcPr>
          <w:p w:rsidR="00731323" w:rsidRDefault="00731323" w:rsidP="00E37786">
            <w:pPr>
              <w:ind w:firstLine="0"/>
              <w:rPr>
                <w:ins w:id="2120" w:author="Claude" w:date="2026-10-23T09:00:00Z"/>
              </w:rPr>
            </w:pPr>
            <w:ins w:id="2119" w:author="Claude" w:date="2026-10-23T09:00:00Z">
              <w:r>
                <w:t>Kondisi Awal</w:t>
              </w:r>
            </w:ins>
          </w:p>
        </w:tc>
        <w:tc>
          <w:tcPr>
            <w:tcW w:w="6231" w:type="dxa"/>
          </w:tcPr>
          <w:p>
            <w:pPr>
              <w:pStyle w:val="Compact"/>
              <w:keepNext/>
              <w:spacing w:after="40"/>
              <w:ind w:firstLine="0"/>
              <w:rPr>
                <w:ins w:id="2121" w:author="Claude" w:date="2026-10-23T09:00:00Z"/>
              </w:rPr>
            </w:pPr>
            <w:ins w:id="2122" w:author="Claude" w:date="2026-10-23T09:00:00Z">
              <w:r>
                <w:rPr>
                  <w:lang w:val="en-ID"/>
                </w:rPr>
                <w:t xml:space="preserve">Admin telah login.</w:t>
              </w:r>
            </w:ins>
          </w:p>
        </w:tc>
      </w:tr>
      <w:tr w:rsidR="00731323" w:rsidTr="00E37786">
        <w:trPr>
          <w:ins w:id="2123" w:author="Claude" w:date="2026-10-23T09:00:00Z"/>
        </w:trPr>
        <w:tc>
          <w:tcPr>
            <w:tcW w:w="1696" w:type="dxa"/>
          </w:tcPr>
          <w:p w:rsidR="00731323" w:rsidRDefault="00731323" w:rsidP="00E37786">
            <w:pPr>
              <w:ind w:firstLine="0"/>
              <w:rPr>
                <w:ins w:id="2125" w:author="Claude" w:date="2026-10-23T09:00:00Z"/>
              </w:rPr>
            </w:pPr>
            <w:ins w:id="2124" w:author="Claude" w:date="2026-10-23T09:00:00Z">
              <w:r>
                <w:t>Kondisi Akhir</w:t>
              </w:r>
            </w:ins>
          </w:p>
        </w:tc>
        <w:tc>
          <w:tcPr>
            <w:tcW w:w="6231" w:type="dxa"/>
          </w:tcPr>
          <w:p>
            <w:pPr>
              <w:pStyle w:val="Compact"/>
              <w:keepNext/>
              <w:spacing w:after="40"/>
              <w:ind w:firstLine="0"/>
              <w:rPr>
                <w:ins w:id="2126" w:author="Claude" w:date="2026-10-23T09:00:00Z"/>
              </w:rPr>
            </w:pPr>
            <w:ins w:id="2127" w:author="Claude" w:date="2026-10-23T09:00:00Z">
              <w:r>
                <w:rPr>
                  <w:lang w:val="en-ID"/>
                </w:rPr>
                <w:t xml:space="preserve">Admin memperoleh riwayat aktivitas atau statistik pembacaan AI.</w:t>
              </w:r>
            </w:ins>
          </w:p>
        </w:tc>
      </w:tr>
      <w:tr w:rsidR="00731323" w:rsidTr="00E37786">
        <w:trPr>
          <w:ins w:id="2128" w:author="Claude" w:date="2026-10-23T09:00:00Z"/>
        </w:trPr>
        <w:tc>
          <w:tcPr>
            <w:tcW w:w="1696" w:type="dxa"/>
          </w:tcPr>
          <w:p w:rsidR="00731323" w:rsidRDefault="00731323" w:rsidP="00E37786">
            <w:pPr>
              <w:ind w:firstLine="0"/>
              <w:rPr>
                <w:ins w:id="2130" w:author="Claude" w:date="2026-10-23T09:00:00Z"/>
              </w:rPr>
            </w:pPr>
            <w:ins w:id="2129" w:author="Claude" w:date="2026-10-23T09:00:00Z">
              <w:r>
                <w:t>Alur Utama</w:t>
              </w:r>
            </w:ins>
          </w:p>
        </w:tc>
        <w:tc>
          <w:tcPr>
            <w:tcW w:w="6231" w:type="dxa"/>
          </w:tcPr>
          <w:p>
            <w:pPr>
              <w:pStyle w:val="ListParagraph"/>
              <w:numPr>
                <w:ilvl w:val="0"/>
                <w:numId w:val="53"/>
              </w:numPr>
              <w:tabs>
                <w:tab w:val="left" w:pos="900"/>
              </w:tabs>
              <w:rPr>
                <w:ins w:id="2131" w:author="Claude" w:date="2026-10-23T09:00:00Z"/>
              </w:rPr>
            </w:pPr>
            <w:ins w:id="2132" w:author="Claude" w:date="2026-10-23T09:00:00Z">
              <w:r>
                <w:rPr>
                  <w:lang w:val="id-ID"/>
                </w:rPr>
                <w:t xml:space="preserve">Admin membuka menu Audit Log.</w:t>
              </w:r>
            </w:ins>
          </w:p>
          <w:p>
            <w:pPr>
              <w:pStyle w:val="ListParagraph"/>
              <w:numPr>
                <w:ilvl w:val="0"/>
                <w:numId w:val="53"/>
              </w:numPr>
              <w:tabs>
                <w:tab w:val="left" w:pos="900"/>
              </w:tabs>
              <w:rPr>
                <w:ins w:id="2133" w:author="Claude" w:date="2026-10-23T09:00:00Z"/>
              </w:rPr>
            </w:pPr>
            <w:ins w:id="2134" w:author="Claude" w:date="2026-10-23T09:00:00Z">
              <w:r>
                <w:rPr>
                  <w:lang w:val="id-ID"/>
                </w:rPr>
                <w:t xml:space="preserve">Sistem menampilkan aktivitas pengguna, seperti login, tambah, ubah, dan hapus data, simpan hasil AI, hapus scan, reset password, dan perubahan pengaturan, beserta pengguna, waktu, nilai lama, dan nilai baru.</w:t>
              </w:r>
            </w:ins>
          </w:p>
          <w:p>
            <w:pPr>
              <w:pStyle w:val="ListParagraph"/>
              <w:numPr>
                <w:ilvl w:val="0"/>
                <w:numId w:val="53"/>
              </w:numPr>
              <w:tabs>
                <w:tab w:val="left" w:pos="900"/>
              </w:tabs>
              <w:rPr>
                <w:ins w:id="2135" w:author="Claude" w:date="2026-10-23T09:00:00Z"/>
              </w:rPr>
            </w:pPr>
            <w:ins w:id="2136" w:author="Claude" w:date="2026-10-23T09:00:00Z">
              <w:r>
                <w:rPr>
                  <w:lang w:val="id-ID"/>
                </w:rPr>
                <w:t xml:space="preserve">Admin memfilter aktivitas berdasarkan periode, pengguna, atau jenis aksi.</w:t>
              </w:r>
            </w:ins>
          </w:p>
          <w:p>
            <w:pPr>
              <w:pStyle w:val="ListParagraph"/>
              <w:numPr>
                <w:ilvl w:val="0"/>
                <w:numId w:val="53"/>
              </w:numPr>
              <w:tabs>
                <w:tab w:val="left" w:pos="900"/>
              </w:tabs>
              <w:rPr>
                <w:ins w:id="2137" w:author="Claude" w:date="2026-10-23T09:00:00Z"/>
              </w:rPr>
            </w:pPr>
            <w:ins w:id="2138" w:author="Claude" w:date="2026-10-23T09:00:00Z">
              <w:r>
                <w:rPr>
                  <w:lang w:val="id-ID"/>
                </w:rPr>
                <w:t xml:space="preserve">Admin membuka menu Statistik AI.</w:t>
              </w:r>
            </w:ins>
          </w:p>
          <w:p>
            <w:pPr>
              <w:pStyle w:val="ListParagraph"/>
              <w:numPr>
                <w:ilvl w:val="0"/>
                <w:numId w:val="53"/>
              </w:numPr>
              <w:tabs>
                <w:tab w:val="left" w:pos="900"/>
              </w:tabs>
              <w:rPr>
                <w:ins w:id="2139" w:author="Claude" w:date="2026-10-23T09:00:00Z"/>
              </w:rPr>
            </w:pPr>
            <w:ins w:id="2140" w:author="Claude" w:date="2026-10-23T09:00:00Z">
              <w:r>
                <w:rPr>
                  <w:lang w:val="id-ID"/>
                </w:rPr>
                <w:t xml:space="preserve">Sistem menampilkan jumlah lembar yang dibaca, persentase kotak ragu, persentase kotak yang dikoreksi petugas, waktu proses, dan porsi input yang berasal dari AI.</w:t>
              </w:r>
            </w:ins>
          </w:p>
        </w:tc>
      </w:tr>
      <w:tr w:rsidR="00731323" w:rsidTr="00E37786">
        <w:trPr>
          <w:ins w:id="2141" w:author="Claude" w:date="2026-10-23T09:00:00Z"/>
        </w:trPr>
        <w:tc>
          <w:tcPr>
            <w:tcW w:w="1696" w:type="dxa"/>
          </w:tcPr>
          <w:p w:rsidR="00731323" w:rsidRDefault="00731323" w:rsidP="00E37786">
            <w:pPr>
              <w:ind w:firstLine="0"/>
              <w:rPr>
                <w:ins w:id="2143" w:author="Claude" w:date="2026-10-23T09:00:00Z"/>
              </w:rPr>
            </w:pPr>
            <w:ins w:id="2142" w:author="Claude" w:date="2026-10-23T09:00:00Z">
              <w:r>
                <w:t>Alur Alternatif</w:t>
              </w:r>
            </w:ins>
          </w:p>
        </w:tc>
        <w:tc>
          <w:tcPr>
            <w:tcW w:w="6231" w:type="dxa"/>
          </w:tcPr>
          <w:p>
            <w:pPr>
              <w:keepNext/>
              <w:ind w:firstLine="0"/>
              <w:rPr>
                <w:ins w:id="2144" w:author="Claude" w:date="2026-10-23T09:00:00Z"/>
              </w:rPr>
            </w:pPr>
            <w:ins w:id="2145" w:author="Claude" w:date="2026-10-23T09:00:00Z">
              <w:r>
                <w:rPr>
                  <w:b/>
                  <w:bCs/>
                  <w:lang w:val="id-ID"/>
                </w:rPr>
                <w:t xml:space="preserve">A1 Belum ada data scan.</w:t>
              </w:r>
              <w:r>
                <w:rPr>
                  <w:lang w:val="id-ID"/>
                </w:rPr>
                <w:t xml:space="preserve"> Statistik AI menampilkan keterangan bahwa belum ada riwayat scan pada periode tersebut.</w:t>
              </w:r>
            </w:ins>
          </w:p>
        </w:tc>
      </w:tr>
    </w:tbl>
    <w:p>
      <w:pPr>
        <w:pStyle w:val="Caption"/>
        <w:rPr>
          <w:ins w:id="2151" w:author="Claude" w:date="2026-10-23T09:00:00Z"/>
        </w:rPr>
      </w:pPr>
      <w:ins w:id="2146" w:author="Claude" w:date="2026-10-23T09:00:00Z">
        <w:r>
          <w:t>Tabel 4.</w:t>
          <w:fldChar w:fldCharType="begin"/>
          <w:instrText xml:space="preserve"> SEQ Tabel_4. \* ARABIC </w:instrText>
          <w:fldChar w:fldCharType="separate"/>
        </w:r>
      </w:ins>
      <w:ins w:id="2147" w:author="Claude" w:date="2026-10-23T09:00:00Z">
        <w:r>
          <w:rPr>
            <w:noProof/>
          </w:rPr>
          <w:t>20</w:t>
          <w:fldChar w:fldCharType="end"/>
        </w:r>
      </w:ins>
      <w:ins w:id="2148" w:author="Claude" w:date="2026-10-23T09:00:00Z">
        <w:r>
          <w:t xml:space="preserve"> Skenario </w:t>
        </w:r>
      </w:ins>
      <w:ins w:id="2149" w:author="Claude" w:date="2026-10-23T09:00:00Z">
        <w:r>
          <w:rPr>
            <w:i/>
            <w:iCs/>
          </w:rPr>
          <w:t xml:space="preserve">Use Case </w:t>
        </w:r>
      </w:ins>
      <w:ins w:id="2150" w:author="Claude" w:date="2026-10-23T09:00:00Z">
        <w:r>
          <w:t xml:space="preserve"> Skenario Use Case UC-17 Lihat Audit Log dan Statistik AI</w:t>
        </w:r>
      </w:ins>
    </w:p>
    <w:p>
      <w:pPr>
        <w:rPr>
          <w:ins w:id="2152" w:author="Claude" w:date="2026-10-23T09:00:00Z"/>
        </w:rPr>
      </w:pPr>
      <w:ins w:id="2153" w:author="Claude" w:date="2026-10-23T09:00:00Z">
        <w:r>
          <w:rPr>
            <w:lang w:val="id-ID"/>
          </w:rPr>
          <w:t xml:space="preserve">Urutan aktivitas pada proses input data, yang melibatkan beberapa use case di atas, digambarkan lebih lanjut pada activity diagram berikut.</w:t>
        </w:r>
      </w:ins>
    </w:p>
    <w:p w14:paraId="1727C486" w14:textId="77777777" w:rsidR="00424D10" w:rsidRPr="00B56943" w:rsidRDefault="00424D10" w:rsidP="00B56943"/>
    <w:p w14:paraId="781C001C" w14:textId="72606C6B" w:rsidR="00284E38" w:rsidRDefault="00284E38">
      <w:pPr>
        <w:pStyle w:val="Heading3"/>
      </w:pPr>
      <w:bookmarkStart w:id="110" w:name="_Toc242101885"/>
      <w:r>
        <w:t>Activity Diagram</w:t>
      </w:r>
      <w:bookmarkEnd w:id="110"/>
    </w:p>
    <w:p w14:paraId="44C163CF" w14:textId="241B88BE" w:rsidR="00585112" w:rsidRPr="004C62AC" w:rsidRDefault="004C62AC" w:rsidP="004C62AC">
      <w:pPr>
        <w:rPr>
          <w:lang w:val="id-ID"/>
        </w:rPr>
      </w:pPr>
      <w:r>
        <w:rPr>
          <w:i/>
          <w:iCs/>
          <w:lang w:val="id-ID"/>
        </w:rPr>
        <w:t>Activity diagram</w:t>
      </w:r>
      <w:r>
        <w:rPr>
          <w:lang w:val="id-ID"/>
        </w:rPr>
        <w:t xml:space="preserve"> digunakan untuk menggambarkan urutan aktivitas pada proses input data produksi, mulai dari petugas masuk ke sistem hingga data tersimpan di basis data. Diagram ini dibagi menjadi dua </w:t>
      </w:r>
      <w:r>
        <w:rPr>
          <w:i/>
          <w:iCs/>
          <w:lang w:val="id-ID"/>
        </w:rPr>
        <w:t>swimlane</w:t>
      </w:r>
      <w:r>
        <w:rPr>
          <w:lang w:val="id-ID"/>
        </w:rPr>
        <w:t>, yaitu Petugas Produksi dan Sistem, untuk menunjukkan pihak yang menjalankan setiap aktivitas. Alur lengkap proses tersebut ditampilkan pada Gambar 4.3.</w:t>
      </w:r>
    </w:p>
    <w:p w14:paraId="75175E9B" w14:textId="77777777" w:rsidR="000E0870" w:rsidRDefault="00AD338D" w:rsidP="000E0870">
      <w:pPr>
        <w:keepNext/>
        <w:rPr>
          <w:del w:id="2155" w:author="Claude" w:date="2026-10-23T09:00:00Z"/>
        </w:rPr>
      </w:pPr>
      <w:del w:id="2154" w:author="Claude" w:date="2026-10-23T09:00:00Z">
        <w:r>
          <w:rPr>
            <w:noProof/>
          </w:rPr>
          <w:lastRenderedPageBreak/>
          <w:drawing>
            <wp:inline distT="0" distB="0" distL="0" distR="0" wp14:anchorId="57700FCA" wp14:editId="64F889A5">
              <wp:extent cx="5334000" cy="5689511"/>
              <wp:effectExtent l="0" t="0" r="0" b="6985"/>
              <wp:docPr id="8566959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43263" cy="5699391"/>
                      </a:xfrm>
                      <a:prstGeom prst="rect">
                        <a:avLst/>
                      </a:prstGeom>
                      <a:noFill/>
                      <a:ln>
                        <a:noFill/>
                      </a:ln>
                    </pic:spPr>
                  </pic:pic>
                </a:graphicData>
              </a:graphic>
            </wp:inline>
          </w:drawing>
        </w:r>
      </w:del>
    </w:p>
    <w:p>
      <w:pPr>
        <w:keepNext/>
        <w:jc w:val="center"/>
        <w:rPr>
          <w:ins w:id="2156" w:author="Claude" w:date="2026-10-23T09:00:00Z"/>
        </w:rPr>
      </w:pPr>
      <w:ins w:id="2157" w:author="Claude" w:date="2026-10-23T09:00:00Z">
        <w:r>
          <w:rPr>
            <w:noProof/>
          </w:rPr>
          <w:lastRenderedPageBreak/>
          <w:drawing>
            <wp:inline distT="0" distB="0" distL="0" distR="0">
              <wp:extent cx="4680000" cy="5957292"/>
              <wp:effectExtent l="0" t="0" r="0" b="0"/>
              <wp:docPr id="900004" name="Gambar revisi 9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tivitas.png"/>
                      <pic:cNvPicPr>
                        <a:picLocks noChangeAspect="1" noChangeArrowheads="1"/>
                      </pic:cNvPicPr>
                    </pic:nvPicPr>
                    <pic:blipFill>
                      <a:blip r:embed="rId903">
                        <a:extLst>
                          <a:ext uri="{28A0092B-C50C-407E-A947-70E740481C1C}">
                            <a14:useLocalDpi xmlns:a14="http://schemas.microsoft.com/office/drawing/2010/main" val="0"/>
                          </a:ext>
                        </a:extLst>
                      </a:blip>
                      <a:srcRect/>
                      <a:stretch>
                        <a:fillRect/>
                      </a:stretch>
                    </pic:blipFill>
                    <pic:spPr bwMode="auto">
                      <a:xfrm>
                        <a:off x="0" y="0"/>
                        <a:ext cx="4680000" cy="5957292"/>
                      </a:xfrm>
                      <a:prstGeom prst="rect">
                        <a:avLst/>
                      </a:prstGeom>
                      <a:noFill/>
                      <a:ln>
                        <a:noFill/>
                      </a:ln>
                    </pic:spPr>
                  </pic:pic>
                </a:graphicData>
              </a:graphic>
            </wp:inline>
          </w:drawing>
        </w:r>
      </w:ins>
    </w:p>
    <w:p w14:paraId="4290F8D4" w14:textId="6194D5DF" w:rsidR="00585112" w:rsidRDefault="000E0870" w:rsidP="000E0870">
      <w:pPr>
        <w:pStyle w:val="Caption"/>
      </w:pPr>
      <w:bookmarkStart w:id="111" w:name="_Toc242095361"/>
      <w:r>
        <w:t>Gambar 4.</w:t>
        <w:fldChar w:fldCharType="begin"/>
        <w:instrText xml:space="preserve"> SEQ Gambar_4. \* ARABIC </w:instrText>
        <w:fldChar w:fldCharType="separate"/>
      </w:r>
      <w:r>
        <w:rPr>
          <w:noProof/>
        </w:rPr>
        <w:t>3</w:t>
        <w:fldChar w:fldCharType="end"/>
      </w:r>
      <w:r>
        <w:t xml:space="preserve"> Activity Diagram</w:t>
      </w:r>
      <w:bookmarkEnd w:id="111"/>
    </w:p>
    <w:p w14:paraId="77B75DC6" w14:textId="09A1AE94" w:rsidR="004C62AC" w:rsidRPr="004C62AC" w:rsidRDefault="004C62AC" w:rsidP="004C62AC">
      <w:pPr>
        <w:rPr>
          <w:lang w:val="id-ID"/>
        </w:rPr>
      </w:pPr>
      <w:r>
        <w:rPr>
          <w:lang w:val="id-ID"/>
        </w:rPr>
        <w:t xml:space="preserve">Proses dimulai ketika Petugas Produksi </w:t>
      </w:r>
      <w:r>
        <w:rPr>
          <w:i/>
          <w:iCs/>
          <w:lang w:val="id-ID"/>
        </w:rPr>
        <w:t xml:space="preserve">login</w:t>
      </w:r>
      <w:r>
        <w:rPr>
          <w:lang w:val="id-ID"/>
        </w:rPr>
        <w:t xml:space="preserve"> ke sistem dan membuka halaman </w:t>
      </w:r>
      <w:del w:id="2158" w:author="Claude" w:date="2026-10-23T09:00:00Z">
        <w:r>
          <w:rPr>
            <w:lang w:val="id-ID"/>
          </w:rPr>
          <w:delText xml:space="preserve">input data</w:delText>
        </w:r>
      </w:del>
      <w:ins w:id="2159" w:author="Claude" w:date="2026-10-23T09:00:00Z">
        <w:r>
          <w:rPr>
            <w:lang w:val="id-ID"/>
          </w:rPr>
          <w:t xml:space="preserve">Tambah Data</w:t>
        </w:r>
      </w:ins>
      <w:r>
        <w:rPr>
          <w:lang w:val="id-ID"/>
        </w:rPr>
        <w:t xml:space="preserve">, lalu memilih </w:t>
      </w:r>
      <w:del w:id="2160" w:author="Claude" w:date="2026-10-23T09:00:00Z">
        <w:r>
          <w:rPr>
            <w:lang w:val="id-ID"/>
          </w:rPr>
          <w:delText xml:space="preserve">metode</w:delText>
        </w:r>
      </w:del>
      <w:ins w:id="2161" w:author="Claude" w:date="2026-10-23T09:00:00Z">
        <w:r>
          <w:rPr>
            <w:lang w:val="id-ID"/>
          </w:rPr>
          <w:t xml:space="preserve">cara</w:t>
        </w:r>
      </w:ins>
      <w:r>
        <w:rPr>
          <w:lang w:val="id-ID"/>
        </w:rPr>
        <w:t xml:space="preserve"> input. Jika memilih [</w:t>
      </w:r>
      <w:del w:id="2162" w:author="Claude" w:date="2026-10-23T09:00:00Z">
        <w:r>
          <w:rPr>
            <w:lang w:val="id-ID"/>
          </w:rPr>
          <w:delText xml:space="preserve">Manual</w:delText>
        </w:r>
      </w:del>
      <w:ins w:id="2163" w:author="Claude" w:date="2026-10-23T09:00:00Z">
        <w:r>
          <w:rPr>
            <w:lang w:val="id-ID"/>
          </w:rPr>
          <w:t xml:space="preserve">Isi form</w:t>
        </w:r>
      </w:ins>
      <w:r>
        <w:rPr>
          <w:lang w:val="id-ID"/>
        </w:rPr>
        <w:t xml:space="preserve">], petugas </w:t>
      </w:r>
      <w:del w:id="2164" w:author="Claude" w:date="2026-10-23T09:00:00Z">
        <w:r>
          <w:rPr>
            <w:lang w:val="id-ID"/>
          </w:rPr>
          <w:delText xml:space="preserve">langsung mengisi </w:delText>
        </w:r>
      </w:del>
      <w:del w:id="2165" w:author="Claude" w:date="2026-10-23T09:00:00Z">
        <w:r>
          <w:rPr>
            <w:i/>
            <w:iCs/>
            <w:lang w:val="id-ID"/>
          </w:rPr>
          <w:delText xml:space="preserve">field</w:delText>
        </w:r>
      </w:del>
      <w:del w:id="2166" w:author="Claude" w:date="2026-10-23T09:00:00Z">
        <w:r>
          <w:rPr>
            <w:lang w:val="id-ID"/>
          </w:rPr>
          <w:delText xml:space="preserve"> data melalui pengetikan</w:delText>
        </w:r>
      </w:del>
      <w:ins w:id="2167" w:author="Claude" w:date="2026-10-23T09:00:00Z">
        <w:r>
          <w:rPr>
            <w:lang w:val="id-ID"/>
          </w:rPr>
          <w:t xml:space="preserve">mengisi formulir downtime yang tanggal dan shiftnya telah terisi otomatis</w:t>
        </w:r>
      </w:ins>
      <w:r>
        <w:rPr>
          <w:lang w:val="id-ID"/>
        </w:rPr>
        <w:t xml:space="preserve">. Jika memilih [Foto</w:t>
      </w:r>
      <w:ins w:id="2168" w:author="Claude" w:date="2026-10-23T09:00:00Z">
        <w:r>
          <w:rPr>
            <w:lang w:val="id-ID"/>
          </w:rPr>
          <w:t xml:space="preserve"> formulir</w:t>
        </w:r>
      </w:ins>
      <w:r>
        <w:rPr>
          <w:lang w:val="id-ID"/>
        </w:rPr>
        <w:t xml:space="preserve">], petugas </w:t>
      </w:r>
      <w:del w:id="2169" w:author="Claude" w:date="2026-10-23T09:00:00Z">
        <w:r>
          <w:rPr>
            <w:lang w:val="id-ID"/>
          </w:rPr>
          <w:delText xml:space="preserve">terlebih dahulu memotret,</w:delText>
        </w:r>
      </w:del>
      <w:ins w:id="2170" w:author="Claude" w:date="2026-10-23T09:00:00Z">
        <w:r>
          <w:rPr>
            <w:lang w:val="id-ID"/>
          </w:rPr>
          <w:t xml:space="preserve">memilih shift laporan, lalu mengambil</w:t>
        </w:r>
      </w:ins>
      <w:r>
        <w:rPr>
          <w:lang w:val="id-ID"/>
        </w:rPr>
        <w:t xml:space="preserve"> atau memilih </w:t>
      </w:r>
      <w:del w:id="2171" w:author="Claude" w:date="2026-10-23T09:00:00Z">
        <w:r>
          <w:rPr>
            <w:lang w:val="id-ID"/>
          </w:rPr>
          <w:delText xml:space="preserve">berkas foto dari perangkat, bagian header formulir yang memuat shift serta speed/size, kemudian sistem mengekstrak data dari foto tersebut menggunakan model kecerdasan buatan. Setelah itu, petugas memotret atau memilih berkas foto grid waktu tidak produktif (</w:delText>
        </w:r>
      </w:del>
      <w:del w:id="2172" w:author="Claude" w:date="2026-10-23T09:00:00Z">
        <w:r>
          <w:rPr>
            <w:i/>
            <w:iCs/>
            <w:lang w:val="id-ID"/>
          </w:rPr>
          <w:delText xml:space="preserve">downtime</w:delText>
        </w:r>
      </w:del>
      <w:del w:id="2173" w:author="Claude" w:date="2026-10-23T09:00:00Z">
        <w:r>
          <w:rPr>
            <w:lang w:val="id-ID"/>
          </w:rPr>
          <w:delText xml:space="preserve">), memotong area grid, dan menandai tiga titik sudutnya. Berdasarkan ketiga titik tersebut, sistem meluruskan gambar menggunakan transformasi affine (Subbab 3.1.9), lalu membaca kotak-kotak grid yang berisi tulisan dan melewati kotak yang kosong</w:delText>
        </w:r>
      </w:del>
      <w:ins w:id="2174" w:author="Claude" w:date="2026-10-23T09:00:00Z">
        <w:r>
          <w:rPr>
            <w:lang w:val="id-ID"/>
          </w:rPr>
          <w:t xml:space="preserve">foto seluruh formulir. Sistem menyimpan foto ke antrian, kemudian layanan AI meluruskan foto dan membaca header serta kotak Lost time di latar belakang, menandai kotak ragu beserta kandidatnya, dan mengirim pemberitahuan. Petugas kemudian membuka layar tinjauan dan mengoreksi kotak atau header hingga hasilnya dinilai benar</w:t>
        </w:r>
      </w:ins>
      <w:r>
        <w:rPr>
          <w:lang w:val="id-ID"/>
        </w:rPr>
        <w:t xml:space="preserve">.</w:t>
      </w:r>
    </w:p>
    <w:p w14:paraId="50956193" w14:textId="77777777" w:rsidR="004C62AC" w:rsidRPr="004C62AC" w:rsidRDefault="004C62AC" w:rsidP="004C62AC">
      <w:pPr>
        <w:rPr>
          <w:lang w:val="id-ID"/>
        </w:rPr>
      </w:pPr>
      <w:r>
        <w:rPr>
          <w:lang w:val="id-ID"/>
        </w:rPr>
        <w:t xml:space="preserve">Kedua jalur bertemu kembali </w:t>
      </w:r>
      <w:del w:id="2175" w:author="Claude" w:date="2026-10-23T09:00:00Z">
        <w:r>
          <w:rPr>
            <w:lang w:val="id-ID"/>
          </w:rPr>
          <w:delText xml:space="preserve">melalui </w:delText>
        </w:r>
      </w:del>
      <w:del w:id="2176" w:author="Claude" w:date="2026-10-23T09:00:00Z">
        <w:r>
          <w:rPr>
            <w:i/>
            <w:iCs/>
            <w:lang w:val="id-ID"/>
          </w:rPr>
          <w:delText xml:space="preserve">merge node</w:delText>
        </w:r>
      </w:del>
      <w:del w:id="2177" w:author="Claude" w:date="2026-10-23T09:00:00Z">
        <w:r>
          <w:rPr>
            <w:lang w:val="id-ID"/>
          </w:rPr>
          <w:delText xml:space="preserve"> pada satu titik yang sama, yaitu layar tinjauan data (</w:delText>
        </w:r>
      </w:del>
      <w:del w:id="2178" w:author="Claude" w:date="2026-10-23T09:00:00Z">
        <w:r>
          <w:rPr>
            <w:i/>
            <w:iCs/>
            <w:lang w:val="id-ID"/>
          </w:rPr>
          <w:delText xml:space="preserve">review</w:delText>
        </w:r>
      </w:del>
      <w:del w:id="2179" w:author="Claude" w:date="2026-10-23T09:00:00Z">
        <w:r>
          <w:rPr>
            <w:lang w:val="id-ID"/>
          </w:rPr>
          <w:delText xml:space="preserve">). Pada tahap ini petugas memeriksa apakah seluruh data sudah</w:delText>
        </w:r>
      </w:del>
      <w:ins w:id="2180" w:author="Claude" w:date="2026-10-23T09:00:00Z">
        <w:r>
          <w:rPr>
            <w:lang w:val="id-ID"/>
          </w:rPr>
          <w:t xml:space="preserve">pada tahap validasi dan pemeriksaan otomatis oleh sistem. Jika ditemukan masalah, seperti data duplikat atau jam yang bertumpuk, petugas memperbaiki data atau menyatakan tetap menyimpan apabila data memang</w:t>
        </w:r>
      </w:ins>
      <w:r>
        <w:rPr>
          <w:lang w:val="id-ID"/>
        </w:rPr>
        <w:t xml:space="preserve"> benar. Jika </w:t>
      </w:r>
      <w:del w:id="2181" w:author="Claude" w:date="2026-10-23T09:00:00Z">
        <w:r>
          <w:rPr>
            <w:lang w:val="id-ID"/>
          </w:rPr>
          <w:delText xml:space="preserve">[Belum], petugas mengoreksi </w:delText>
        </w:r>
      </w:del>
      <w:del w:id="2182" w:author="Claude" w:date="2026-10-23T09:00:00Z">
        <w:r>
          <w:rPr>
            <w:i/>
            <w:iCs/>
            <w:lang w:val="id-ID"/>
          </w:rPr>
          <w:delText xml:space="preserve">field</w:delText>
        </w:r>
      </w:del>
      <w:del w:id="2183" w:author="Claude" w:date="2026-10-23T09:00:00Z">
        <w:r>
          <w:rPr>
            <w:lang w:val="id-ID"/>
          </w:rPr>
          <w:delText xml:space="preserve"> yang ditandai, lalu data ditampilkan kembali pada layar tinjauan. Proses ini berulang hingga data dinyatakan benar. Jika [Sudah]</w:delText>
        </w:r>
      </w:del>
      <w:ins w:id="2184" w:author="Claude" w:date="2026-10-23T09:00:00Z">
        <w:r>
          <w:rPr>
            <w:lang w:val="id-ID"/>
          </w:rPr>
          <w:t xml:space="preserve">tidak ada masalah</w:t>
        </w:r>
      </w:ins>
      <w:r>
        <w:rPr>
          <w:lang w:val="id-ID"/>
        </w:rPr>
        <w:t xml:space="preserve">, sistem menyimpan data ke </w:t>
      </w:r>
      <w:del w:id="2185" w:author="Claude" w:date="2026-10-23T09:00:00Z">
        <w:r>
          <w:rPr>
            <w:lang w:val="id-ID"/>
          </w:rPr>
          <w:delText xml:space="preserve">basis data dan proses berakhir</w:delText>
        </w:r>
      </w:del>
      <w:ins w:id="2186" w:author="Claude" w:date="2026-10-23T09:00:00Z">
        <w:r>
          <w:rPr>
            <w:lang w:val="id-ID"/>
          </w:rPr>
          <w:t xml:space="preserve">tabel MFDOWNTIME dalam satu transaksi, mencatat audit log, dan memperbarui data analitik</w:t>
        </w:r>
      </w:ins>
      <w:r>
        <w:rPr>
          <w:lang w:val="id-ID"/>
        </w:rPr>
        <w:t xml:space="preserve">. Percabangan dan pertemuan kembali alur ini mencerminkan prinsip rancangan sistem: metode input otomatis dan manual diperlakukan setara sebagai dua cara mencapai hasil akhir yang sama, </w:t>
      </w:r>
      <w:del w:id="2187" w:author="Claude" w:date="2026-10-23T09:00:00Z">
        <w:r>
          <w:rPr>
            <w:lang w:val="id-ID"/>
          </w:rPr>
          <w:delText xml:space="preserve">bukan satu jalur utama dengan jalur lain sebagai cadangan. Mekanisme tinjauan juga memastikan</w:delText>
        </w:r>
      </w:del>
      <w:ins w:id="2188" w:author="Claude" w:date="2026-10-23T09:00:00Z">
        <w:r>
          <w:rPr>
            <w:lang w:val="id-ID"/>
          </w:rPr>
          <w:t xml:space="preserve">dan</w:t>
        </w:r>
      </w:ins>
      <w:r>
        <w:rPr>
          <w:lang w:val="id-ID"/>
        </w:rPr>
        <w:t xml:space="preserve"> data hasil </w:t>
      </w:r>
      <w:del w:id="2189" w:author="Claude" w:date="2026-10-23T09:00:00Z">
        <w:r>
          <w:rPr>
            <w:lang w:val="id-ID"/>
          </w:rPr>
          <w:delText xml:space="preserve">ekstraksi AI telah</w:delText>
        </w:r>
      </w:del>
      <w:ins w:id="2190" w:author="Claude" w:date="2026-10-23T09:00:00Z">
        <w:r>
          <w:rPr>
            <w:lang w:val="id-ID"/>
          </w:rPr>
          <w:t xml:space="preserve">pembacaan AI selalu</w:t>
        </w:r>
      </w:ins>
      <w:r>
        <w:rPr>
          <w:lang w:val="id-ID"/>
        </w:rPr>
        <w:t xml:space="preserve"> divalidasi oleh manusia sebelum tersimpan.</w:t>
      </w:r>
    </w:p>
    <w:p w14:paraId="58822C0F" w14:textId="0DCD2CEE" w:rsidR="00D953E4" w:rsidRDefault="00D953E4" w:rsidP="004C62AC"/>
    <w:p w14:paraId="65D6FCF1" w14:textId="73EEE10C" w:rsidR="004C62AC" w:rsidRDefault="004C62AC" w:rsidP="004C62AC">
      <w:pPr>
        <w:pStyle w:val="Heading3"/>
      </w:pPr>
      <w:bookmarkStart w:id="112" w:name="_Toc242101886"/>
      <w:r>
        <w:t>Sequence Diagram</w:t>
      </w:r>
      <w:bookmarkEnd w:id="112"/>
    </w:p>
    <w:p w14:paraId="319E794E" w14:textId="51711CD8" w:rsidR="004C62AC" w:rsidRDefault="004C62AC" w:rsidP="00A73951">
      <w:r>
        <w:rPr>
          <w:i/>
          <w:iCs/>
        </w:rPr>
        <w:t xml:space="preserve">Sequence diagram</w:t>
      </w:r>
      <w:r>
        <w:t xml:space="preserve"> digunakan untuk menggambarkan urutan pertukaran pesan antarkomponen sistem dalam menjalankan suatu proses. Dua proses dimodelkan dengan diagram ini karena melibatkan komponen paling banyak, yaitu proses </w:t>
      </w:r>
      <w:del w:id="2191" w:author="Claude" w:date="2026-10-23T09:00:00Z">
        <w:r>
          <w:delText xml:space="preserve">ekstraksi</w:delText>
        </w:r>
      </w:del>
      <w:ins w:id="2192" w:author="Claude" w:date="2026-10-23T09:00:00Z">
        <w:r>
          <w:t xml:space="preserve">pembacaan</w:t>
        </w:r>
      </w:ins>
      <w:r>
        <w:t xml:space="preserve"> data dari foto formulir dan proses penyimpanan data. Komponen pada kedua diagram digambarkan pada tingkat arsitektur, sesuai komponen yang dijelaskan pada Subbab 4.2.6, dan nomor pada setiap pesan menunjukkan urutan kejadiannya.</w:t>
      </w:r>
    </w:p>
    <w:p w14:paraId="06AF1F03" w14:textId="77777777" w:rsidR="004C62AC" w:rsidRPr="004C62AC" w:rsidRDefault="004C62AC" w:rsidP="004C62AC">
      <w:pPr>
        <w:ind w:firstLine="0"/>
        <w:rPr>
          <w:lang w:val="id-ID"/>
        </w:rPr>
      </w:pPr>
      <w:del w:id="2193" w:author="Claude" w:date="2026-10-23T09:00:00Z">
        <w:r>
          <w:rPr>
            <w:b/>
            <w:bCs/>
            <w:lang w:val="id-ID"/>
          </w:rPr>
          <w:delText xml:space="preserve">Ekstraksi</w:delText>
        </w:r>
      </w:del>
      <w:ins w:id="2194" w:author="Claude" w:date="2026-10-23T09:00:00Z">
        <w:r>
          <w:rPr>
            <w:b/>
            <w:bCs/>
            <w:lang w:val="id-ID"/>
          </w:rPr>
          <w:t xml:space="preserve">Pembacaan</w:t>
        </w:r>
      </w:ins>
      <w:r>
        <w:rPr>
          <w:b/>
          <w:bCs/>
          <w:lang w:val="id-ID"/>
        </w:rPr>
        <w:t xml:space="preserve"> Data dari Foto Formulir</w:t>
      </w:r>
    </w:p>
    <w:p w14:paraId="074558B6" w14:textId="77777777" w:rsidR="004C62AC" w:rsidRPr="004C62AC" w:rsidRDefault="004C62AC" w:rsidP="004C62AC">
      <w:pPr>
        <w:rPr>
          <w:lang w:val="id-ID"/>
        </w:rPr>
      </w:pPr>
      <w:r>
        <w:rPr>
          <w:lang w:val="id-ID"/>
        </w:rPr>
        <w:t xml:space="preserve">Proses </w:t>
      </w:r>
      <w:del w:id="2195" w:author="Claude" w:date="2026-10-23T09:00:00Z">
        <w:r>
          <w:rPr>
            <w:lang w:val="id-ID"/>
          </w:rPr>
          <w:delText xml:space="preserve">ekstraksi melibatkan seluruh komponen sistem, mulai dari peramban hingga model</w:delText>
        </w:r>
      </w:del>
      <w:ins w:id="2196" w:author="Claude" w:date="2026-10-23T09:00:00Z">
        <w:r>
          <w:rPr>
            <w:lang w:val="id-ID"/>
          </w:rPr>
          <w:t xml:space="preserve">pembacaan melibatkan peramban, aplikasi Laravel, folder antrian, layanan</w:t>
        </w:r>
      </w:ins>
      <w:r>
        <w:rPr>
          <w:lang w:val="id-ID"/>
        </w:rPr>
        <w:t xml:space="preserve"> AI, dan </w:t>
      </w:r>
      <w:del w:id="2197" w:author="Claude" w:date="2026-10-23T09:00:00Z">
        <w:r>
          <w:rPr>
            <w:lang w:val="id-ID"/>
          </w:rPr>
          <w:delText xml:space="preserve">berlangsung dalam dua siklus sesuai pembagian Section 1 dan Section 2</w:delText>
        </w:r>
      </w:del>
      <w:ins w:id="2198" w:author="Claude" w:date="2026-10-23T09:00:00Z">
        <w:r>
          <w:rPr>
            <w:lang w:val="id-ID"/>
          </w:rPr>
          <w:t xml:space="preserve">SQL Server, serta berlangsung dalam tiga tahap, yaitu pengunggahan, pembacaan di latar belakang, serta tinjauan dan penyimpanan</w:t>
        </w:r>
      </w:ins>
      <w:r>
        <w:rPr>
          <w:lang w:val="id-ID"/>
        </w:rPr>
        <w:t xml:space="preserve">. Urutan pesan pada proses ini ditunjukkan pada Gambar 4.4.</w:t>
      </w:r>
    </w:p>
    <w:p w14:paraId="39150FA3" w14:textId="77777777" w:rsidR="004C62AC" w:rsidRDefault="004C62AC" w:rsidP="004C62AC">
      <w:pPr>
        <w:keepNext/>
        <w:ind w:firstLine="0"/>
        <w:jc w:val="center"/>
        <w:rPr>
          <w:del w:id="2200" w:author="Claude" w:date="2026-10-23T09:00:00Z"/>
        </w:rPr>
      </w:pPr>
      <w:del w:id="2199" w:author="Claude" w:date="2026-10-23T09:00:00Z">
        <w:r>
          <w:rPr>
            <w:noProof/>
          </w:rPr>
          <w:lastRenderedPageBreak/>
          <w:drawing>
            <wp:inline distT="0" distB="0" distL="0" distR="0" wp14:anchorId="5D07B12E" wp14:editId="159A6EDD">
              <wp:extent cx="4577503" cy="724015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1"/>
                      <a:stretch>
                        <a:fillRect/>
                      </a:stretch>
                    </pic:blipFill>
                    <pic:spPr>
                      <a:xfrm>
                        <a:off x="0" y="0"/>
                        <a:ext cx="4596342" cy="7269952"/>
                      </a:xfrm>
                      <a:prstGeom prst="rect">
                        <a:avLst/>
                      </a:prstGeom>
                    </pic:spPr>
                  </pic:pic>
                </a:graphicData>
              </a:graphic>
            </wp:inline>
          </w:drawing>
        </w:r>
      </w:del>
    </w:p>
    <w:p>
      <w:pPr>
        <w:keepNext/>
        <w:ind w:firstLine="0"/>
        <w:jc w:val="center"/>
        <w:rPr>
          <w:ins w:id="2201" w:author="Claude" w:date="2026-10-23T09:00:00Z"/>
        </w:rPr>
      </w:pPr>
      <w:ins w:id="2202" w:author="Claude" w:date="2026-10-23T09:00:00Z">
        <w:r>
          <w:rPr>
            <w:noProof/>
          </w:rPr>
          <w:lastRenderedPageBreak/>
          <w:drawing>
            <wp:inline distT="0" distB="0" distL="0" distR="0">
              <wp:extent cx="5220000" cy="6375110"/>
              <wp:effectExtent l="0" t="0" r="0" b="0"/>
              <wp:docPr id="900005" name="Gambar revisi 9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uence.png"/>
                      <pic:cNvPicPr>
                        <a:picLocks noChangeAspect="1"/>
                      </pic:cNvPicPr>
                    </pic:nvPicPr>
                    <pic:blipFill>
                      <a:blip r:embed="rId904"/>
                      <a:stretch>
                        <a:fillRect/>
                      </a:stretch>
                    </pic:blipFill>
                    <pic:spPr>
                      <a:xfrm>
                        <a:off x="0" y="0"/>
                        <a:ext cx="5220000" cy="6375110"/>
                      </a:xfrm>
                      <a:prstGeom prst="rect">
                        <a:avLst/>
                      </a:prstGeom>
                    </pic:spPr>
                  </pic:pic>
                </a:graphicData>
              </a:graphic>
            </wp:inline>
          </w:drawing>
        </w:r>
      </w:ins>
    </w:p>
    <w:p w14:paraId="26B5B45A" w14:textId="69B80CE9" w:rsidR="004C62AC" w:rsidRDefault="004C62AC" w:rsidP="004C62AC">
      <w:pPr>
        <w:pStyle w:val="Caption"/>
        <w:jc w:val="both"/>
      </w:pPr>
      <w:bookmarkStart w:id="113" w:name="_Toc242095362"/>
      <w:r>
        <w:t>Gambar 4.</w:t>
        <w:fldChar w:fldCharType="begin"/>
        <w:instrText xml:space="preserve"> SEQ Gambar_4. \* ARABIC </w:instrText>
        <w:fldChar w:fldCharType="separate"/>
      </w:r>
      <w:r>
        <w:rPr>
          <w:noProof/>
        </w:rPr>
        <w:t>4</w:t>
        <w:fldChar w:fldCharType="end"/>
      </w:r>
      <w:r>
        <w:t xml:space="preserve"> </w:t>
      </w:r>
      <w:r>
        <w:rPr>
          <w:i/>
          <w:iCs/>
        </w:rPr>
        <w:t xml:space="preserve">Sequence Diagram</w:t>
      </w:r>
      <w:r>
        <w:t xml:space="preserve"> Proses </w:t>
      </w:r>
      <w:del w:id="2203" w:author="Claude" w:date="2026-10-23T09:00:00Z">
        <w:r>
          <w:delText xml:space="preserve">Ekstraksi</w:delText>
        </w:r>
      </w:del>
      <w:ins w:id="2204" w:author="Claude" w:date="2026-10-23T09:00:00Z">
        <w:r>
          <w:t xml:space="preserve">Pembacaan</w:t>
        </w:r>
      </w:ins>
      <w:r>
        <w:t xml:space="preserve"> Data dari Foto Formulir</w:t>
      </w:r>
      <w:bookmarkEnd w:id="113"/>
    </w:p>
    <w:p w14:paraId="6A6EDA2E" w14:textId="77777777" w:rsidR="004C62AC" w:rsidRPr="004C62AC" w:rsidRDefault="004C62AC" w:rsidP="004C62AC">
      <w:pPr>
        <w:rPr>
          <w:lang w:val="id-ID"/>
        </w:rPr>
      </w:pPr>
      <w:r>
        <w:rPr>
          <w:lang w:val="id-ID"/>
        </w:rPr>
        <w:t xml:space="preserve">Berdasarkan Gambar 4.4, pada </w:t>
      </w:r>
      <w:del w:id="2205" w:author="Claude" w:date="2026-10-23T09:00:00Z">
        <w:r>
          <w:rPr>
            <w:lang w:val="id-ID"/>
          </w:rPr>
          <w:delText xml:space="preserve">siklus Section 1</w:delText>
        </w:r>
      </w:del>
      <w:ins w:id="2206" w:author="Claude" w:date="2026-10-23T09:00:00Z">
        <w:r>
          <w:rPr>
            <w:lang w:val="id-ID"/>
          </w:rPr>
          <w:t xml:space="preserve">tahap pengunggahan</w:t>
        </w:r>
      </w:ins>
      <w:r>
        <w:rPr>
          <w:lang w:val="id-ID"/>
        </w:rPr>
        <w:t xml:space="preserve"> (pesan 1–</w:t>
      </w:r>
      <w:del w:id="2207" w:author="Claude" w:date="2026-10-23T09:00:00Z">
        <w:r>
          <w:rPr>
            <w:lang w:val="id-ID"/>
          </w:rPr>
          <w:delText xml:space="preserve">10), foto header diunggah ke aplikasi</w:delText>
        </w:r>
      </w:del>
      <w:ins w:id="2208" w:author="Claude" w:date="2026-10-23T09:00:00Z">
        <w:r>
          <w:rPr>
            <w:lang w:val="id-ID"/>
          </w:rPr>
          <w:t xml:space="preserve">5) foto dikirim ke</w:t>
        </w:r>
      </w:ins>
      <w:r>
        <w:rPr>
          <w:lang w:val="id-ID"/>
        </w:rPr>
        <w:t xml:space="preserve"> Laravel, yang </w:t>
      </w:r>
      <w:del w:id="2209" w:author="Claude" w:date="2026-10-23T09:00:00Z">
        <w:r>
          <w:rPr>
            <w:lang w:val="id-ID"/>
          </w:rPr>
          <w:delText xml:space="preserve">kemudian menjalankan skrip Python sebagai proses terpisah dengan batas waktu eksekusi. Skrip Python mengolah citra, mengirimkannya ke model Qwen2.5-VL melalui Ollama, lalu memvalidasi struktur jawaban model menggunakan Pydantic sebelum mengembalikannya ke Laravel dalam format JSON melalui luaran standar (STDOUT). Laravel kemudian mengambil data master dari SQL Server untuk mencocokkan nama operator dan kode mesin, lalu mengirim draf hasil ke peramban untuk mengisi </w:delText>
        </w:r>
      </w:del>
      <w:del w:id="2210" w:author="Claude" w:date="2026-10-23T09:00:00Z">
        <w:r>
          <w:rPr>
            <w:i/>
            <w:iCs/>
            <w:lang w:val="id-ID"/>
          </w:rPr>
          <w:delText xml:space="preserve">field</w:delText>
        </w:r>
      </w:del>
      <w:del w:id="2211" w:author="Claude" w:date="2026-10-23T09:00:00Z">
        <w:r>
          <w:rPr>
            <w:lang w:val="id-ID"/>
          </w:rPr>
          <w:delText xml:space="preserve"> secara otomatis</w:delText>
        </w:r>
      </w:del>
      <w:ins w:id="2212" w:author="Claude" w:date="2026-10-23T09:00:00Z">
        <w:r>
          <w:rPr>
            <w:lang w:val="id-ID"/>
          </w:rPr>
          <w:t xml:space="preserve">menyimpannya ke folder antrian dengan status menunggu, memastikan layanan AI berjalan, lalu langsung mengarahkan petugas ke halaman Antrian Scan. Pada tahap pembacaan (pesan 6–11), layanan AI mengambil foto berstatus menunggu, meluruskan foto, membaca header serta kotak Lost time, lalu menulis hasilnya ke berkas hasil-ai.json. Sementara itu, peramban menanyakan status secara berkala sehingga pemberitahuan dapat ditampilkan segera setelah pembacaan selesai</w:t>
        </w:r>
      </w:ins>
      <w:r>
        <w:rPr>
          <w:lang w:val="id-ID"/>
        </w:rPr>
        <w:t xml:space="preserve">.</w:t>
      </w:r>
    </w:p>
    <w:p w14:paraId="39B4F9D7" w14:textId="77777777" w:rsidR="004C62AC" w:rsidRPr="004C62AC" w:rsidRDefault="004C62AC" w:rsidP="004C62AC">
      <w:pPr>
        <w:rPr>
          <w:lang w:val="id-ID"/>
        </w:rPr>
      </w:pPr>
      <w:r>
        <w:rPr>
          <w:lang w:val="id-ID"/>
        </w:rPr>
        <w:t xml:space="preserve">Pada </w:t>
      </w:r>
      <w:del w:id="2213" w:author="Claude" w:date="2026-10-23T09:00:00Z">
        <w:r>
          <w:rPr>
            <w:lang w:val="id-ID"/>
          </w:rPr>
          <w:delText xml:space="preserve">siklus Section 2 (pesan 11–19), foto tabel dikirim bersama area potong, tiga titik sudut, dan shift yang telah terisi. Skrip Python meluruskan gambar dan membagi tabel menjadi kotak 10 menit. Model AI hanya dipanggil untuk kotak yang berisi tulisan, sedangkan kotak kosong dilewati. Kode penyebab per kotak dikembalikan ke Laravel, yang selanjutnya mengonversi kode tersebut berdasarkan master kode penyebab dan menggabungkan kotak berurutan menjadi kejadian </w:delText>
        </w:r>
      </w:del>
      <w:del w:id="2214" w:author="Claude" w:date="2026-10-23T09:00:00Z">
        <w:r>
          <w:rPr>
            <w:i/>
            <w:iCs/>
            <w:lang w:val="id-ID"/>
          </w:rPr>
          <w:delText xml:space="preserve">downtime</w:delText>
        </w:r>
      </w:del>
      <w:del w:id="2215" w:author="Claude" w:date="2026-10-23T09:00:00Z">
        <w:r>
          <w:rPr>
            <w:lang w:val="id-ID"/>
          </w:rPr>
          <w:delText xml:space="preserve"> sebelum ditampilkan pada tabel tinjauan</w:delText>
        </w:r>
      </w:del>
      <w:ins w:id="2216" w:author="Claude" w:date="2026-10-23T09:00:00Z">
        <w:r>
          <w:rPr>
            <w:lang w:val="id-ID"/>
          </w:rPr>
          <w:t xml:space="preserve">tahap tinjauan dan penyimpanan (pesan 12–25), Laravel membaca hasil pembacaan dan data master untuk menyusun layar tinjauan. Setiap koreksi petugas dikirim ke Laravel untuk menghitung ulang daftar kejadian downtime. Ketika petugas menekan Simpan, Laravel memvalidasi data, memeriksanya terhadap data yang sudah tersimpan, menyimpan seluruh kejadian ke MFDOWNTIME dengan penguncian nomor transaksi, lalu menandai scan sebagai tersimpan</w:t>
        </w:r>
      </w:ins>
      <w:r>
        <w:rPr>
          <w:lang w:val="id-ID"/>
        </w:rPr>
        <w:t xml:space="preserve">.</w:t>
      </w:r>
    </w:p>
    <w:p w14:paraId="263C7B4E" w14:textId="77777777" w:rsidR="004C62AC" w:rsidRPr="004C62AC" w:rsidRDefault="004C62AC" w:rsidP="004C62AC">
      <w:pPr>
        <w:ind w:firstLine="0"/>
        <w:rPr>
          <w:lang w:val="id-ID"/>
        </w:rPr>
      </w:pPr>
      <w:r>
        <w:rPr>
          <w:b/>
          <w:bCs/>
          <w:lang w:val="id-ID"/>
        </w:rPr>
        <w:t>Penyimpanan Data dengan Penguncian Nomor Transaksi</w:t>
      </w:r>
    </w:p>
    <w:p w14:paraId="79533713" w14:textId="77777777" w:rsidR="004C62AC" w:rsidRPr="004C62AC" w:rsidRDefault="004C62AC" w:rsidP="004C62AC">
      <w:pPr>
        <w:rPr>
          <w:lang w:val="id-ID"/>
        </w:rPr>
      </w:pPr>
      <w:r>
        <w:rPr>
          <w:lang w:val="id-ID"/>
        </w:rPr>
        <w:t>Proses penyimpanan melibatkan peramban, aplikasi Laravel, dan tabel MFDOWNTIME pada SQL Server, dengan fokus pada pembentukan nomor transaksi yang tetap unik ketika beberapa petugas menyimpan data secara bersamaan. Urutan pesannya ditunjukkan pada Gambar 4.5.</w:t>
      </w:r>
    </w:p>
    <w:p w14:paraId="7CDA86AD" w14:textId="77777777" w:rsidR="004C62AC" w:rsidRDefault="004C62AC" w:rsidP="004C62AC">
      <w:pPr>
        <w:keepNext/>
        <w:jc w:val="center"/>
      </w:pPr>
      <w:r>
        <w:rPr>
          <w:noProof/>
        </w:rPr>
        <w:lastRenderedPageBreak/>
        <w:drawing>
          <wp:inline distT="0" distB="0" distL="0" distR="0" wp14:anchorId="0FF5517B" wp14:editId="42EA4E34">
            <wp:extent cx="4304313" cy="4833257"/>
            <wp:effectExtent l="0" t="0" r="1270" b="571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2"/>
                    <a:stretch>
                      <a:fillRect/>
                    </a:stretch>
                  </pic:blipFill>
                  <pic:spPr>
                    <a:xfrm>
                      <a:off x="0" y="0"/>
                      <a:ext cx="4310390" cy="4840081"/>
                    </a:xfrm>
                    <a:prstGeom prst="rect">
                      <a:avLst/>
                    </a:prstGeom>
                  </pic:spPr>
                </pic:pic>
              </a:graphicData>
            </a:graphic>
          </wp:inline>
        </w:drawing>
      </w:r>
    </w:p>
    <w:p w14:paraId="79620DEE" w14:textId="0F8690D4" w:rsidR="004C62AC" w:rsidRPr="004C62AC" w:rsidRDefault="004C62AC" w:rsidP="004C62AC">
      <w:pPr>
        <w:pStyle w:val="Caption"/>
      </w:pPr>
      <w:bookmarkStart w:id="114" w:name="_Toc242095363"/>
      <w:r>
        <w:t>Gambar 4.</w:t>
        <w:fldChar w:fldCharType="begin"/>
        <w:instrText xml:space="preserve"> SEQ Gambar_4. \* ARABIC </w:instrText>
        <w:fldChar w:fldCharType="separate"/>
      </w:r>
      <w:r>
        <w:rPr>
          <w:noProof/>
        </w:rPr>
        <w:t>5</w:t>
        <w:fldChar w:fldCharType="end"/>
      </w:r>
      <w:r>
        <w:t xml:space="preserve"> </w:t>
      </w:r>
      <w:r>
        <w:rPr>
          <w:i/>
          <w:iCs/>
        </w:rPr>
        <w:t xml:space="preserve">Sequence Diagram </w:t>
      </w:r>
      <w:r>
        <w:t>Proses Penyimpanan Data dengan Penguncian Nomor Transaksi</w:t>
      </w:r>
      <w:bookmarkEnd w:id="114"/>
    </w:p>
    <w:p w14:paraId="13891756" w14:textId="77777777" w:rsidR="004C62AC" w:rsidRPr="004C62AC" w:rsidRDefault="004C62AC" w:rsidP="004C62AC">
      <w:pPr>
        <w:rPr>
          <w:lang w:val="id-ID"/>
        </w:rPr>
      </w:pPr>
      <w:r>
        <w:rPr>
          <w:lang w:val="id-ID"/>
        </w:rPr>
        <w:t xml:space="preserve">Berdasarkan Gambar 4.5, proses dimulai ketika petugas menekan tombol </w:t>
      </w:r>
      <w:del w:id="2217" w:author="Claude" w:date="2026-10-23T09:00:00Z">
        <w:r>
          <w:rPr>
            <w:lang w:val="id-ID"/>
          </w:rPr>
          <w:delText xml:space="preserve">“Simpan Semua”</w:delText>
        </w:r>
      </w:del>
      <w:ins w:id="2218" w:author="Claude" w:date="2026-10-23T09:00:00Z">
        <w:r>
          <w:rPr>
            <w:lang w:val="id-ID"/>
          </w:rPr>
          <w:t xml:space="preserve">simpan</w:t>
        </w:r>
      </w:ins>
      <w:r>
        <w:rPr>
          <w:lang w:val="id-ID"/>
        </w:rPr>
        <w:t xml:space="preserve">. Seluruh baris dikirim ke Laravel</w:t>
      </w:r>
      <w:del w:id="2219" w:author="Claude" w:date="2026-10-23T09:00:00Z">
        <w:r>
          <w:rPr>
            <w:lang w:val="id-ID"/>
          </w:rPr>
          <w:delText xml:space="preserve"> dan divalidasi</w:delText>
        </w:r>
      </w:del>
      <w:ins w:id="2220" w:author="Claude" w:date="2026-10-23T09:00:00Z">
        <w:r>
          <w:rPr>
            <w:lang w:val="id-ID"/>
          </w:rPr>
          <w:t xml:space="preserve">, divalidasi, dan diperiksa terhadap data yang sudah tersimpan</w:t>
        </w:r>
      </w:ins>
      <w:r>
        <w:rPr>
          <w:lang w:val="id-ID"/>
        </w:rPr>
        <w:t xml:space="preserve">, lalu disimpan di dalam satu transaksi basis data. Untuk setiap baris, nomor transaksi terakhir dibaca menggunakan lockForUpdate(), yang pada SQL Server menghasilkan petunjuk tabel WITH (ROWLOCK, UPDLOCK, HOLDLOCK). Dengan penguncian ini, transaksi lain yang mencoba membuat nomor pada saat yang sama harus menunggu hingga transaksi pertama selesai. Apabila seluruh baris berhasil disimpan, transaksi di-</w:t>
      </w:r>
      <w:r>
        <w:rPr>
          <w:i/>
          <w:iCs/>
          <w:lang w:val="id-ID"/>
        </w:rPr>
        <w:t xml:space="preserve">commit</w:t>
      </w:r>
      <w:r>
        <w:rPr>
          <w:lang w:val="id-ID"/>
        </w:rPr>
        <w:t xml:space="preserve"> dan kunci dilepaskan. Apabila terjadi galat, transaksi dibatalkan (</w:t>
      </w:r>
      <w:r>
        <w:rPr>
          <w:i/>
          <w:iCs/>
          <w:lang w:val="id-ID"/>
        </w:rPr>
        <w:t xml:space="preserve">rollback</w:t>
      </w:r>
      <w:r>
        <w:rPr>
          <w:lang w:val="id-ID"/>
        </w:rPr>
        <w:t xml:space="preserve">) sehingga tidak ada baris yang tersimpan sebagian. Mekanisme ini dijelaskan lebih lanjut pada Subbab 4.3.2.</w:t>
      </w:r>
    </w:p>
    <w:p w14:paraId="319D9B9C" w14:textId="77777777" w:rsidR="004C62AC" w:rsidRDefault="004C62AC" w:rsidP="004C62AC"/>
    <w:p w14:paraId="5479E633" w14:textId="049D58F5" w:rsidR="00284E38" w:rsidRDefault="00C83183">
      <w:pPr>
        <w:pStyle w:val="Heading3"/>
      </w:pPr>
      <w:bookmarkStart w:id="115" w:name="_Toc242101887"/>
      <w:r>
        <w:lastRenderedPageBreak/>
        <w:t>Entity Relationship Diagram</w:t>
      </w:r>
      <w:bookmarkEnd w:id="115"/>
    </w:p>
    <w:p w14:paraId="385E2174" w14:textId="0BBDB080" w:rsidR="00585112" w:rsidRPr="004C62AC" w:rsidRDefault="004C62AC" w:rsidP="004C62AC">
      <w:pPr>
        <w:rPr>
          <w:lang w:val="id-ID"/>
        </w:rPr>
      </w:pPr>
      <w:r>
        <w:rPr>
          <w:lang w:val="id-ID"/>
        </w:rPr>
        <w:t xml:space="preserve">Berbeda dengan perancangan basis data pada umumnya yang dimulai dari kebutuhan sistem baru, ERD pada project ini disusun berdasarkan pemetaan terhadap basis data </w:t>
      </w:r>
      <w:r>
        <w:rPr>
          <w:i/>
          <w:iCs/>
          <w:lang w:val="id-ID"/>
        </w:rPr>
        <w:t>existing</w:t>
      </w:r>
      <w:r>
        <w:rPr>
          <w:lang w:val="id-ID"/>
        </w:rPr>
        <w:t xml:space="preserve"> milik perusahaan yang sudah digunakan sebelum Kerja Praktek dilaksanakan. Hal ini dilakukan karena salah satu batasan mendasar pengembangan sistem adalah tidak mengubah skema basis data yang sudah ada. Dengan demikian, proses ini merupakan bagian dari analisis sistem, yaitu memahami struktur data yang sudah berjalan sebagai dasar penyesuaian implementasi, bukan perancangan skema baru. ERD digambarkan menggunakan notasi </w:t>
      </w:r>
      <w:r>
        <w:rPr>
          <w:i/>
          <w:iCs/>
          <w:lang w:val="id-ID"/>
        </w:rPr>
        <w:t>crow’s foot</w:t>
      </w:r>
      <w:r>
        <w:rPr>
          <w:lang w:val="id-ID"/>
        </w:rPr>
        <w:t xml:space="preserve"> dan ditampilkan pada Gambar 4.6.</w:t>
      </w:r>
    </w:p>
    <w:p w14:paraId="6FC85BA7" w14:textId="77777777" w:rsidR="00AC2B3E" w:rsidRDefault="00C83183" w:rsidP="004C62AC">
      <w:pPr>
        <w:keepNext/>
        <w:ind w:firstLine="0"/>
      </w:pPr>
      <w:r>
        <w:rPr>
          <w:noProof/>
        </w:rPr>
        <w:drawing>
          <wp:inline distT="0" distB="0" distL="0" distR="0" wp14:anchorId="08FEADC7" wp14:editId="51B50F99">
            <wp:extent cx="5650999" cy="3400425"/>
            <wp:effectExtent l="0" t="0" r="6985" b="0"/>
            <wp:docPr id="1142028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53154" cy="3401722"/>
                    </a:xfrm>
                    <a:prstGeom prst="rect">
                      <a:avLst/>
                    </a:prstGeom>
                    <a:noFill/>
                    <a:ln>
                      <a:noFill/>
                    </a:ln>
                  </pic:spPr>
                </pic:pic>
              </a:graphicData>
            </a:graphic>
          </wp:inline>
        </w:drawing>
      </w:r>
    </w:p>
    <w:p w14:paraId="5DD67065" w14:textId="0A45DBC7" w:rsidR="004A0FDC" w:rsidRDefault="00AC2B3E" w:rsidP="00AC2B3E">
      <w:pPr>
        <w:pStyle w:val="Caption"/>
      </w:pPr>
      <w:bookmarkStart w:id="116" w:name="_Toc242095364"/>
      <w:r>
        <w:t>Gambar 4.</w:t>
        <w:fldChar w:fldCharType="begin"/>
        <w:instrText xml:space="preserve"> SEQ Gambar_4. \* ARABIC </w:instrText>
        <w:fldChar w:fldCharType="separate"/>
      </w:r>
      <w:r>
        <w:rPr>
          <w:noProof/>
        </w:rPr>
        <w:t>6</w:t>
        <w:fldChar w:fldCharType="end"/>
      </w:r>
      <w:r>
        <w:t xml:space="preserve"> Entity Relationship Diagram</w:t>
      </w:r>
      <w:bookmarkEnd w:id="116"/>
    </w:p>
    <w:p w14:paraId="10D9ECFB" w14:textId="7DAE50C2" w:rsidR="00F37EE1" w:rsidRPr="00F37EE1" w:rsidRDefault="00F37EE1" w:rsidP="00F37EE1">
      <w:pPr>
        <w:rPr>
          <w:lang w:val="id-ID"/>
        </w:rPr>
      </w:pPr>
      <w:r>
        <w:rPr>
          <w:lang w:val="id-ID"/>
        </w:rPr>
        <w:t xml:space="preserve">Entitas utama pada sistem adalah tabel PerformaMesin, yang menyimpan data transaksi harian berupa aktivitas produksi dan waktu tidak produktif, dengan No_Trs sebagai </w:t>
      </w:r>
      <w:r>
        <w:rPr>
          <w:i/>
          <w:iCs/>
          <w:lang w:val="id-ID"/>
        </w:rPr>
        <w:t>primary key</w:t>
      </w:r>
      <w:r>
        <w:rPr>
          <w:lang w:val="id-ID"/>
        </w:rPr>
        <w:t xml:space="preserve">. Tabel ini berelasi </w:t>
      </w:r>
      <w:r>
        <w:rPr>
          <w:i/>
          <w:iCs/>
          <w:lang w:val="id-ID"/>
        </w:rPr>
        <w:t>one-to-many</w:t>
      </w:r>
      <w:r>
        <w:rPr>
          <w:lang w:val="id-ID"/>
        </w:rPr>
        <w:t xml:space="preserve"> dengan beberapa tabel referensi. Tabel MesinMaster berelasi melalui MesinCode, di mana satu mesin dapat digunakan pada banyak transaksi. Tabel OperatorMaster berelasi melalui NIK, di mana setiap transaksi dioperasikan oleh tepat satu operator. Tabel ItemLookup berelasi melalui ITEMNO. ItemLookup sendiri juga berelasi dengan MesinMaster, karena daftar item yang tersedia bergantung pada mesin yang dipilih. </w:t>
        <w:lastRenderedPageBreak/>
        <w:t xml:space="preserve">Relasi dengan tabel ProblemMaster melalui ProblemCode bersifat opsional (nol atau satu), karena tidak setiap transaksi mengalami </w:t>
      </w:r>
      <w:r>
        <w:rPr>
          <w:i/>
          <w:iCs/>
          <w:lang w:val="id-ID"/>
        </w:rPr>
        <w:t>problem</w:t>
      </w:r>
      <w:r>
        <w:rPr>
          <w:lang w:val="id-ID"/>
        </w:rPr>
        <w:t>. Setiap kategori pada ProblemMaster terdiri dari satu atau lebih detail penyebab yang disimpan pada tabel ProblemDetailMaster.</w:t>
      </w:r>
    </w:p>
    <w:p w14:paraId="3451DED0" w14:textId="609BC822" w:rsidR="002865C3" w:rsidRPr="00A73951" w:rsidRDefault="00F37EE1" w:rsidP="00A73951">
      <w:pPr>
        <w:rPr>
          <w:lang w:val="id-ID"/>
        </w:rPr>
      </w:pPr>
      <w:r>
        <w:rPr>
          <w:lang w:val="id-ID"/>
        </w:rPr>
        <w:t xml:space="preserve">Mengingat sistem baru wajib terintegrasi tanpa mengubah struktur basis data yang sudah berjalan di perusahaan, pemetaan antara entitas model pada framework Laravel dengan tabel fisik pada basis data Microsoft SQL Server disajikan secara rinci pada Tabel 4.</w:t>
      </w:r>
      <w:del w:id="3389" w:author="Claude" w:date="2026-10-23T09:00:00Z">
        <w:r>
          <w:rPr>
            <w:lang w:val="id-ID"/>
          </w:rPr>
          <w:delText xml:space="preserve">15</w:delText>
        </w:r>
      </w:del>
      <w:ins w:id="3390" w:author="Claude" w:date="2026-10-23T09:00:00Z">
        <w:r>
          <w:rPr>
            <w:lang w:val="id-ID"/>
          </w:rPr>
          <w:t xml:space="preserve">21</w:t>
        </w:r>
      </w:ins>
      <w:r>
        <w:rPr>
          <w:lang w:val="id-ID"/>
        </w:rPr>
        <w:t xml:space="preserve">.</w:t>
      </w:r>
    </w:p>
    <w:tbl>
      <w:tblPr>
        <w:tblStyle w:val="TableGrid"/>
        <w:tblW w:w="0" w:type="auto"/>
        <w:tblLayout w:type="fixed"/>
        <w:tblLook w:val="04A0" w:firstRow="1" w:lastRow="0" w:firstColumn="1" w:lastColumn="0" w:noHBand="0" w:noVBand="1"/>
      </w:tblPr>
      <w:tblGrid>
        <w:gridCol w:w="1413"/>
        <w:gridCol w:w="1134"/>
        <w:gridCol w:w="1701"/>
        <w:gridCol w:w="1701"/>
        <w:gridCol w:w="1978"/>
      </w:tblGrid>
      <w:tr w:rsidR="002865C3" w:rsidRPr="00834373" w14:paraId="296D7DD6" w14:textId="77777777" w:rsidTr="00F37EE1">
        <w:tc>
          <w:tcPr>
            <w:tcW w:w="1413" w:type="dxa"/>
            <w:shd w:val="clear" w:color="auto" w:fill="D0CECE" w:themeFill="background2" w:themeFillShade="E6"/>
          </w:tcPr>
          <w:p w14:paraId="180E9196" w14:textId="24E05255" w:rsidR="002865C3" w:rsidRPr="00F37EE1" w:rsidRDefault="002865C3" w:rsidP="00834373">
            <w:pPr>
              <w:ind w:firstLine="0"/>
              <w:jc w:val="center"/>
              <w:rPr>
                <w:b/>
                <w:bCs/>
                <w:sz w:val="18"/>
                <w:szCs w:val="18"/>
              </w:rPr>
            </w:pPr>
            <w:r>
              <w:rPr>
                <w:b/>
                <w:bCs/>
                <w:sz w:val="18"/>
                <w:szCs w:val="18"/>
              </w:rPr>
              <w:t>Entitas Model</w:t>
            </w:r>
          </w:p>
        </w:tc>
        <w:tc>
          <w:tcPr>
            <w:tcW w:w="1134" w:type="dxa"/>
            <w:shd w:val="clear" w:color="auto" w:fill="D0CECE" w:themeFill="background2" w:themeFillShade="E6"/>
          </w:tcPr>
          <w:p w14:paraId="01F3DFEB" w14:textId="2C4DA429" w:rsidR="002865C3" w:rsidRPr="00F37EE1" w:rsidRDefault="002865C3" w:rsidP="00834373">
            <w:pPr>
              <w:ind w:firstLine="0"/>
              <w:jc w:val="center"/>
              <w:rPr>
                <w:b/>
                <w:bCs/>
                <w:sz w:val="18"/>
                <w:szCs w:val="18"/>
              </w:rPr>
            </w:pPr>
            <w:r>
              <w:rPr>
                <w:b/>
                <w:bCs/>
                <w:sz w:val="18"/>
                <w:szCs w:val="18"/>
              </w:rPr>
              <w:t>Basis Data</w:t>
            </w:r>
          </w:p>
        </w:tc>
        <w:tc>
          <w:tcPr>
            <w:tcW w:w="1701" w:type="dxa"/>
            <w:shd w:val="clear" w:color="auto" w:fill="D0CECE" w:themeFill="background2" w:themeFillShade="E6"/>
          </w:tcPr>
          <w:p w14:paraId="03E1E53C" w14:textId="26B51D31" w:rsidR="002865C3" w:rsidRPr="00F37EE1" w:rsidRDefault="002865C3" w:rsidP="00834373">
            <w:pPr>
              <w:ind w:firstLine="0"/>
              <w:jc w:val="center"/>
              <w:rPr>
                <w:b/>
                <w:bCs/>
                <w:sz w:val="18"/>
                <w:szCs w:val="18"/>
              </w:rPr>
            </w:pPr>
            <w:r>
              <w:rPr>
                <w:b/>
                <w:bCs/>
                <w:sz w:val="18"/>
                <w:szCs w:val="18"/>
              </w:rPr>
              <w:t>Nama Tabel Fisik SQL Server</w:t>
            </w:r>
          </w:p>
        </w:tc>
        <w:tc>
          <w:tcPr>
            <w:tcW w:w="1701" w:type="dxa"/>
            <w:shd w:val="clear" w:color="auto" w:fill="D0CECE" w:themeFill="background2" w:themeFillShade="E6"/>
          </w:tcPr>
          <w:p w14:paraId="0C23DE62" w14:textId="071525C2" w:rsidR="002865C3" w:rsidRPr="00F37EE1" w:rsidRDefault="002865C3" w:rsidP="00834373">
            <w:pPr>
              <w:ind w:firstLine="0"/>
              <w:jc w:val="center"/>
              <w:rPr>
                <w:b/>
                <w:bCs/>
                <w:sz w:val="18"/>
                <w:szCs w:val="18"/>
              </w:rPr>
            </w:pPr>
            <w:r>
              <w:rPr>
                <w:b/>
                <w:bCs/>
                <w:sz w:val="18"/>
                <w:szCs w:val="18"/>
              </w:rPr>
              <w:t>PK/FK</w:t>
            </w:r>
          </w:p>
        </w:tc>
        <w:tc>
          <w:tcPr>
            <w:tcW w:w="1978" w:type="dxa"/>
            <w:shd w:val="clear" w:color="auto" w:fill="D0CECE" w:themeFill="background2" w:themeFillShade="E6"/>
          </w:tcPr>
          <w:p w14:paraId="571706D2" w14:textId="3AD42615" w:rsidR="002865C3" w:rsidRPr="00F37EE1" w:rsidRDefault="002865C3" w:rsidP="00834373">
            <w:pPr>
              <w:ind w:firstLine="0"/>
              <w:jc w:val="center"/>
              <w:rPr>
                <w:b/>
                <w:bCs/>
                <w:sz w:val="18"/>
                <w:szCs w:val="18"/>
              </w:rPr>
            </w:pPr>
            <w:r>
              <w:rPr>
                <w:b/>
                <w:bCs/>
                <w:sz w:val="18"/>
                <w:szCs w:val="18"/>
              </w:rPr>
              <w:t>Keterangan &amp; Perang Fungsional</w:t>
            </w:r>
          </w:p>
        </w:tc>
      </w:tr>
      <w:tr w:rsidR="002865C3" w:rsidRPr="00834373" w14:paraId="3C7886F9" w14:textId="77777777" w:rsidTr="00F37EE1">
        <w:tc>
          <w:tcPr>
            <w:tcW w:w="1413" w:type="dxa"/>
          </w:tcPr>
          <w:p w14:paraId="68813BA1" w14:textId="26CE4D15" w:rsidR="002865C3" w:rsidRPr="00F37EE1" w:rsidRDefault="002865C3" w:rsidP="002865C3">
            <w:pPr>
              <w:ind w:firstLine="0"/>
              <w:rPr>
                <w:sz w:val="18"/>
                <w:szCs w:val="18"/>
              </w:rPr>
            </w:pPr>
            <w:r>
              <w:rPr>
                <w:sz w:val="18"/>
                <w:szCs w:val="18"/>
              </w:rPr>
              <w:t>PerformaMesin</w:t>
            </w:r>
          </w:p>
        </w:tc>
        <w:tc>
          <w:tcPr>
            <w:tcW w:w="1134" w:type="dxa"/>
          </w:tcPr>
          <w:p w14:paraId="40D974DE" w14:textId="04A2F09A" w:rsidR="002865C3" w:rsidRPr="00F37EE1" w:rsidRDefault="002865C3" w:rsidP="00A04F93">
            <w:pPr>
              <w:ind w:firstLine="0"/>
              <w:rPr>
                <w:sz w:val="18"/>
                <w:szCs w:val="18"/>
              </w:rPr>
            </w:pPr>
            <w:r>
              <w:rPr>
                <w:sz w:val="18"/>
                <w:szCs w:val="18"/>
              </w:rPr>
              <w:t>Sekunder (ACPIRM)</w:t>
            </w:r>
          </w:p>
        </w:tc>
        <w:tc>
          <w:tcPr>
            <w:tcW w:w="1701" w:type="dxa"/>
          </w:tcPr>
          <w:p w14:paraId="71653945" w14:textId="3DFB8DA6" w:rsidR="002865C3" w:rsidRPr="00F37EE1" w:rsidRDefault="002865C3" w:rsidP="00A04F93">
            <w:pPr>
              <w:ind w:firstLine="0"/>
              <w:rPr>
                <w:sz w:val="18"/>
                <w:szCs w:val="18"/>
              </w:rPr>
            </w:pPr>
            <w:r>
              <w:rPr>
                <w:sz w:val="18"/>
                <w:szCs w:val="18"/>
              </w:rPr>
              <w:t>dbo.MFDOWNTIME</w:t>
            </w:r>
          </w:p>
        </w:tc>
        <w:tc>
          <w:tcPr>
            <w:tcW w:w="1701" w:type="dxa"/>
          </w:tcPr>
          <w:p w14:paraId="5352F6FD" w14:textId="2FBD2A10" w:rsidR="002865C3" w:rsidRPr="00F37EE1" w:rsidRDefault="002865C3" w:rsidP="00A04F93">
            <w:pPr>
              <w:ind w:firstLine="0"/>
              <w:rPr>
                <w:sz w:val="18"/>
                <w:szCs w:val="18"/>
              </w:rPr>
            </w:pPr>
            <w:r>
              <w:rPr>
                <w:sz w:val="18"/>
                <w:szCs w:val="18"/>
              </w:rPr>
              <w:t>PK: No_Trs</w:t>
              <w:br/>
              <w:t>FK: MesinCode, NIK, ProblemCode</w:t>
            </w:r>
          </w:p>
        </w:tc>
        <w:tc>
          <w:tcPr>
            <w:tcW w:w="1978" w:type="dxa"/>
          </w:tcPr>
          <w:p w14:paraId="30DA298B" w14:textId="2D73459A" w:rsidR="002865C3" w:rsidRPr="00F37EE1" w:rsidRDefault="002865C3" w:rsidP="00A04F93">
            <w:pPr>
              <w:ind w:firstLine="0"/>
              <w:rPr>
                <w:sz w:val="18"/>
                <w:szCs w:val="18"/>
              </w:rPr>
            </w:pPr>
            <w:r>
              <w:rPr>
                <w:sz w:val="18"/>
                <w:szCs w:val="18"/>
              </w:rPr>
              <w:t>Transaksi harian durasi waktu tidak produktif (</w:t>
            </w:r>
            <w:r>
              <w:rPr>
                <w:i/>
                <w:iCs/>
                <w:sz w:val="18"/>
                <w:szCs w:val="18"/>
              </w:rPr>
              <w:t>downtime</w:t>
            </w:r>
            <w:r>
              <w:rPr>
                <w:sz w:val="18"/>
                <w:szCs w:val="18"/>
              </w:rPr>
              <w:t>) dan parameter produksi drawing.</w:t>
            </w:r>
          </w:p>
        </w:tc>
      </w:tr>
      <w:tr w:rsidR="002865C3" w:rsidRPr="00834373" w14:paraId="4A9D7229" w14:textId="77777777" w:rsidTr="00F37EE1">
        <w:tc>
          <w:tcPr>
            <w:tcW w:w="1413" w:type="dxa"/>
          </w:tcPr>
          <w:p w14:paraId="76DED140" w14:textId="7A55FE9D" w:rsidR="002865C3" w:rsidRPr="00F37EE1" w:rsidRDefault="002865C3" w:rsidP="002865C3">
            <w:pPr>
              <w:ind w:firstLine="0"/>
              <w:jc w:val="center"/>
              <w:rPr>
                <w:sz w:val="18"/>
                <w:szCs w:val="18"/>
              </w:rPr>
            </w:pPr>
            <w:r>
              <w:rPr>
                <w:sz w:val="18"/>
                <w:szCs w:val="18"/>
              </w:rPr>
              <w:t>MesinMaster</w:t>
            </w:r>
          </w:p>
        </w:tc>
        <w:tc>
          <w:tcPr>
            <w:tcW w:w="1134" w:type="dxa"/>
          </w:tcPr>
          <w:p w14:paraId="5D0E7970" w14:textId="4CF56784" w:rsidR="002865C3" w:rsidRPr="00F37EE1" w:rsidRDefault="002865C3" w:rsidP="00A04F93">
            <w:pPr>
              <w:ind w:firstLine="0"/>
              <w:rPr>
                <w:sz w:val="18"/>
                <w:szCs w:val="18"/>
              </w:rPr>
            </w:pPr>
            <w:r>
              <w:rPr>
                <w:sz w:val="18"/>
                <w:szCs w:val="18"/>
              </w:rPr>
              <w:t>Utama (Default)</w:t>
            </w:r>
          </w:p>
        </w:tc>
        <w:tc>
          <w:tcPr>
            <w:tcW w:w="1701" w:type="dxa"/>
          </w:tcPr>
          <w:p w14:paraId="0F559AD4" w14:textId="14361CB1" w:rsidR="002865C3" w:rsidRPr="00F37EE1" w:rsidRDefault="002865C3" w:rsidP="00A04F93">
            <w:pPr>
              <w:ind w:firstLine="0"/>
              <w:rPr>
                <w:sz w:val="18"/>
                <w:szCs w:val="18"/>
              </w:rPr>
            </w:pPr>
            <w:r>
              <w:rPr>
                <w:sz w:val="18"/>
                <w:szCs w:val="18"/>
              </w:rPr>
              <w:t>dbo.MFRESMAS</w:t>
            </w:r>
          </w:p>
        </w:tc>
        <w:tc>
          <w:tcPr>
            <w:tcW w:w="1701" w:type="dxa"/>
          </w:tcPr>
          <w:p w14:paraId="62216206" w14:textId="7986FC3A" w:rsidR="002865C3" w:rsidRPr="00F37EE1" w:rsidRDefault="002865C3" w:rsidP="00A04F93">
            <w:pPr>
              <w:ind w:firstLine="0"/>
              <w:rPr>
                <w:sz w:val="18"/>
                <w:szCs w:val="18"/>
              </w:rPr>
            </w:pPr>
            <w:r>
              <w:rPr>
                <w:sz w:val="18"/>
                <w:szCs w:val="18"/>
              </w:rPr>
              <w:t>PK: RESRCENO</w:t>
            </w:r>
          </w:p>
        </w:tc>
        <w:tc>
          <w:tcPr>
            <w:tcW w:w="1978" w:type="dxa"/>
          </w:tcPr>
          <w:p w14:paraId="35BA640F" w14:textId="45FEC6A8" w:rsidR="002865C3" w:rsidRPr="00F37EE1" w:rsidRDefault="002865C3" w:rsidP="00A04F93">
            <w:pPr>
              <w:ind w:firstLine="0"/>
              <w:rPr>
                <w:sz w:val="18"/>
                <w:szCs w:val="18"/>
              </w:rPr>
            </w:pPr>
            <w:r>
              <w:rPr>
                <w:sz w:val="18"/>
                <w:szCs w:val="18"/>
              </w:rPr>
              <w:t>Master referensi unit mesin drawing dan proses annealing kawat.</w:t>
            </w:r>
          </w:p>
        </w:tc>
      </w:tr>
      <w:tr w:rsidR="002865C3" w:rsidRPr="00834373" w14:paraId="5DB59E83" w14:textId="77777777" w:rsidTr="00F37EE1">
        <w:tc>
          <w:tcPr>
            <w:tcW w:w="1413" w:type="dxa"/>
          </w:tcPr>
          <w:p w14:paraId="15315927" w14:textId="0140E2B4" w:rsidR="002865C3" w:rsidRPr="00F37EE1" w:rsidRDefault="002865C3" w:rsidP="00A04F93">
            <w:pPr>
              <w:ind w:firstLine="0"/>
              <w:rPr>
                <w:sz w:val="18"/>
                <w:szCs w:val="18"/>
              </w:rPr>
            </w:pPr>
            <w:r>
              <w:rPr>
                <w:sz w:val="18"/>
                <w:szCs w:val="18"/>
              </w:rPr>
              <w:t>OperatorMaster</w:t>
            </w:r>
          </w:p>
        </w:tc>
        <w:tc>
          <w:tcPr>
            <w:tcW w:w="1134" w:type="dxa"/>
          </w:tcPr>
          <w:p w14:paraId="2135E0DF" w14:textId="13BDACC8" w:rsidR="002865C3" w:rsidRPr="00F37EE1" w:rsidRDefault="002865C3" w:rsidP="00A04F93">
            <w:pPr>
              <w:ind w:firstLine="0"/>
              <w:rPr>
                <w:sz w:val="18"/>
                <w:szCs w:val="18"/>
              </w:rPr>
            </w:pPr>
            <w:r>
              <w:rPr>
                <w:sz w:val="18"/>
                <w:szCs w:val="18"/>
              </w:rPr>
              <w:t>Sekunder (ACPIRM)</w:t>
            </w:r>
          </w:p>
        </w:tc>
        <w:tc>
          <w:tcPr>
            <w:tcW w:w="1701" w:type="dxa"/>
          </w:tcPr>
          <w:p w14:paraId="2B008B3A" w14:textId="2BE9E208" w:rsidR="002865C3" w:rsidRPr="00F37EE1" w:rsidRDefault="002865C3" w:rsidP="00A04F93">
            <w:pPr>
              <w:ind w:firstLine="0"/>
              <w:rPr>
                <w:sz w:val="18"/>
                <w:szCs w:val="18"/>
              </w:rPr>
            </w:pPr>
            <w:r>
              <w:rPr>
                <w:sz w:val="18"/>
                <w:szCs w:val="18"/>
              </w:rPr>
              <w:t>dbo.TMMESINOP</w:t>
            </w:r>
          </w:p>
        </w:tc>
        <w:tc>
          <w:tcPr>
            <w:tcW w:w="1701" w:type="dxa"/>
          </w:tcPr>
          <w:p w14:paraId="4EE9FD19" w14:textId="0CCC70AE" w:rsidR="002865C3" w:rsidRPr="00F37EE1" w:rsidRDefault="002865C3" w:rsidP="00A04F93">
            <w:pPr>
              <w:ind w:firstLine="0"/>
              <w:rPr>
                <w:sz w:val="18"/>
                <w:szCs w:val="18"/>
              </w:rPr>
            </w:pPr>
            <w:r>
              <w:rPr>
                <w:sz w:val="18"/>
                <w:szCs w:val="18"/>
              </w:rPr>
              <w:t>PK: NIK</w:t>
            </w:r>
          </w:p>
        </w:tc>
        <w:tc>
          <w:tcPr>
            <w:tcW w:w="1978" w:type="dxa"/>
          </w:tcPr>
          <w:p w14:paraId="019F776F" w14:textId="6F967BD5" w:rsidR="002865C3" w:rsidRPr="00F37EE1" w:rsidRDefault="00C849C9" w:rsidP="00A04F93">
            <w:pPr>
              <w:ind w:firstLine="0"/>
              <w:rPr>
                <w:sz w:val="18"/>
                <w:szCs w:val="18"/>
              </w:rPr>
            </w:pPr>
            <w:r>
              <w:rPr>
                <w:sz w:val="18"/>
                <w:szCs w:val="18"/>
              </w:rPr>
              <w:t>Master referensi identitas dan nama lengkap operator pabrik.</w:t>
            </w:r>
          </w:p>
        </w:tc>
      </w:tr>
      <w:tr w:rsidR="002865C3" w:rsidRPr="00834373" w14:paraId="60ABCFFC" w14:textId="77777777" w:rsidTr="00F37EE1">
        <w:tc>
          <w:tcPr>
            <w:tcW w:w="1413" w:type="dxa"/>
          </w:tcPr>
          <w:p w14:paraId="1B8EE27B" w14:textId="0E80BD19" w:rsidR="002865C3" w:rsidRPr="00F37EE1" w:rsidRDefault="002865C3" w:rsidP="00A04F93">
            <w:pPr>
              <w:ind w:firstLine="0"/>
              <w:rPr>
                <w:sz w:val="18"/>
                <w:szCs w:val="18"/>
              </w:rPr>
            </w:pPr>
            <w:r>
              <w:rPr>
                <w:sz w:val="18"/>
                <w:szCs w:val="18"/>
              </w:rPr>
              <w:t>ProblemMaster</w:t>
            </w:r>
          </w:p>
        </w:tc>
        <w:tc>
          <w:tcPr>
            <w:tcW w:w="1134" w:type="dxa"/>
          </w:tcPr>
          <w:p w14:paraId="53935449" w14:textId="0EC404F2" w:rsidR="002865C3" w:rsidRPr="00F37EE1" w:rsidRDefault="002865C3" w:rsidP="00A04F93">
            <w:pPr>
              <w:ind w:firstLine="0"/>
              <w:rPr>
                <w:sz w:val="18"/>
                <w:szCs w:val="18"/>
              </w:rPr>
            </w:pPr>
            <w:r>
              <w:rPr>
                <w:sz w:val="18"/>
                <w:szCs w:val="18"/>
              </w:rPr>
              <w:t>Sekunder (ACPIRM)</w:t>
            </w:r>
          </w:p>
        </w:tc>
        <w:tc>
          <w:tcPr>
            <w:tcW w:w="1701" w:type="dxa"/>
          </w:tcPr>
          <w:p w14:paraId="561558EC" w14:textId="6350F653" w:rsidR="002865C3" w:rsidRPr="00F37EE1" w:rsidRDefault="002865C3" w:rsidP="00A04F93">
            <w:pPr>
              <w:ind w:firstLine="0"/>
              <w:rPr>
                <w:sz w:val="18"/>
                <w:szCs w:val="18"/>
              </w:rPr>
            </w:pPr>
            <w:r>
              <w:rPr>
                <w:sz w:val="18"/>
                <w:szCs w:val="18"/>
              </w:rPr>
              <w:t>dbo.MFPROBLEM</w:t>
            </w:r>
          </w:p>
        </w:tc>
        <w:tc>
          <w:tcPr>
            <w:tcW w:w="1701" w:type="dxa"/>
          </w:tcPr>
          <w:p w14:paraId="0C013EDD" w14:textId="4A95F4DA" w:rsidR="002865C3" w:rsidRPr="00F37EE1" w:rsidRDefault="002865C3" w:rsidP="00A04F93">
            <w:pPr>
              <w:ind w:firstLine="0"/>
              <w:rPr>
                <w:sz w:val="18"/>
                <w:szCs w:val="18"/>
              </w:rPr>
            </w:pPr>
            <w:r>
              <w:rPr>
                <w:sz w:val="18"/>
                <w:szCs w:val="18"/>
              </w:rPr>
              <w:t>PK: ProblemCode</w:t>
            </w:r>
          </w:p>
        </w:tc>
        <w:tc>
          <w:tcPr>
            <w:tcW w:w="1978" w:type="dxa"/>
          </w:tcPr>
          <w:p w14:paraId="26D551B2" w14:textId="74F06369" w:rsidR="002865C3" w:rsidRPr="00F37EE1" w:rsidRDefault="00C849C9" w:rsidP="00A04F93">
            <w:pPr>
              <w:ind w:firstLine="0"/>
              <w:rPr>
                <w:sz w:val="18"/>
                <w:szCs w:val="18"/>
              </w:rPr>
            </w:pPr>
            <w:r>
              <w:rPr>
                <w:sz w:val="18"/>
                <w:szCs w:val="18"/>
              </w:rPr>
              <w:t>Master referensi 7 kategori utama penyebab downtime (kode D01 s/d D07).</w:t>
            </w:r>
          </w:p>
        </w:tc>
      </w:tr>
      <w:tr w:rsidR="002865C3" w:rsidRPr="00834373" w14:paraId="3C0FD6A2" w14:textId="77777777" w:rsidTr="00F37EE1">
        <w:tc>
          <w:tcPr>
            <w:tcW w:w="1413" w:type="dxa"/>
          </w:tcPr>
          <w:p w14:paraId="3A56EAD6" w14:textId="0B9EBDC1" w:rsidR="002865C3" w:rsidRPr="00F37EE1" w:rsidRDefault="002865C3" w:rsidP="002865C3">
            <w:pPr>
              <w:ind w:firstLine="0"/>
              <w:jc w:val="center"/>
              <w:rPr>
                <w:sz w:val="18"/>
                <w:szCs w:val="18"/>
              </w:rPr>
            </w:pPr>
            <w:r>
              <w:rPr>
                <w:sz w:val="18"/>
                <w:szCs w:val="18"/>
              </w:rPr>
              <w:t>ProblemDetailMaster</w:t>
            </w:r>
          </w:p>
        </w:tc>
        <w:tc>
          <w:tcPr>
            <w:tcW w:w="1134" w:type="dxa"/>
          </w:tcPr>
          <w:p w14:paraId="337BE9FC" w14:textId="574A8D9C" w:rsidR="002865C3" w:rsidRPr="00F37EE1" w:rsidRDefault="002865C3" w:rsidP="00A04F93">
            <w:pPr>
              <w:ind w:firstLine="0"/>
              <w:rPr>
                <w:sz w:val="18"/>
                <w:szCs w:val="18"/>
              </w:rPr>
            </w:pPr>
            <w:r>
              <w:rPr>
                <w:sz w:val="18"/>
                <w:szCs w:val="18"/>
              </w:rPr>
              <w:t>Sekunder (ACPIRM)</w:t>
            </w:r>
          </w:p>
        </w:tc>
        <w:tc>
          <w:tcPr>
            <w:tcW w:w="1701" w:type="dxa"/>
          </w:tcPr>
          <w:p w14:paraId="33CC4502" w14:textId="75E3248A" w:rsidR="002865C3" w:rsidRPr="00F37EE1" w:rsidRDefault="002865C3" w:rsidP="00A04F93">
            <w:pPr>
              <w:ind w:firstLine="0"/>
              <w:rPr>
                <w:sz w:val="18"/>
                <w:szCs w:val="18"/>
              </w:rPr>
            </w:pPr>
            <w:r>
              <w:rPr>
                <w:sz w:val="18"/>
                <w:szCs w:val="18"/>
              </w:rPr>
              <w:t>dbo.MFPROBLEMD</w:t>
            </w:r>
          </w:p>
        </w:tc>
        <w:tc>
          <w:tcPr>
            <w:tcW w:w="1701" w:type="dxa"/>
          </w:tcPr>
          <w:p w14:paraId="3E803D1C" w14:textId="06B4ECE3" w:rsidR="002865C3" w:rsidRPr="00F37EE1" w:rsidRDefault="002865C3" w:rsidP="00A04F93">
            <w:pPr>
              <w:ind w:firstLine="0"/>
              <w:rPr>
                <w:sz w:val="18"/>
                <w:szCs w:val="18"/>
              </w:rPr>
            </w:pPr>
            <w:r>
              <w:rPr>
                <w:sz w:val="18"/>
                <w:szCs w:val="18"/>
              </w:rPr>
              <w:t>Composite PK: ProblemCode + ProblemCodeD</w:t>
            </w:r>
          </w:p>
        </w:tc>
        <w:tc>
          <w:tcPr>
            <w:tcW w:w="1978" w:type="dxa"/>
          </w:tcPr>
          <w:p w14:paraId="58B53DC7" w14:textId="13CE53B7" w:rsidR="002865C3" w:rsidRPr="00F37EE1" w:rsidRDefault="00C849C9" w:rsidP="00A04F93">
            <w:pPr>
              <w:ind w:firstLine="0"/>
              <w:rPr>
                <w:sz w:val="18"/>
                <w:szCs w:val="18"/>
              </w:rPr>
            </w:pPr>
            <w:r>
              <w:rPr>
                <w:sz w:val="18"/>
                <w:szCs w:val="18"/>
              </w:rPr>
              <w:t>Master rincian penyebab spesifik di bawah setiap kategori masalah.</w:t>
            </w:r>
          </w:p>
        </w:tc>
      </w:tr>
      <w:tr w:rsidR="002865C3" w:rsidRPr="00834373" w14:paraId="4227928E" w14:textId="77777777" w:rsidTr="00F37EE1">
        <w:tc>
          <w:tcPr>
            <w:tcW w:w="1413" w:type="dxa"/>
          </w:tcPr>
          <w:p w14:paraId="5AD06DA4" w14:textId="41798CF8" w:rsidR="002865C3" w:rsidRPr="00F37EE1" w:rsidRDefault="002865C3" w:rsidP="002865C3">
            <w:pPr>
              <w:ind w:firstLine="0"/>
              <w:jc w:val="center"/>
              <w:rPr>
                <w:sz w:val="18"/>
                <w:szCs w:val="18"/>
              </w:rPr>
            </w:pPr>
            <w:r>
              <w:rPr>
                <w:sz w:val="18"/>
                <w:szCs w:val="18"/>
              </w:rPr>
              <w:t>ItemLookup</w:t>
            </w:r>
          </w:p>
        </w:tc>
        <w:tc>
          <w:tcPr>
            <w:tcW w:w="1134" w:type="dxa"/>
          </w:tcPr>
          <w:p w14:paraId="090B2597" w14:textId="1123AF53" w:rsidR="002865C3" w:rsidRPr="00F37EE1" w:rsidRDefault="002865C3" w:rsidP="00A04F93">
            <w:pPr>
              <w:ind w:firstLine="0"/>
              <w:rPr>
                <w:sz w:val="18"/>
                <w:szCs w:val="18"/>
              </w:rPr>
            </w:pPr>
            <w:r>
              <w:rPr>
                <w:sz w:val="18"/>
                <w:szCs w:val="18"/>
              </w:rPr>
              <w:t>Utama (Default)</w:t>
            </w:r>
          </w:p>
        </w:tc>
        <w:tc>
          <w:tcPr>
            <w:tcW w:w="1701" w:type="dxa"/>
          </w:tcPr>
          <w:p w14:paraId="0BADD2BF" w14:textId="351CC09C" w:rsidR="002865C3" w:rsidRPr="00F37EE1" w:rsidRDefault="002865C3" w:rsidP="00A04F93">
            <w:pPr>
              <w:ind w:firstLine="0"/>
              <w:rPr>
                <w:sz w:val="18"/>
                <w:szCs w:val="18"/>
              </w:rPr>
            </w:pPr>
            <w:r>
              <w:rPr>
                <w:sz w:val="18"/>
                <w:szCs w:val="18"/>
              </w:rPr>
              <w:t>dbo.MFBOM &amp; dbo.ICITEM</w:t>
            </w:r>
          </w:p>
        </w:tc>
        <w:tc>
          <w:tcPr>
            <w:tcW w:w="1701" w:type="dxa"/>
          </w:tcPr>
          <w:p w14:paraId="267AA867" w14:textId="77E09910" w:rsidR="002865C3" w:rsidRPr="00F37EE1" w:rsidRDefault="002865C3" w:rsidP="00A04F93">
            <w:pPr>
              <w:ind w:firstLine="0"/>
              <w:rPr>
                <w:sz w:val="18"/>
                <w:szCs w:val="18"/>
              </w:rPr>
            </w:pPr>
            <w:r>
              <w:rPr>
                <w:sz w:val="18"/>
                <w:szCs w:val="18"/>
              </w:rPr>
              <w:t>FK: WCCD (Work Center)</w:t>
              <w:br/>
              <w:t>PK: ITEMNO / FMTITEMNO</w:t>
            </w:r>
          </w:p>
        </w:tc>
        <w:tc>
          <w:tcPr>
            <w:tcW w:w="1978" w:type="dxa"/>
          </w:tcPr>
          <w:p w14:paraId="4A9B480A" w14:textId="2F96AA1F" w:rsidR="002865C3" w:rsidRPr="00F37EE1" w:rsidRDefault="00C849C9" w:rsidP="00A04F93">
            <w:pPr>
              <w:ind w:firstLine="0"/>
              <w:rPr>
                <w:sz w:val="18"/>
                <w:szCs w:val="18"/>
              </w:rPr>
            </w:pPr>
            <w:r>
              <w:rPr>
                <w:sz w:val="18"/>
                <w:szCs w:val="18"/>
              </w:rPr>
              <w:t>Hubungan </w:t>
            </w:r>
            <w:r>
              <w:rPr>
                <w:i/>
                <w:iCs/>
                <w:sz w:val="18"/>
                <w:szCs w:val="18"/>
              </w:rPr>
              <w:t>Bill of Materials</w:t>
            </w:r>
            <w:r>
              <w:rPr>
                <w:sz w:val="18"/>
                <w:szCs w:val="18"/>
              </w:rPr>
              <w:t> untuk menyaring daftar produk secara </w:t>
            </w:r>
            <w:r>
              <w:rPr>
                <w:i/>
                <w:iCs/>
                <w:sz w:val="18"/>
                <w:szCs w:val="18"/>
              </w:rPr>
              <w:t>cascading</w:t>
            </w:r>
            <w:r>
              <w:rPr>
                <w:sz w:val="18"/>
                <w:szCs w:val="18"/>
              </w:rPr>
              <w:t> per mesin.</w:t>
            </w:r>
          </w:p>
        </w:tc>
      </w:tr>
      <w:tr w:rsidR="002865C3" w:rsidRPr="00834373" w14:paraId="7AF8C091" w14:textId="77777777" w:rsidTr="00F37EE1">
        <w:tc>
          <w:tcPr>
            <w:tcW w:w="1413" w:type="dxa"/>
          </w:tcPr>
          <w:p w14:paraId="47AA1CB6" w14:textId="239DB63C" w:rsidR="002865C3" w:rsidRPr="00F37EE1" w:rsidRDefault="002865C3" w:rsidP="002865C3">
            <w:pPr>
              <w:tabs>
                <w:tab w:val="left" w:pos="560"/>
              </w:tabs>
              <w:ind w:firstLine="0"/>
              <w:rPr>
                <w:sz w:val="18"/>
                <w:szCs w:val="18"/>
              </w:rPr>
            </w:pPr>
            <w:r>
              <w:rPr>
                <w:sz w:val="18"/>
                <w:szCs w:val="18"/>
              </w:rPr>
              <w:t>User</w:t>
            </w:r>
          </w:p>
        </w:tc>
        <w:tc>
          <w:tcPr>
            <w:tcW w:w="1134" w:type="dxa"/>
          </w:tcPr>
          <w:p w14:paraId="641C540C" w14:textId="4E75024E" w:rsidR="002865C3" w:rsidRPr="00F37EE1" w:rsidRDefault="002865C3" w:rsidP="00A04F93">
            <w:pPr>
              <w:ind w:firstLine="0"/>
              <w:rPr>
                <w:sz w:val="18"/>
                <w:szCs w:val="18"/>
              </w:rPr>
            </w:pPr>
            <w:r>
              <w:rPr>
                <w:sz w:val="18"/>
                <w:szCs w:val="18"/>
              </w:rPr>
              <w:t>Sekunder (ACPIRM)</w:t>
            </w:r>
          </w:p>
        </w:tc>
        <w:tc>
          <w:tcPr>
            <w:tcW w:w="1701" w:type="dxa"/>
          </w:tcPr>
          <w:p w14:paraId="7F15DD9C" w14:textId="62028166" w:rsidR="002865C3" w:rsidRPr="00F37EE1" w:rsidRDefault="002865C3" w:rsidP="00A04F93">
            <w:pPr>
              <w:ind w:firstLine="0"/>
              <w:rPr>
                <w:sz w:val="18"/>
                <w:szCs w:val="18"/>
              </w:rPr>
            </w:pPr>
            <w:r>
              <w:rPr>
                <w:sz w:val="18"/>
                <w:szCs w:val="18"/>
              </w:rPr>
              <w:t>dbo.TMUSER</w:t>
            </w:r>
          </w:p>
          <w:p w14:paraId="2DD139B6" w14:textId="77777777" w:rsidR="002865C3" w:rsidRPr="00F37EE1" w:rsidRDefault="002865C3" w:rsidP="002865C3">
            <w:pPr>
              <w:rPr>
                <w:sz w:val="18"/>
                <w:szCs w:val="18"/>
              </w:rPr>
            </w:pPr>
          </w:p>
        </w:tc>
        <w:tc>
          <w:tcPr>
            <w:tcW w:w="1701" w:type="dxa"/>
          </w:tcPr>
          <w:p w14:paraId="4E9FBD6E" w14:textId="6C38C1E4" w:rsidR="002865C3" w:rsidRPr="00F37EE1" w:rsidRDefault="002865C3" w:rsidP="00A04F93">
            <w:pPr>
              <w:ind w:firstLine="0"/>
              <w:rPr>
                <w:sz w:val="18"/>
                <w:szCs w:val="18"/>
              </w:rPr>
            </w:pPr>
            <w:r>
              <w:rPr>
                <w:sz w:val="18"/>
                <w:szCs w:val="18"/>
              </w:rPr>
              <w:t>PK: UserCode</w:t>
            </w:r>
          </w:p>
        </w:tc>
        <w:tc>
          <w:tcPr>
            <w:tcW w:w="1978" w:type="dxa"/>
          </w:tcPr>
          <w:p w14:paraId="6132F548" w14:textId="1A42F5BA" w:rsidR="002865C3" w:rsidRPr="00F37EE1" w:rsidRDefault="00C849C9" w:rsidP="00A04F93">
            <w:pPr>
              <w:ind w:firstLine="0"/>
              <w:rPr>
                <w:sz w:val="18"/>
                <w:szCs w:val="18"/>
              </w:rPr>
            </w:pPr>
            <w:r>
              <w:rPr>
                <w:sz w:val="18"/>
                <w:szCs w:val="18"/>
              </w:rPr>
              <w:t>Master data login akun pengguna dan kolom hash password web (PassWeb).</w:t>
            </w:r>
          </w:p>
        </w:tc>
      </w:tr>
      <w:tr w:rsidR="002865C3" w:rsidRPr="00834373" w14:paraId="372690CE" w14:textId="77777777" w:rsidTr="00F37EE1">
        <w:tc>
          <w:tcPr>
            <w:tcW w:w="1413" w:type="dxa"/>
          </w:tcPr>
          <w:p w14:paraId="1BBB3CBB" w14:textId="6AFBDBA4" w:rsidR="002865C3" w:rsidRPr="00F37EE1" w:rsidRDefault="002865C3" w:rsidP="002865C3">
            <w:pPr>
              <w:ind w:firstLine="0"/>
              <w:jc w:val="center"/>
              <w:rPr>
                <w:sz w:val="18"/>
                <w:szCs w:val="18"/>
              </w:rPr>
            </w:pPr>
            <w:r>
              <w:rPr>
                <w:sz w:val="18"/>
                <w:szCs w:val="18"/>
              </w:rPr>
              <w:lastRenderedPageBreak/>
              <w:t>MenuAccess</w:t>
            </w:r>
          </w:p>
        </w:tc>
        <w:tc>
          <w:tcPr>
            <w:tcW w:w="1134" w:type="dxa"/>
          </w:tcPr>
          <w:p w14:paraId="791580D6" w14:textId="1946CFD5" w:rsidR="002865C3" w:rsidRPr="00F37EE1" w:rsidRDefault="002865C3" w:rsidP="00A04F93">
            <w:pPr>
              <w:ind w:firstLine="0"/>
              <w:rPr>
                <w:sz w:val="18"/>
                <w:szCs w:val="18"/>
              </w:rPr>
            </w:pPr>
            <w:r>
              <w:rPr>
                <w:sz w:val="18"/>
                <w:szCs w:val="18"/>
              </w:rPr>
              <w:t>Sekunder (ACPIRM)</w:t>
            </w:r>
          </w:p>
        </w:tc>
        <w:tc>
          <w:tcPr>
            <w:tcW w:w="1701" w:type="dxa"/>
          </w:tcPr>
          <w:p w14:paraId="48FC86B4" w14:textId="4E5F4791" w:rsidR="002865C3" w:rsidRPr="00F37EE1" w:rsidRDefault="002865C3" w:rsidP="00A04F93">
            <w:pPr>
              <w:ind w:firstLine="0"/>
              <w:rPr>
                <w:sz w:val="18"/>
                <w:szCs w:val="18"/>
              </w:rPr>
            </w:pPr>
            <w:r>
              <w:rPr>
                <w:sz w:val="18"/>
                <w:szCs w:val="18"/>
              </w:rPr>
              <w:t>dbo.TMUSERMENU</w:t>
            </w:r>
          </w:p>
        </w:tc>
        <w:tc>
          <w:tcPr>
            <w:tcW w:w="1701" w:type="dxa"/>
          </w:tcPr>
          <w:p w14:paraId="1AC89610" w14:textId="2588E80F" w:rsidR="002865C3" w:rsidRPr="00F37EE1" w:rsidRDefault="002865C3" w:rsidP="00A04F93">
            <w:pPr>
              <w:ind w:firstLine="0"/>
              <w:rPr>
                <w:sz w:val="18"/>
                <w:szCs w:val="18"/>
              </w:rPr>
            </w:pPr>
            <w:r>
              <w:rPr>
                <w:sz w:val="18"/>
                <w:szCs w:val="18"/>
              </w:rPr>
              <w:t>Composite PK: UserCode + MenuCode</w:t>
            </w:r>
          </w:p>
        </w:tc>
        <w:tc>
          <w:tcPr>
            <w:tcW w:w="1978" w:type="dxa"/>
          </w:tcPr>
          <w:p w14:paraId="1C31A228" w14:textId="3977104A" w:rsidR="002865C3" w:rsidRPr="00F37EE1" w:rsidRDefault="00C849C9" w:rsidP="00AC2B3E">
            <w:pPr>
              <w:keepNext/>
              <w:ind w:firstLine="0"/>
              <w:rPr>
                <w:sz w:val="18"/>
                <w:szCs w:val="18"/>
              </w:rPr>
            </w:pPr>
            <w:r>
              <w:rPr>
                <w:sz w:val="18"/>
                <w:szCs w:val="18"/>
              </w:rPr>
              <w:t>Hak akses otorisasi pembukaan modul menu 'MF-Down Time'.</w:t>
            </w:r>
          </w:p>
        </w:tc>
      </w:tr>
    </w:tbl>
    <w:p w14:paraId="0E40BF02" w14:textId="74E47051" w:rsidR="00AC2B3E" w:rsidRDefault="00AC2B3E">
      <w:pPr>
        <w:pStyle w:val="Caption"/>
      </w:pPr>
      <w:bookmarkStart w:id="117" w:name="_Toc242095804"/>
      <w:r>
        <w:t>Tabel 4.</w:t>
        <w:fldChar w:fldCharType="begin"/>
        <w:instrText xml:space="preserve"> SEQ Tabel_4. \* ARABIC </w:instrText>
        <w:fldChar w:fldCharType="separate"/>
      </w:r>
      <w:del w:id="3373" w:author="Claude" w:date="2026-10-23T09:00:00Z">
        <w:r>
          <w:rPr>
            <w:noProof/>
          </w:rPr>
          <w:delText xml:space="preserve">15</w:delText>
        </w:r>
      </w:del>
      <w:ins w:id="3374" w:author="Claude" w:date="2026-10-23T09:00:00Z">
        <w:r>
          <w:rPr>
            <w:noProof/>
          </w:rPr>
          <w:t xml:space="preserve">21</w:t>
        </w:r>
      </w:ins>
      <w:r>
        <w:rPr>
          <w:noProof/>
        </w:rPr>
        <w:fldChar w:fldCharType="end"/>
      </w:r>
      <w:r>
        <w:t xml:space="preserve"> Pemetaan Entitas Sistem ke Tabel Fisik Basis Data SQL Server Perusahaan</w:t>
      </w:r>
      <w:bookmarkEnd w:id="117"/>
    </w:p>
    <w:p w14:paraId="60F197BB" w14:textId="6E752FC3" w:rsidR="00C83183" w:rsidRPr="00C83183" w:rsidRDefault="00F37EE1" w:rsidP="00F37EE1">
      <w:pPr>
        <w:pStyle w:val="BodyText"/>
        <w:spacing w:before="240"/>
      </w:pPr>
      <w:r>
        <w:t xml:space="preserve">Tabel PerformaMesin juga menyimpan jejak audit berupa identitas pengguna yang membuat data (CrtId) dan yang terakhir mengubah data (UpdId), beserta stempel waktunya masing-masing (CrtDate dan UpdDate). Kedua kolom identitas tersebut merupakan </w:t>
      </w:r>
      <w:r>
        <w:rPr>
          <w:i/>
          <w:iCs/>
        </w:rPr>
        <w:t>foreign key</w:t>
      </w:r>
      <w:r>
        <w:t xml:space="preserve"> ke tabel User, sehingga tabel User memiliki dua relasi terpisah dengan PerformaMesin. Tabel User juga berelasi dengan tabel MenuAccess, yang menyimpan daftar menu yang dapat diakses oleh setiap pengguna. Relasi ini menjadi dasar mekanisme kontrol akses sebagaimana dijelaskan pada Subbab 4.3.1.</w:t>
      </w:r>
    </w:p>
    <w:p>
      <w:pPr>
        <w:rPr>
          <w:ins w:id="2221" w:author="Claude" w:date="2026-10-23T09:00:00Z"/>
        </w:rPr>
      </w:pPr>
      <w:ins w:id="2222" w:author="Claude" w:date="2026-10-23T09:00:00Z">
        <w:r>
          <w:rPr>
            <w:lang w:val="id-ID"/>
          </w:rPr>
          <w:t xml:space="preserve">Selain tabel pada basis data existing, sistem menyimpan beberapa data pendukung sebagai berkas pada server aplikasi, karena struktur basis data tidak boleh diubah. Berkas-berkas tersebut dirangkum pada Tabel 4.22.</w:t>
        </w:r>
      </w:ins>
    </w:p>
    <w:tbl>
      <w:tblPr>
        <w:tblStyle w:val="TableGrid"/>
        <w:tblW w:w="0" w:type="auto"/>
        <w:tblLook w:val="04A0" w:firstRow="1" w:lastRow="0" w:firstColumn="1" w:lastColumn="0" w:noHBand="0" w:noVBand="1"/>
      </w:tblPr>
      <w:tblGrid>
        <w:gridCol w:w="1900"/>
        <w:gridCol w:w="2900"/>
        <w:gridCol w:w="3127"/>
      </w:tblGrid>
      <w:tr>
        <w:trPr>
          <w:tblHeader/>
          <w:ins w:id="2223" w:author="Claude" w:date="2026-10-23T09:00:00Z"/>
        </w:trPr>
        <w:tc>
          <w:tcPr>
            <w:tcW w:w="1900" w:type="dxa"/>
            <w:shd w:val="clear" w:color="auto" w:fill="D0CECE" w:themeFill="background2" w:themeFillShade="E6"/>
          </w:tcPr>
          <w:p>
            <w:pPr>
              <w:ind w:firstLine="0"/>
              <w:jc w:val="center"/>
              <w:rPr>
                <w:ins w:id="2224" w:author="Claude" w:date="2026-10-23T09:00:00Z"/>
              </w:rPr>
            </w:pPr>
            <w:ins w:id="2225" w:author="Claude" w:date="2026-10-23T09:00:00Z">
              <w:r>
                <w:rPr>
                  <w:b/>
                  <w:bCs/>
                </w:rPr>
                <w:t xml:space="preserve">Data</w:t>
              </w:r>
            </w:ins>
          </w:p>
        </w:tc>
        <w:tc>
          <w:tcPr>
            <w:tcW w:w="2900" w:type="dxa"/>
            <w:shd w:val="clear" w:color="auto" w:fill="D0CECE" w:themeFill="background2" w:themeFillShade="E6"/>
          </w:tcPr>
          <w:p>
            <w:pPr>
              <w:ind w:firstLine="0"/>
              <w:jc w:val="center"/>
              <w:rPr>
                <w:ins w:id="2226" w:author="Claude" w:date="2026-10-23T09:00:00Z"/>
              </w:rPr>
            </w:pPr>
            <w:ins w:id="2227" w:author="Claude" w:date="2026-10-23T09:00:00Z">
              <w:r>
                <w:rPr>
                  <w:b/>
                  <w:bCs/>
                </w:rPr>
                <w:t xml:space="preserve">Lokasi Berkas</w:t>
              </w:r>
            </w:ins>
          </w:p>
        </w:tc>
        <w:tc>
          <w:tcPr>
            <w:tcW w:w="3127" w:type="dxa"/>
            <w:shd w:val="clear" w:color="auto" w:fill="D0CECE" w:themeFill="background2" w:themeFillShade="E6"/>
          </w:tcPr>
          <w:p>
            <w:pPr>
              <w:ind w:firstLine="0"/>
              <w:jc w:val="center"/>
              <w:rPr>
                <w:ins w:id="2228" w:author="Claude" w:date="2026-10-23T09:00:00Z"/>
              </w:rPr>
            </w:pPr>
            <w:ins w:id="2229" w:author="Claude" w:date="2026-10-23T09:00:00Z">
              <w:r>
                <w:rPr>
                  <w:b/>
                  <w:bCs/>
                </w:rPr>
                <w:t xml:space="preserve">Isi</w:t>
              </w:r>
            </w:ins>
          </w:p>
        </w:tc>
      </w:tr>
      <w:tr>
        <w:trPr>
          <w:ins w:id="2230" w:author="Claude" w:date="2026-10-23T09:00:00Z"/>
        </w:trPr>
        <w:tc>
          <w:tcPr>
            <w:tcW w:w="1900" w:type="dxa"/>
          </w:tcPr>
          <w:p>
            <w:pPr>
              <w:ind w:firstLine="0"/>
              <w:rPr>
                <w:ins w:id="2231" w:author="Claude" w:date="2026-10-23T09:00:00Z"/>
              </w:rPr>
            </w:pPr>
            <w:ins w:id="2232" w:author="Claude" w:date="2026-10-23T09:00:00Z">
              <w:r>
                <w:t xml:space="preserve">Alias kode mesin</w:t>
              </w:r>
            </w:ins>
          </w:p>
        </w:tc>
        <w:tc>
          <w:tcPr>
            <w:tcW w:w="2900" w:type="dxa"/>
          </w:tcPr>
          <w:p>
            <w:pPr>
              <w:ind w:firstLine="0"/>
              <w:rPr>
                <w:ins w:id="2233" w:author="Claude" w:date="2026-10-23T09:00:00Z"/>
              </w:rPr>
            </w:pPr>
            <w:ins w:id="2234" w:author="Claude" w:date="2026-10-23T09:00:00Z">
              <w:r>
                <w:rPr>
                  <w:rFonts w:ascii="Courier New" w:hAnsi="Courier New" w:cs="Courier New"/>
                  <w:sz w:val="20"/>
                </w:rPr>
                <w:t xml:space="preserve">storage/app/mesin_aliases.json</w:t>
              </w:r>
            </w:ins>
          </w:p>
        </w:tc>
        <w:tc>
          <w:tcPr>
            <w:tcW w:w="3127" w:type="dxa"/>
          </w:tcPr>
          <w:p>
            <w:pPr>
              <w:ind w:firstLine="0"/>
              <w:rPr>
                <w:ins w:id="2235" w:author="Claude" w:date="2026-10-23T09:00:00Z"/>
              </w:rPr>
            </w:pPr>
            <w:ins w:id="2236" w:author="Claude" w:date="2026-10-23T09:00:00Z">
              <w:r>
                <w:t xml:space="preserve">Padanan tulisan kode mesin pada formulir dengan kode mesin resmi (MFRESMAS)</w:t>
              </w:r>
            </w:ins>
          </w:p>
        </w:tc>
      </w:tr>
      <w:tr>
        <w:trPr>
          <w:ins w:id="2237" w:author="Claude" w:date="2026-10-23T09:00:00Z"/>
        </w:trPr>
        <w:tc>
          <w:tcPr>
            <w:tcW w:w="1900" w:type="dxa"/>
          </w:tcPr>
          <w:p>
            <w:pPr>
              <w:ind w:firstLine="0"/>
              <w:rPr>
                <w:ins w:id="2238" w:author="Claude" w:date="2026-10-23T09:00:00Z"/>
              </w:rPr>
            </w:pPr>
            <w:ins w:id="2239" w:author="Claude" w:date="2026-10-23T09:00:00Z">
              <w:r>
                <w:t xml:space="preserve">Pengaturan</w:t>
              </w:r>
            </w:ins>
          </w:p>
        </w:tc>
        <w:tc>
          <w:tcPr>
            <w:tcW w:w="2900" w:type="dxa"/>
          </w:tcPr>
          <w:p>
            <w:pPr>
              <w:ind w:firstLine="0"/>
              <w:rPr>
                <w:ins w:id="2240" w:author="Claude" w:date="2026-10-23T09:00:00Z"/>
              </w:rPr>
            </w:pPr>
            <w:ins w:id="2241" w:author="Claude" w:date="2026-10-23T09:00:00Z">
              <w:r>
                <w:rPr>
                  <w:rFonts w:ascii="Courier New" w:hAnsi="Courier New" w:cs="Courier New"/>
                  <w:sz w:val="20"/>
                </w:rPr>
                <w:t xml:space="preserve">storage/app/pengaturan.json</w:t>
              </w:r>
            </w:ins>
          </w:p>
        </w:tc>
        <w:tc>
          <w:tcPr>
            <w:tcW w:w="3127" w:type="dxa"/>
          </w:tcPr>
          <w:p>
            <w:pPr>
              <w:ind w:firstLine="0"/>
              <w:rPr>
                <w:ins w:id="2242" w:author="Claude" w:date="2026-10-23T09:00:00Z"/>
              </w:rPr>
            </w:pPr>
            <w:ins w:id="2243" w:author="Claude" w:date="2026-10-23T09:00:00Z">
              <w:r>
                <w:t xml:space="preserve">Target downtime per shift dan per mesin, serta garis prioritas Pareto</w:t>
              </w:r>
            </w:ins>
          </w:p>
        </w:tc>
      </w:tr>
      <w:tr>
        <w:trPr>
          <w:ins w:id="2244" w:author="Claude" w:date="2026-10-23T09:00:00Z"/>
        </w:trPr>
        <w:tc>
          <w:tcPr>
            <w:tcW w:w="1900" w:type="dxa"/>
          </w:tcPr>
          <w:p>
            <w:pPr>
              <w:ind w:firstLine="0"/>
              <w:rPr>
                <w:ins w:id="2245" w:author="Claude" w:date="2026-10-23T09:00:00Z"/>
              </w:rPr>
            </w:pPr>
            <w:ins w:id="2246" w:author="Claude" w:date="2026-10-23T09:00:00Z">
              <w:r>
                <w:t xml:space="preserve">Audit log</w:t>
              </w:r>
            </w:ins>
          </w:p>
        </w:tc>
        <w:tc>
          <w:tcPr>
            <w:tcW w:w="2900" w:type="dxa"/>
          </w:tcPr>
          <w:p>
            <w:pPr>
              <w:ind w:firstLine="0"/>
              <w:rPr>
                <w:ins w:id="2247" w:author="Claude" w:date="2026-10-23T09:00:00Z"/>
              </w:rPr>
            </w:pPr>
            <w:ins w:id="2248" w:author="Claude" w:date="2026-10-23T09:00:00Z">
              <w:r>
                <w:rPr>
                  <w:rFonts w:ascii="Courier New" w:hAnsi="Courier New" w:cs="Courier New"/>
                  <w:sz w:val="20"/>
                </w:rPr>
                <w:t xml:space="preserve">storage/logs/audit/*.jsonl</w:t>
              </w:r>
            </w:ins>
          </w:p>
        </w:tc>
        <w:tc>
          <w:tcPr>
            <w:tcW w:w="3127" w:type="dxa"/>
          </w:tcPr>
          <w:p>
            <w:pPr>
              <w:ind w:firstLine="0"/>
              <w:rPr>
                <w:ins w:id="2249" w:author="Claude" w:date="2026-10-23T09:00:00Z"/>
              </w:rPr>
            </w:pPr>
            <w:ins w:id="2250" w:author="Claude" w:date="2026-10-23T09:00:00Z">
              <w:r>
                <w:t xml:space="preserve">Siapa melakukan apa dan kapan, beserta nilai lama dan nilai baru</w:t>
              </w:r>
            </w:ins>
          </w:p>
        </w:tc>
      </w:tr>
      <w:tr>
        <w:trPr>
          <w:ins w:id="2251" w:author="Claude" w:date="2026-10-23T09:00:00Z"/>
        </w:trPr>
        <w:tc>
          <w:tcPr>
            <w:tcW w:w="1900" w:type="dxa"/>
          </w:tcPr>
          <w:p>
            <w:pPr>
              <w:ind w:firstLine="0"/>
              <w:rPr>
                <w:ins w:id="2252" w:author="Claude" w:date="2026-10-23T09:00:00Z"/>
              </w:rPr>
            </w:pPr>
            <w:ins w:id="2253" w:author="Claude" w:date="2026-10-23T09:00:00Z">
              <w:r>
                <w:t xml:space="preserve">Antrian dan riwayat scan</w:t>
              </w:r>
            </w:ins>
          </w:p>
        </w:tc>
        <w:tc>
          <w:tcPr>
            <w:tcW w:w="2900" w:type="dxa"/>
          </w:tcPr>
          <w:p>
            <w:pPr>
              <w:ind w:firstLine="0"/>
              <w:rPr>
                <w:ins w:id="2254" w:author="Claude" w:date="2026-10-23T09:00:00Z"/>
              </w:rPr>
            </w:pPr>
            <w:ins w:id="2255" w:author="Claude" w:date="2026-10-23T09:00:00Z">
              <w:r>
                <w:rPr>
                  <w:rFonts w:ascii="Courier New" w:hAnsi="Courier New" w:cs="Courier New"/>
                  <w:sz w:val="20"/>
                </w:rPr>
                <w:t xml:space="preserve">storage/app/scan-history/</w:t>
              </w:r>
            </w:ins>
          </w:p>
        </w:tc>
        <w:tc>
          <w:tcPr>
            <w:tcW w:w="3127" w:type="dxa"/>
          </w:tcPr>
          <w:p>
            <w:pPr>
              <w:ind w:firstLine="0"/>
              <w:rPr>
                <w:ins w:id="2256" w:author="Claude" w:date="2026-10-23T09:00:00Z"/>
              </w:rPr>
            </w:pPr>
            <w:ins w:id="2257" w:author="Claude" w:date="2026-10-23T09:00:00Z">
              <w:r>
                <w:t xml:space="preserve">Foto, status antrian, hasil pembacaan AI, potongan gambar, dan hasil tinjauan petugas</w:t>
              </w:r>
            </w:ins>
          </w:p>
        </w:tc>
      </w:tr>
      <w:tr>
        <w:trPr>
          <w:ins w:id="2258" w:author="Claude" w:date="2026-10-23T09:00:00Z"/>
        </w:trPr>
        <w:tc>
          <w:tcPr>
            <w:tcW w:w="1900" w:type="dxa"/>
          </w:tcPr>
          <w:p>
            <w:pPr>
              <w:ind w:firstLine="0"/>
              <w:rPr>
                <w:ins w:id="2259" w:author="Claude" w:date="2026-10-23T09:00:00Z"/>
              </w:rPr>
            </w:pPr>
            <w:ins w:id="2260" w:author="Claude" w:date="2026-10-23T09:00:00Z">
              <w:r>
                <w:t xml:space="preserve">Catatan sumber AI</w:t>
              </w:r>
            </w:ins>
          </w:p>
        </w:tc>
        <w:tc>
          <w:tcPr>
            <w:tcW w:w="2900" w:type="dxa"/>
          </w:tcPr>
          <w:p>
            <w:pPr>
              <w:ind w:firstLine="0"/>
              <w:rPr>
                <w:ins w:id="2261" w:author="Claude" w:date="2026-10-23T09:00:00Z"/>
              </w:rPr>
            </w:pPr>
            <w:ins w:id="2262" w:author="Claude" w:date="2026-10-23T09:00:00Z">
              <w:r>
                <w:rPr>
                  <w:rFonts w:ascii="Courier New" w:hAnsi="Courier New" w:cs="Courier New"/>
                  <w:sz w:val="20"/>
                </w:rPr>
                <w:t xml:space="preserve">storage/app/scan-history/no-trs-ai.json</w:t>
              </w:r>
            </w:ins>
          </w:p>
        </w:tc>
        <w:tc>
          <w:tcPr>
            <w:tcW w:w="3127" w:type="dxa"/>
          </w:tcPr>
          <w:p>
            <w:pPr>
              <w:ind w:firstLine="0"/>
              <w:rPr>
                <w:ins w:id="2263" w:author="Claude" w:date="2026-10-23T09:00:00Z"/>
              </w:rPr>
            </w:pPr>
            <w:ins w:id="2264" w:author="Claude" w:date="2026-10-23T09:00:00Z">
              <w:r>
                <w:t xml:space="preserve">Daftar No_Trs yang berasal dari pembacaan foto, untuk membedakan sumber input</w:t>
              </w:r>
            </w:ins>
          </w:p>
        </w:tc>
      </w:tr>
    </w:tbl>
    <w:p>
      <w:pPr>
        <w:pStyle w:val="Caption"/>
        <w:rPr>
          <w:ins w:id="2268" w:author="Claude" w:date="2026-10-23T09:00:00Z"/>
        </w:rPr>
      </w:pPr>
      <w:ins w:id="2265" w:author="Claude" w:date="2026-10-23T09:00:00Z">
        <w:r>
          <w:t>Tabel 4.</w:t>
          <w:fldChar w:fldCharType="begin"/>
          <w:instrText xml:space="preserve"> SEQ Tabel_4. \* ARABIC </w:instrText>
          <w:fldChar w:fldCharType="separate"/>
        </w:r>
      </w:ins>
      <w:ins w:id="2266" w:author="Claude" w:date="2026-10-23T09:00:00Z">
        <w:r>
          <w:rPr>
            <w:noProof/>
          </w:rPr>
          <w:t>22</w:t>
          <w:fldChar w:fldCharType="end"/>
        </w:r>
      </w:ins>
      <w:ins w:id="2267" w:author="Claude" w:date="2026-10-23T09:00:00Z">
        <w:r>
          <w:t xml:space="preserve"> Data Pendukung yang Disimpan sebagai Berkas</w:t>
        </w:r>
      </w:ins>
    </w:p>
    <w:p>
      <w:pPr>
        <w:rPr>
          <w:ins w:id="2269" w:author="Claude" w:date="2026-10-23T09:00:00Z"/>
        </w:rPr>
      </w:pPr>
      <w:ins w:id="2270" w:author="Claude" w:date="2026-10-23T09:00:00Z">
        <w:r>
          <w:rPr>
            <w:lang w:val="id-ID"/>
          </w:rPr>
          <w:t xml:space="preserve">Foto dan potongan gambar pada riwayat scan disimpan selama 90 hari, sedangkan hasil pembacaan dan koreksi petugas disimpan selama 365 hari, lalu dibersihkan otomatis oleh perintah terjadwal </w:t>
        </w:r>
        <w:r>
          <w:rPr>
            <w:rFonts w:ascii="Courier New" w:hAnsi="Courier New" w:cs="Courier New"/>
            <w:sz w:val="20"/>
            <w:lang w:val="id-ID"/>
          </w:rPr>
          <w:t xml:space="preserve">php artisan scan:bersihkan</w:t>
        </w:r>
        <w:r>
          <w:rPr>
            <w:lang w:val="id-ID"/>
          </w:rPr>
          <w:t xml:space="preserve">. Data koreksi tersebut menjadi bahan Statistik AI dan dapat digunakan sebagai kumpulan data untuk melatih ulang model di kemudian hari.</w:t>
        </w:r>
      </w:ins>
    </w:p>
    <w:p w14:paraId="641F74DB" w14:textId="77777777" w:rsidR="004A0FDC" w:rsidRPr="004A0FDC" w:rsidRDefault="004A0FDC" w:rsidP="00DD28DC">
      <w:pPr>
        <w:ind w:firstLine="0"/>
      </w:pPr>
    </w:p>
    <w:p w14:paraId="43110220" w14:textId="563BAAD3" w:rsidR="00284E38" w:rsidRDefault="00284E38">
      <w:pPr>
        <w:pStyle w:val="Heading3"/>
      </w:pPr>
      <w:bookmarkStart w:id="118" w:name="_Toc242101888"/>
      <w:r>
        <w:t>Arsitektur Sistem</w:t>
      </w:r>
      <w:bookmarkEnd w:id="118"/>
    </w:p>
    <w:p w14:paraId="077FBA54" w14:textId="0188D5EB" w:rsidR="00585112" w:rsidRPr="00585112" w:rsidRDefault="00F37EE1" w:rsidP="00F37EE1">
      <w:r>
        <w:t>Secara arsitektural, sistem terdiri atas beberapa komponen yang saling berkomunikasi dalam satu jaringan internal perusahaan (intranet). Komponen tersebut meliputi perangkat pengguna, aplikasi web sebagai pusat pemrosesan, media penyimpanan data, serta komponen pengolahan gambar dan kecerdasan buatan. Seluruh komponen di sisi server berjalan di dalam jaringan internal tanpa mengirim data ke layanan pihak ketiga di internet, sejalan dengan kebijakan pembatasan data yang diterapkan perusahaan. Gambaran menyeluruh arsitektur ini ditampilkan pada Gambar 4.7.</w:t>
      </w:r>
    </w:p>
    <w:p w14:paraId="11F8577A" w14:textId="77777777" w:rsidR="00AC2B3E" w:rsidRDefault="00D953E4" w:rsidP="00F37EE1">
      <w:pPr>
        <w:keepNext/>
        <w:ind w:firstLine="0"/>
        <w:rPr>
          <w:del w:id="2272" w:author="Claude" w:date="2026-10-23T09:00:00Z"/>
        </w:rPr>
      </w:pPr>
      <w:del w:id="2271" w:author="Claude" w:date="2026-10-23T09:00:00Z">
        <w:r>
          <w:rPr>
            <w:noProof/>
          </w:rPr>
          <w:lastRenderedPageBreak/>
          <w:drawing>
            <wp:inline distT="0" distB="0" distL="0" distR="0" wp14:anchorId="7C7B4C9F" wp14:editId="41ABEB76">
              <wp:extent cx="5614601" cy="2634343"/>
              <wp:effectExtent l="0" t="0" r="5715" b="0"/>
              <wp:docPr id="5462161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65301" cy="2658131"/>
                      </a:xfrm>
                      <a:prstGeom prst="rect">
                        <a:avLst/>
                      </a:prstGeom>
                      <a:noFill/>
                      <a:ln>
                        <a:noFill/>
                      </a:ln>
                    </pic:spPr>
                  </pic:pic>
                </a:graphicData>
              </a:graphic>
            </wp:inline>
          </w:drawing>
        </w:r>
      </w:del>
    </w:p>
    <w:p>
      <w:pPr>
        <w:keepNext/>
        <w:ind w:firstLine="0"/>
        <w:jc w:val="center"/>
        <w:rPr>
          <w:ins w:id="2273" w:author="Claude" w:date="2026-10-23T09:00:00Z"/>
        </w:rPr>
      </w:pPr>
      <w:ins w:id="2274" w:author="Claude" w:date="2026-10-23T09:00:00Z">
        <w:r>
          <w:rPr>
            <w:noProof/>
          </w:rPr>
          <w:lastRenderedPageBreak/>
          <w:drawing>
            <wp:inline distT="0" distB="0" distL="0" distR="0">
              <wp:extent cx="5580000" cy="3357358"/>
              <wp:effectExtent l="0" t="0" r="0" b="0"/>
              <wp:docPr id="900006" name="Gambar revisi 9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png"/>
                      <pic:cNvPicPr>
                        <a:picLocks noChangeAspect="1" noChangeArrowheads="1"/>
                      </pic:cNvPicPr>
                    </pic:nvPicPr>
                    <pic:blipFill>
                      <a:blip r:embed="rId905">
                        <a:extLst>
                          <a:ext uri="{28A0092B-C50C-407E-A947-70E740481C1C}">
                            <a14:useLocalDpi xmlns:a14="http://schemas.microsoft.com/office/drawing/2010/main" val="0"/>
                          </a:ext>
                        </a:extLst>
                      </a:blip>
                      <a:srcRect/>
                      <a:stretch>
                        <a:fillRect/>
                      </a:stretch>
                    </pic:blipFill>
                    <pic:spPr bwMode="auto">
                      <a:xfrm>
                        <a:off x="0" y="0"/>
                        <a:ext cx="5580000" cy="3357358"/>
                      </a:xfrm>
                      <a:prstGeom prst="rect">
                        <a:avLst/>
                      </a:prstGeom>
                      <a:noFill/>
                      <a:ln>
                        <a:noFill/>
                      </a:ln>
                    </pic:spPr>
                  </pic:pic>
                </a:graphicData>
              </a:graphic>
            </wp:inline>
          </w:drawing>
        </w:r>
      </w:ins>
    </w:p>
    <w:p w14:paraId="5C4B57A3" w14:textId="21492571" w:rsidR="00585112" w:rsidRPr="00585112" w:rsidRDefault="00AC2B3E" w:rsidP="00AC2B3E">
      <w:pPr>
        <w:pStyle w:val="Caption"/>
      </w:pPr>
      <w:bookmarkStart w:id="119" w:name="_Toc242095365"/>
      <w:r>
        <w:t>Gambar 4.</w:t>
        <w:fldChar w:fldCharType="begin"/>
        <w:instrText xml:space="preserve"> SEQ Gambar_4. \* ARABIC </w:instrText>
        <w:fldChar w:fldCharType="separate"/>
      </w:r>
      <w:r>
        <w:rPr>
          <w:noProof/>
        </w:rPr>
        <w:t>7</w:t>
        <w:fldChar w:fldCharType="end"/>
      </w:r>
      <w:r>
        <w:t xml:space="preserve"> Arsitektur Sistem</w:t>
      </w:r>
      <w:bookmarkEnd w:id="119"/>
    </w:p>
    <w:p w14:paraId="068468C7" w14:textId="2D00B7FF" w:rsidR="00F37EE1" w:rsidRDefault="00F37EE1" w:rsidP="00F37EE1">
      <w:r>
        <w:t xml:space="preserve">Petugas</w:t>
      </w:r>
      <w:ins w:id="2275" w:author="Claude" w:date="2026-10-23T09:00:00Z">
        <w:r>
          <w:t xml:space="preserve"> dan admin</w:t>
        </w:r>
      </w:ins>
      <w:r>
        <w:t xml:space="preserve"> mengakses sistem melalui peramban pada perangkat desktop maupun </w:t>
      </w:r>
      <w:del w:id="2276" w:author="Claude" w:date="2026-10-23T09:00:00Z">
        <w:r>
          <w:rPr>
            <w:i/>
            <w:iCs/>
          </w:rPr>
          <w:delText xml:space="preserve">mobile</w:delText>
        </w:r>
      </w:del>
      <w:ins w:id="2277" w:author="Claude" w:date="2026-10-23T09:00:00Z">
        <w:r>
          <w:t xml:space="preserve">ponsel</w:t>
        </w:r>
      </w:ins>
      <w:r>
        <w:t xml:space="preserve"> menggunakan protokol HTTP di jaringan intranet. </w:t>
      </w:r>
      <w:del w:id="2278" w:author="Claude" w:date="2026-10-23T09:00:00Z">
        <w:r>
          <w:delText xml:space="preserve">Penggunaan perangkat </w:delText>
        </w:r>
      </w:del>
      <w:del w:id="2279" w:author="Claude" w:date="2026-10-23T09:00:00Z">
        <w:r>
          <w:rPr>
            <w:i/>
            <w:iCs/>
          </w:rPr>
          <w:delText xml:space="preserve">mobile</w:delText>
        </w:r>
      </w:del>
      <w:del w:id="2280" w:author="Claude" w:date="2026-10-23T09:00:00Z">
        <w:r>
          <w:delText xml:space="preserve"> memungkinkan petugas di kantor produksi memotret formulir produksi langsung. Permintaan dari perangkat</w:delText>
        </w:r>
      </w:del>
      <w:ins w:id="2281" w:author="Claude" w:date="2026-10-23T09:00:00Z">
        <w:r>
          <w:t xml:space="preserve">Permintaan</w:t>
        </w:r>
      </w:ins>
      <w:r>
        <w:t xml:space="preserve"> tersebut diterima oleh aplikasi web berbasis Laravel</w:t>
      </w:r>
      <w:ins w:id="2282" w:author="Claude" w:date="2026-10-23T09:00:00Z">
        <w:r>
          <w:t xml:space="preserve"> 12</w:t>
        </w:r>
      </w:ins>
      <w:r>
        <w:t xml:space="preserve">, yang menjadi komponen utama pemrosesan logika bisnis dan antarmuka. Antarmukanya dibangun menggunakan Blade dan Bootstrap 5</w:t>
      </w:r>
      <w:del w:id="2283" w:author="Claude" w:date="2026-10-23T09:00:00Z">
        <w:r>
          <w:delText xml:space="preserve"> agar tampil responsif di berbagai ukuran layar. Aplikasi ini</w:delText>
        </w:r>
      </w:del>
      <w:ins w:id="2284" w:author="Claude" w:date="2026-10-23T09:00:00Z">
        <w:r>
          <w:t xml:space="preserve">.3 agar responsif, sedangkan grafik pada halaman sistem informasi dibangun menggunakan ECharts. Aplikasi</w:t>
        </w:r>
      </w:ins>
      <w:r>
        <w:t xml:space="preserve"> terhubung ke dua basis data Microsoft SQL Server yang terpisah, yaitu basis data utama dan basis data ACPIRM, melalui Eloquent ORM dengan konfigurasi </w:t>
      </w:r>
      <w:r>
        <w:rPr>
          <w:i/>
          <w:iCs/>
        </w:rPr>
        <w:t xml:space="preserve">multi-database</w:t>
      </w:r>
      <w:r>
        <w:t xml:space="preserve">. </w:t>
      </w:r>
      <w:del w:id="2285" w:author="Claude" w:date="2026-10-23T09:00:00Z">
        <w:r>
          <w:delText xml:space="preserve">Selain itu, aplikasi membaca dan menulis berkas alias mesin dalam format JSON yang menyimpan daftar padanan kode mesin. Daftar ini sengaja</w:delText>
        </w:r>
      </w:del>
      <w:ins w:id="2286" w:author="Claude" w:date="2026-10-23T09:00:00Z">
        <w:r>
          <w:t xml:space="preserve">Data pendukung yang belum memiliki tempat pada skema existing</w:t>
        </w:r>
      </w:ins>
      <w:r>
        <w:t xml:space="preserve"> disimpan sebagai berkas </w:t>
      </w:r>
      <w:del w:id="2287" w:author="Claude" w:date="2026-10-23T09:00:00Z">
        <w:r>
          <w:delText xml:space="preserve">terpisah, bukan tabel basis data, agar sejalan dengan</w:delText>
        </w:r>
      </w:del>
      <w:ins w:id="2288" w:author="Claude" w:date="2026-10-23T09:00:00Z">
        <w:r>
          <w:t xml:space="preserve">pada folder storage (Tabel 4.22), sesuai</w:t>
        </w:r>
      </w:ins>
      <w:r>
        <w:t xml:space="preserve"> batasan bahwa skema basis data </w:t>
      </w:r>
      <w:r>
        <w:rPr>
          <w:i/>
          <w:iCs/>
        </w:rPr>
        <w:t xml:space="preserve">existing</w:t>
      </w:r>
      <w:r>
        <w:t xml:space="preserve"> tidak boleh diubah.</w:t>
      </w:r>
    </w:p>
    <w:p w14:paraId="20B44348" w14:textId="77777777" w:rsidR="00F37EE1" w:rsidRDefault="00F37EE1" w:rsidP="00F37EE1">
      <w:del w:id="2289" w:author="Claude" w:date="2026-10-23T09:00:00Z">
        <w:r>
          <w:delText xml:space="preserve">Untuk fitur ekstraksi otomatis, Laravel memanggil skrip Python sebagai proses terpisah melalui fasad </w:delText>
        </w:r>
      </w:del>
      <w:del w:id="2290" w:author="Claude" w:date="2026-10-23T09:00:00Z">
        <w:r>
          <w:rPr>
            <w:i/>
            <w:iCs/>
          </w:rPr>
          <w:delText xml:space="preserve">Process</w:delText>
        </w:r>
      </w:del>
      <w:del w:id="2291" w:author="Claude" w:date="2026-10-23T09:00:00Z">
        <w:r>
          <w:delText xml:space="preserve"> yang telah dijelaskan pada Subbab 3.1.2, yaitu</w:delText>
        </w:r>
      </w:del>
      <w:ins w:id="2292" w:author="Claude" w:date="2026-10-23T09:00:00Z">
        <w:r>
          <w:t xml:space="preserve">Pembacaan foto ditangani oleh layanan AI Baca Kertas, yaitu proses Python yang berjalan terus-menerus di PC server dan memuat model TrOCR</w:t>
        </w:r>
      </w:ins>
      <w:r>
        <w:t xml:space="preserve"> satu kali </w:t>
      </w:r>
      <w:del w:id="2293" w:author="Claude" w:date="2026-10-23T09:00:00Z">
        <w:r>
          <w:delText xml:space="preserve">pemanggilan untuk setiap proses ekstraksi. Pemanggilan ini diberi batas waktu eksekusi (</w:delText>
        </w:r>
      </w:del>
      <w:del w:id="2294" w:author="Claude" w:date="2026-10-23T09:00:00Z">
        <w:r>
          <w:rPr>
            <w:i/>
            <w:iCs/>
          </w:rPr>
          <w:delText xml:space="preserve">timeout</w:delText>
        </w:r>
      </w:del>
      <w:del w:id="2295" w:author="Claude" w:date="2026-10-23T09:00:00Z">
        <w:r>
          <w:delText xml:space="preserve">); data JSON hasil ekstraksi dibaca dari luaran standar (STDOUT), sedangkan pesan galat dari luaran galat (STDERR) dicatat sebagai bahan diagnosis. Skrip Python menggunakan OpenCV untuk mengolah gambar, termasuk memotong area grid dan meluruskan gambar dengan transformasi affine berdasarkan tiga titik sudut yang ditandai petugas. Gambar hasil olahan kemudian dikirim ke Ollama melalui HTTP API pada </w:delText>
        </w:r>
      </w:del>
      <w:del w:id="2296" w:author="Claude" w:date="2026-10-23T09:00:00Z">
        <w:r>
          <w:rPr>
            <w:i/>
            <w:iCs/>
          </w:rPr>
          <w:delText xml:space="preserve">localhost</w:delText>
        </w:r>
      </w:del>
      <w:del w:id="2297" w:author="Claude" w:date="2026-10-23T09:00:00Z">
        <w:r>
          <w:delText xml:space="preserve">. Ollama merupakan platform yang menjalankan model AI secara lokal, dalam hal ini model Qwen2.5-VL, yaitu </w:delText>
        </w:r>
      </w:del>
      <w:del w:id="2298" w:author="Claude" w:date="2026-10-23T09:00:00Z">
        <w:r>
          <w:rPr>
            <w:i/>
            <w:iCs/>
          </w:rPr>
          <w:delText xml:space="preserve">Vision-Language Model</w:delText>
        </w:r>
      </w:del>
      <w:del w:id="2299" w:author="Claude" w:date="2026-10-23T09:00:00Z">
        <w:r>
          <w:delText xml:space="preserve"> yang mampu membaca tulisan pada formulir dan mengubahnya menjadi data terstruktur. Hasil ekstraksi divalidasi menggunakan Pydantic agar sesuai dengan struktur data yang diharapkan sebelum dikembalikan ke Laravel untuk ditampilkan pada layar tinjauan.</w:delText>
        </w:r>
      </w:del>
      <w:ins w:id="2300" w:author="Claude" w:date="2026-10-23T09:00:00Z">
        <w:r>
          <w:t xml:space="preserve">ke memori GPU. Laravel dan layanan ini tidak saling memanggil secara langsung, tetapi berkomunikasi melalui folder antrian: Laravel menulis foto beserta berkas status, layanan mengambil foto berstatus menunggu, meluruskannya ke peta formulir, membaca kotak-kotaknya, lalu menulis hasil pembacaan ke folder yang sama. Layanan dijalankan oleh Windows Task Scheduler sejak komputer menyala, dan Laravel menyalakannya kembali melalui PowerShell apabila layanan tidak berjalan ketika ada foto baru. Rancangan ini membuat petugas tidak perlu menunggu di satu halaman, dan foto yang sedang dibaca akan diantrikan ulang apabila layanan atau komputer dimulai ulang.</w:t>
        </w:r>
      </w:ins>
    </w:p>
    <w:p w14:paraId="52475B93" w14:textId="3E85E258" w:rsidR="00585112" w:rsidRDefault="00585112" w:rsidP="00F37EE1"/>
    <w:p w14:paraId="3FBD1981" w14:textId="6DBB5B8F" w:rsidR="00CF389B" w:rsidRDefault="00000000" w:rsidP="00DD28DC">
      <w:pPr>
        <w:pStyle w:val="Heading2"/>
      </w:pPr>
      <w:bookmarkStart w:id="120" w:name="_Toc242101889"/>
      <w:r>
        <w:t xml:space="preserve">Hasil Implementasi Sistem</w:t>
      </w:r>
      <w:bookmarkEnd w:id="120"/>
    </w:p>
    <w:p w14:paraId="40494D8A" w14:textId="5C67A71B" w:rsidR="00F37EE1" w:rsidRDefault="00F37EE1" w:rsidP="00F37EE1">
      <w:r>
        <w:t xml:space="preserve">Selama pelaksanaan Kerja Praktek</w:t>
      </w:r>
      <w:ins w:id="2301" w:author="Claude" w:date="2026-10-23T09:00:00Z">
        <w:r>
          <w:t xml:space="preserve"> dan pengembangan lanjutannya</w:t>
        </w:r>
      </w:ins>
      <w:r>
        <w:t xml:space="preserve">, dihasilkan sebuah sistem berbasis web bernama “OptiGear </w:t>
      </w:r>
      <w:del w:id="2302" w:author="Claude" w:date="2026-10-23T09:00:00Z">
        <w:r>
          <w:delText xml:space="preserve">Industrial Systems</w:delText>
        </w:r>
      </w:del>
      <w:ins w:id="2303" w:author="Claude" w:date="2026-10-23T09:00:00Z">
        <w:r>
          <w:t xml:space="preserve">Downtime Monitoring</w:t>
        </w:r>
      </w:ins>
      <w:r>
        <w:t xml:space="preserve">” yang mengubah proses pencatatan </w:t>
      </w:r>
      <w:r>
        <w:rPr>
          <w:i/>
          <w:iCs/>
        </w:rPr>
        <w:t xml:space="preserve">downtime</w:t>
      </w:r>
      <w:r>
        <w:t xml:space="preserve"> dan aktivitas produksi harian dari manual menjadi input digital, dilengkapi fitur </w:t>
      </w:r>
      <w:del w:id="2304" w:author="Claude" w:date="2026-10-23T09:00:00Z">
        <w:r>
          <w:delText xml:space="preserve">ekstraksi data otomatis dari foto kertas</w:delText>
        </w:r>
      </w:del>
      <w:ins w:id="2305" w:author="Claude" w:date="2026-10-23T09:00:00Z">
        <w:r>
          <w:t xml:space="preserve">pembacaan otomatis foto formulir</w:t>
        </w:r>
      </w:ins>
      <w:r>
        <w:t xml:space="preserve"> menggunakan kecerdasan buatan</w:t>
      </w:r>
      <w:ins w:id="2306" w:author="Claude" w:date="2026-10-23T09:00:00Z">
        <w:r>
          <w:t xml:space="preserve"> serta modul sistem informasi downtime</w:t>
        </w:r>
      </w:ins>
      <w:r>
        <w:t xml:space="preserve">. Sistem dibangun menggunakan framework Laravel 12 (PHP 8.2) dengan Blade sebagai </w:t>
      </w:r>
      <w:r>
        <w:rPr>
          <w:i/>
          <w:iCs/>
        </w:rPr>
        <w:t xml:space="preserve">template engine</w:t>
      </w:r>
      <w:r>
        <w:t xml:space="preserve">, Bootstrap 5</w:t>
      </w:r>
      <w:ins w:id="2307" w:author="Claude" w:date="2026-10-23T09:00:00Z">
        <w:r>
          <w:t xml:space="preserve">.3</w:t>
        </w:r>
      </w:ins>
      <w:r>
        <w:t xml:space="preserve"> untuk komponen antarmuka</w:t>
      </w:r>
      <w:ins w:id="2308" w:author="Claude" w:date="2026-10-23T09:00:00Z">
        <w:r>
          <w:t xml:space="preserve">, ECharts untuk grafik</w:t>
        </w:r>
      </w:ins>
      <w:r>
        <w:t xml:space="preserve">, dan terintegrasi dengan dua basis data Microsoft SQL Server </w:t>
      </w:r>
      <w:r>
        <w:rPr>
          <w:i/>
          <w:iCs/>
        </w:rPr>
        <w:t xml:space="preserve">existing</w:t>
      </w:r>
      <w:r>
        <w:t xml:space="preserve"> milik perusahaan tanpa mengubah struktur tabel yang sudah ada. Secara garis besar, hasil yang dicapai terbagi menjadi </w:t>
      </w:r>
      <w:del w:id="2309" w:author="Claude" w:date="2026-10-23T09:00:00Z">
        <w:r>
          <w:delText xml:space="preserve">lima</w:delText>
        </w:r>
      </w:del>
      <w:ins w:id="2310" w:author="Claude" w:date="2026-10-23T09:00:00Z">
        <w:r>
          <w:t xml:space="preserve">tujuh</w:t>
        </w:r>
      </w:ins>
      <w:r>
        <w:t xml:space="preserve"> bagian utama.</w:t>
      </w:r>
      <w:ins w:id="2311" w:author="Claude" w:date="2026-10-23T09:00:00Z">
        <w:r>
          <w:t xml:space="preserve"> Tangkapan layar versi akhir pada subbab ini menggunakan data contoh, bukan data produksi perusahaan, untuk menjaga kerahasiaan data.</w:t>
        </w:r>
      </w:ins>
    </w:p>
    <w:p w14:paraId="54883E3B" w14:textId="57306B8B" w:rsidR="00CF389B" w:rsidRDefault="00CF389B" w:rsidP="00A04F93"/>
    <w:p w14:paraId="6B3E279C" w14:textId="4A827BC4" w:rsidR="00274519" w:rsidRDefault="00000000">
      <w:pPr>
        <w:pStyle w:val="Heading3"/>
      </w:pPr>
      <w:bookmarkStart w:id="121" w:name="_Toc242101890"/>
      <w:r>
        <w:t>Modul Autentikasi dan Kontrol Akses</w:t>
      </w:r>
      <w:bookmarkEnd w:id="121"/>
    </w:p>
    <w:p w14:paraId="29AEDBAB" w14:textId="77777777" w:rsidR="00AD352C" w:rsidRDefault="00AD352C" w:rsidP="00AD352C">
      <w:r>
        <w:t xml:space="preserve">Sistem menerapkan mekanisme </w:t>
      </w:r>
      <w:r>
        <w:rPr>
          <w:i/>
          <w:iCs/>
        </w:rPr>
        <w:t>login</w:t>
      </w:r>
      <w:r>
        <w:t xml:space="preserve"> yang disesuaikan dengan kondisi data </w:t>
      </w:r>
      <w:r>
        <w:rPr>
          <w:i/>
          <w:iCs/>
        </w:rPr>
        <w:t>existing</w:t>
      </w:r>
      <w:r>
        <w:t xml:space="preserve"> perusahaan, di mana kolom </w:t>
      </w:r>
      <w:r>
        <w:rPr>
          <w:i/>
          <w:iCs/>
        </w:rPr>
        <w:t>password</w:t>
      </w:r>
      <w:r>
        <w:t xml:space="preserve"> pada sebagian akun belum pernah diisi sebelumnya. Untuk kondisi tersebut, sistem mengizinkan </w:t>
      </w:r>
      <w:r>
        <w:rPr>
          <w:i/>
          <w:iCs/>
        </w:rPr>
        <w:t>login</w:t>
      </w:r>
      <w:r>
        <w:t xml:space="preserve"> hanya berdasarkan verifikasi hak akses menu tanpa mewajibkan </w:t>
      </w:r>
      <w:r>
        <w:rPr>
          <w:i/>
          <w:iCs/>
        </w:rPr>
        <w:t>password</w:t>
      </w:r>
      <w:r>
        <w:t xml:space="preserve">, sementara pengaturan </w:t>
      </w:r>
      <w:r>
        <w:rPr>
          <w:i/>
          <w:iCs/>
        </w:rPr>
        <w:t>password</w:t>
      </w:r>
      <w:r>
        <w:t xml:space="preserve"> bersifat opsional dan dapat dilakukan kapan saja melalui menu tersendiri. </w:t>
      </w:r>
      <w:r>
        <w:rPr>
          <w:i/>
          <w:iCs/>
        </w:rPr>
        <w:t>Password</w:t>
      </w:r>
      <w:r>
        <w:t xml:space="preserve"> yang diatur tidak disimpan dalam bentuk aslinya, melainkan dalam bentuk </w:t>
      </w:r>
      <w:r>
        <w:rPr>
          <w:i/>
          <w:iCs/>
        </w:rPr>
        <w:t>hash</w:t>
      </w:r>
      <w:r>
        <w:t xml:space="preserve"> pada kolom PassWeb di tabel TMUSER.</w:t>
      </w:r>
    </w:p>
    <w:p w14:paraId="5F076D83" w14:textId="24C21AAB" w:rsidR="006802D6" w:rsidRDefault="00AD352C" w:rsidP="00D355BF">
      <w:r>
        <w:t xml:space="preserve">Kontrol akses diterapkan dua lapis (</w:t>
      </w:r>
      <w:r>
        <w:rPr>
          <w:i/>
          <w:iCs/>
        </w:rPr>
        <w:t xml:space="preserve">defense-in-depth</w:t>
      </w:r>
      <w:r>
        <w:t xml:space="preserve">). Lapis pertama berlangsung saat </w:t>
      </w:r>
      <w:r>
        <w:rPr>
          <w:i/>
          <w:iCs/>
        </w:rPr>
        <w:t xml:space="preserve">login</w:t>
      </w:r>
      <w:r>
        <w:t xml:space="preserve">. Lapis kedua berupa </w:t>
      </w:r>
      <w:r>
        <w:rPr>
          <w:i/>
          <w:iCs/>
        </w:rPr>
        <w:t xml:space="preserve">middleware</w:t>
      </w:r>
      <w:r>
        <w:t xml:space="preserve"> kustom </w:t>
      </w:r>
      <w:r>
        <w:rPr>
          <w:rStyle w:val="VerbatimChar"/>
        </w:rPr>
        <w:t xml:space="preserve">EnsureMenuAccess</w:t>
      </w:r>
      <w:r>
        <w:t xml:space="preserve"> yang dipasang pada seluruh rute transaksi. </w:t>
      </w:r>
      <w:r>
        <w:rPr>
          <w:i/>
          <w:iCs/>
        </w:rPr>
        <w:t xml:space="preserve">Middleware</w:t>
      </w:r>
      <w:r>
        <w:t xml:space="preserve"> ini memeriksa kembali hak akses menu “MF-Down Time” pada tabel TMUSERMENU di setiap permintaan halaman. Dengan demikian, apabila hak akses seorang pengguna dicabut oleh admin saat sesi pengguna tersebut masih aktif, pencabutan langsung berlaku pada permintaan berikutnya: sesi pengguna diakhiri dan pengguna tidak dapat lagi mengakses halaman transaksi.</w:t>
      </w:r>
      <w:del w:id="2312" w:author="Claude" w:date="2026-10-23T09:00:00Z">
        <w:r>
          <w:delText xml:space="preserve"> Tampilan halaman </w:delText>
        </w:r>
      </w:del>
      <w:del w:id="2313" w:author="Claude" w:date="2026-10-23T09:00:00Z">
        <w:r>
          <w:rPr>
            <w:i/>
            <w:iCs/>
          </w:rPr>
          <w:delText xml:space="preserve">login</w:delText>
        </w:r>
      </w:del>
      <w:del w:id="2314" w:author="Claude" w:date="2026-10-23T09:00:00Z">
        <w:r>
          <w:delText xml:space="preserve"> pada layar desktop ditunjukkan pada Gambar 4.8.</w:delText>
        </w:r>
      </w:del>
    </w:p>
    <w:p>
      <w:pPr>
        <w:rPr>
          <w:ins w:id="2315" w:author="Claude" w:date="2026-10-23T09:00:00Z"/>
        </w:rPr>
      </w:pPr>
      <w:ins w:id="2316" w:author="Claude" w:date="2026-10-23T09:00:00Z">
        <w:r>
          <w:t xml:space="preserve">Selain kontrol akses, diterapkan beberapa pengamanan tambahan sesuai kebutuhan NFR-06. Percobaan login dibatasi lima kali per menit untuk setiap kombinasi username dan alamat IP, serta 30 kali per menit untuk setiap alamat IP. Setiap halaman dikirim dengan header keamanan, seperti X-Frame-Options, X-Content-Type-Options, dan Referrer-Policy, sedangkan rute pengujian (</w:t>
        </w:r>
        <w:r>
          <w:rPr>
            <w:rFonts w:ascii="Courier New" w:hAnsi="Courier New" w:cs="Courier New"/>
            <w:sz w:val="20"/>
          </w:rPr>
          <w:t xml:space="preserve">/test</w:t>
        </w:r>
        <w:r>
          <w:t xml:space="preserve"> dan </w:t>
        </w:r>
        <w:r>
          <w:rPr>
            <w:rFonts w:ascii="Courier New" w:hAnsi="Courier New" w:cs="Courier New"/>
            <w:sz w:val="20"/>
          </w:rPr>
          <w:t xml:space="preserve">/preview</w:t>
        </w:r>
        <w:r>
          <w:t xml:space="preserve">) hanya aktif apabila konfigurasi RUTE_UJI dinyalakan, sehingga mati di lingkungan produksi. Aktivitas login, reset password, dan konfirmasi alias mesin dicatat pada audit log. Tampilan halaman login versi akhir pada layar desktop ditunjukkan pada Gambar 4.8.</w:t>
        </w:r>
      </w:ins>
    </w:p>
    <w:p w14:paraId="32860C04" w14:textId="77777777" w:rsidR="00AC2B3E" w:rsidRDefault="00633AEC" w:rsidP="00AD352C">
      <w:pPr>
        <w:keepNext/>
        <w:ind w:firstLine="0"/>
        <w:rPr>
          <w:del w:id="2318" w:author="Claude" w:date="2026-10-23T09:00:00Z"/>
        </w:rPr>
      </w:pPr>
      <w:del w:id="2317" w:author="Claude" w:date="2026-10-23T09:00:00Z">
        <w:r>
          <w:rPr>
            <w:noProof/>
          </w:rPr>
          <w:drawing>
            <wp:inline distT="0" distB="0" distL="0" distR="0" wp14:anchorId="7FFE5C8C" wp14:editId="2ED0D9C3">
              <wp:extent cx="5388923" cy="2540000"/>
              <wp:effectExtent l="0" t="0" r="2540" b="0"/>
              <wp:docPr id="211425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55933" name=""/>
                      <pic:cNvPicPr/>
                    </pic:nvPicPr>
                    <pic:blipFill>
                      <a:blip r:embed="rId35"/>
                      <a:stretch>
                        <a:fillRect/>
                      </a:stretch>
                    </pic:blipFill>
                    <pic:spPr>
                      <a:xfrm>
                        <a:off x="0" y="0"/>
                        <a:ext cx="5502756" cy="2593654"/>
                      </a:xfrm>
                      <a:prstGeom prst="rect">
                        <a:avLst/>
                      </a:prstGeom>
                    </pic:spPr>
                  </pic:pic>
                </a:graphicData>
              </a:graphic>
            </wp:inline>
          </w:drawing>
        </w:r>
      </w:del>
    </w:p>
    <w:p>
      <w:pPr>
        <w:keepNext/>
        <w:ind w:firstLine="0"/>
        <w:jc w:val="center"/>
        <w:rPr>
          <w:ins w:id="2319" w:author="Claude" w:date="2026-10-23T09:00:00Z"/>
        </w:rPr>
      </w:pPr>
      <w:ins w:id="2320" w:author="Claude" w:date="2026-10-23T09:00:00Z">
        <w:r>
          <w:rPr>
            <w:noProof/>
          </w:rPr>
          <w:drawing>
            <wp:inline distT="0" distB="0" distL="0" distR="0">
              <wp:extent cx="5400000" cy="3036017"/>
              <wp:effectExtent l="0" t="0" r="0" b="0"/>
              <wp:docPr id="900007" name="Gambar revisi 9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55933" name="L-login.png"/>
                      <pic:cNvPicPr/>
                    </pic:nvPicPr>
                    <pic:blipFill>
                      <a:blip r:embed="rId906"/>
                      <a:stretch>
                        <a:fillRect/>
                      </a:stretch>
                    </pic:blipFill>
                    <pic:spPr>
                      <a:xfrm>
                        <a:off x="0" y="0"/>
                        <a:ext cx="5400000" cy="3036017"/>
                      </a:xfrm>
                      <a:prstGeom prst="rect">
                        <a:avLst/>
                      </a:prstGeom>
                    </pic:spPr>
                  </pic:pic>
                </a:graphicData>
              </a:graphic>
            </wp:inline>
          </w:drawing>
        </w:r>
      </w:ins>
    </w:p>
    <w:p w14:paraId="451FC503" w14:textId="086EDC94" w:rsidR="00B014F2" w:rsidRDefault="00AC2B3E" w:rsidP="00AC2B3E">
      <w:pPr>
        <w:pStyle w:val="Caption"/>
      </w:pPr>
      <w:bookmarkStart w:id="122" w:name="_Toc242095366"/>
      <w:r>
        <w:t>Gambar 4.</w:t>
        <w:fldChar w:fldCharType="begin"/>
        <w:instrText xml:space="preserve"> SEQ Gambar_4. \* ARABIC </w:instrText>
        <w:fldChar w:fldCharType="separate"/>
      </w:r>
      <w:r>
        <w:rPr>
          <w:noProof/>
        </w:rPr>
        <w:t>8</w:t>
        <w:fldChar w:fldCharType="end"/>
      </w:r>
      <w:r>
        <w:t xml:space="preserve"> Tampilan Desktop Halaman Login Sistem</w:t>
      </w:r>
      <w:bookmarkEnd w:id="122"/>
    </w:p>
    <w:p w14:paraId="47AEEF03" w14:textId="610E6CB1" w:rsidR="00AD352C" w:rsidRPr="00AD352C" w:rsidRDefault="00AD352C" w:rsidP="00D355BF">
      <w:r>
        <w:t xml:space="preserve">Halaman </w:t>
      </w:r>
      <w:r>
        <w:rPr>
          <w:i/>
          <w:iCs/>
        </w:rPr>
        <w:t>login</w:t>
      </w:r>
      <w:r>
        <w:t xml:space="preserve"> yang sama juga dapat diakses melalui peramban ponsel, dengan tata letak yang menyesuaikan ukuran layar yang lebih kecil, sebagaimana ditunjukkan pada Gambar 4.9.</w:t>
      </w:r>
    </w:p>
    <w:p w14:paraId="748DA3A1" w14:textId="77777777" w:rsidR="00B014F2" w:rsidRPr="00B014F2" w:rsidRDefault="008C3111" w:rsidP="00BF788D">
      <w:pPr>
        <w:jc w:val="center"/>
        <w:rPr>
          <w:del w:id="2322" w:author="Claude" w:date="2026-10-23T09:00:00Z"/>
        </w:rPr>
      </w:pPr>
      <w:del w:id="2321" w:author="Claude" w:date="2026-10-23T09:00:00Z">
        <w:r>
          <w:rPr>
            <w:noProof/>
          </w:rPr>
          <w:drawing>
            <wp:inline distT="0" distB="0" distL="0" distR="0" wp14:anchorId="7CD214F8" wp14:editId="0F51B348">
              <wp:extent cx="1264879" cy="2810933"/>
              <wp:effectExtent l="0" t="0" r="0" b="0"/>
              <wp:docPr id="990346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302072" cy="2893588"/>
                      </a:xfrm>
                      <a:prstGeom prst="rect">
                        <a:avLst/>
                      </a:prstGeom>
                      <a:noFill/>
                      <a:ln>
                        <a:noFill/>
                      </a:ln>
                    </pic:spPr>
                  </pic:pic>
                </a:graphicData>
              </a:graphic>
            </wp:inline>
          </w:drawing>
        </w:r>
      </w:del>
    </w:p>
    <w:p>
      <w:pPr>
        <w:jc w:val="center"/>
        <w:rPr>
          <w:ins w:id="2323" w:author="Claude" w:date="2026-10-23T09:00:00Z"/>
        </w:rPr>
      </w:pPr>
      <w:ins w:id="2324" w:author="Claude" w:date="2026-10-23T09:00:00Z">
        <w:r>
          <w:rPr>
            <w:noProof/>
          </w:rPr>
          <w:drawing>
            <wp:inline distT="0" distB="0" distL="0" distR="0">
              <wp:extent cx="2160000" cy="2903538"/>
              <wp:effectExtent l="0" t="0" r="0" b="0"/>
              <wp:docPr id="900008" name="Gambar revisi 9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ogin.png"/>
                      <pic:cNvPicPr>
                        <a:picLocks noChangeAspect="1" noChangeArrowheads="1"/>
                      </pic:cNvPicPr>
                    </pic:nvPicPr>
                    <pic:blipFill>
                      <a:blip r:embed="rId907">
                        <a:extLst>
                          <a:ext uri="{28A0092B-C50C-407E-A947-70E740481C1C}">
                            <a14:useLocalDpi xmlns:a14="http://schemas.microsoft.com/office/drawing/2010/main" val="0"/>
                          </a:ext>
                        </a:extLst>
                      </a:blip>
                      <a:srcRect/>
                      <a:stretch>
                        <a:fillRect/>
                      </a:stretch>
                    </pic:blipFill>
                    <pic:spPr bwMode="auto">
                      <a:xfrm>
                        <a:off x="0" y="0"/>
                        <a:ext cx="2160000" cy="2903538"/>
                      </a:xfrm>
                      <a:prstGeom prst="rect">
                        <a:avLst/>
                      </a:prstGeom>
                      <a:noFill/>
                      <a:ln>
                        <a:noFill/>
                      </a:ln>
                    </pic:spPr>
                  </pic:pic>
                </a:graphicData>
              </a:graphic>
            </wp:inline>
          </w:drawing>
        </w:r>
      </w:ins>
    </w:p>
    <w:p w14:paraId="161BC48E" w14:textId="001F7B91" w:rsidR="000C4A60" w:rsidRDefault="00AC2B3E" w:rsidP="00AC2B3E">
      <w:pPr>
        <w:pStyle w:val="Caption"/>
      </w:pPr>
      <w:bookmarkStart w:id="123" w:name="_Toc242095367"/>
      <w:r>
        <w:t>Gambar 4.</w:t>
        <w:fldChar w:fldCharType="begin"/>
        <w:instrText xml:space="preserve"> SEQ Gambar_4. \* ARABIC </w:instrText>
        <w:fldChar w:fldCharType="separate"/>
      </w:r>
      <w:r>
        <w:rPr>
          <w:noProof/>
        </w:rPr>
        <w:t>9</w:t>
        <w:fldChar w:fldCharType="end"/>
      </w:r>
      <w:r>
        <w:t xml:space="preserve"> Tampilan Mobile Halaman Login Sistem OptiGear.</w:t>
      </w:r>
      <w:bookmarkEnd w:id="123"/>
    </w:p>
    <w:p w14:paraId="1E2DD447" w14:textId="26B7F289" w:rsidR="00AD352C" w:rsidRDefault="00AD352C" w:rsidP="00AD352C">
      <w:r>
        <w:lastRenderedPageBreak/>
        <w:t xml:space="preserve">Kedua tampilan tersebut menggunakan formulir </w:t>
      </w:r>
      <w:r>
        <w:rPr>
          <w:i/>
          <w:iCs/>
        </w:rPr>
        <w:t>login</w:t>
      </w:r>
      <w:r>
        <w:t xml:space="preserve"> yang sama, sehingga petugas dapat masuk ke sistem baik dari komputer maupun dari ponsel.</w:t>
      </w:r>
    </w:p>
    <w:p w14:paraId="48CDE743" w14:textId="77777777" w:rsidR="00AD352C" w:rsidRPr="00AD352C" w:rsidRDefault="00AD352C" w:rsidP="00AD352C"/>
    <w:p w14:paraId="2CCD1069" w14:textId="51FB60CE" w:rsidR="00274519" w:rsidRDefault="00000000">
      <w:pPr>
        <w:pStyle w:val="Heading3"/>
      </w:pPr>
      <w:bookmarkStart w:id="124" w:name="_Toc242101891"/>
      <w:r>
        <w:t xml:space="preserve">Modul </w:t>
      </w:r>
      <w:del w:id="2325" w:author="Claude" w:date="2026-10-23T09:00:00Z">
        <w:r>
          <w:delText xml:space="preserve">Input Performa Mesin</w:delText>
        </w:r>
      </w:del>
      <w:ins w:id="2326" w:author="Claude" w:date="2026-10-23T09:00:00Z">
        <w:r>
          <w:t xml:space="preserve">Data Downtime dan Tambah Data</w:t>
        </w:r>
      </w:ins>
      <w:bookmarkEnd w:id="124"/>
    </w:p>
    <w:p w14:paraId="2E03CBDC" w14:textId="24308529" w:rsidR="00AD352C" w:rsidRDefault="00AD352C" w:rsidP="00AD352C">
      <w:r>
        <w:t xml:space="preserve">Modul ini menyediakan </w:t>
      </w:r>
      <w:del w:id="2327" w:author="Claude" w:date="2026-10-23T09:00:00Z">
        <w:r>
          <w:rPr>
            <w:i/>
            <w:iCs/>
          </w:rPr>
          <w:delText xml:space="preserve">dashboard</w:delText>
        </w:r>
      </w:del>
      <w:del w:id="2328" w:author="Claude" w:date="2026-10-23T09:00:00Z">
        <w:r>
          <w:delText xml:space="preserve"> riwayat data dengan filter per hari maupun per bulan. Penambahan data baru dilakukan melalui satu halaman input yang sama, di mana setiap </w:delText>
        </w:r>
      </w:del>
      <w:del w:id="2329" w:author="Claude" w:date="2026-10-23T09:00:00Z">
        <w:r>
          <w:rPr>
            <w:i/>
            <w:iCs/>
          </w:rPr>
          <w:delText xml:space="preserve">field</w:delText>
        </w:r>
      </w:del>
      <w:del w:id="2330" w:author="Claude" w:date="2026-10-23T09:00:00Z">
        <w:r>
          <w:delText xml:space="preserve"> data (tanggal</w:delText>
        </w:r>
      </w:del>
      <w:ins w:id="2331" w:author="Claude" w:date="2026-10-23T09:00:00Z">
        <w:r>
          <w:t xml:space="preserve">halaman Data Downtime untuk melihat data yang tersimpan, serta halaman Tambah Data sebagai titik awal input. Halaman Data Downtime menampilkan ringkasan jumlah catatan, total downtime, jumlah mesin terlibat, dan porsi data yang berasal dari pembacaan AI, disertai filter periode, shift</w:t>
        </w:r>
      </w:ins>
      <w:r>
        <w:t xml:space="preserve">, mesin, </w:t>
      </w:r>
      <w:del w:id="2332" w:author="Claude" w:date="2026-10-23T09:00:00Z">
        <w:r>
          <w:delText xml:space="preserve">shift, operator, kecepatan, ukuran, hingga catatan waktu tidak produktif beserta penyebabnya) dapat diisi secara otomatis dengan memotret kertas menggunakan kamera, maupun diisi secara manual dengan mengetik langsung, sesuai pilihan petugas</w:delText>
        </w:r>
      </w:del>
      <w:ins w:id="2333" w:author="Claude" w:date="2026-10-23T09:00:00Z">
        <w:r>
          <w:t xml:space="preserve">kategori masalah, dan sumber input, kotak pencarian, serta tombol ekspor CSV. Data yang terdeteksi bermasalah oleh pemeriksaan otomatis diberi penanda pada tabel</w:t>
        </w:r>
      </w:ins>
      <w:r>
        <w:t xml:space="preserve">. Petugas dapat </w:t>
      </w:r>
      <w:del w:id="2334" w:author="Claude" w:date="2026-10-23T09:00:00Z">
        <w:r>
          <w:delText xml:space="preserve">mengubah</w:delText>
        </w:r>
      </w:del>
      <w:ins w:id="2335" w:author="Claude" w:date="2026-10-23T09:00:00Z">
        <w:r>
          <w:t xml:space="preserve">menambah, mengubah,</w:t>
        </w:r>
      </w:ins>
      <w:r>
        <w:t xml:space="preserve"> dan menghapus data </w:t>
      </w:r>
      <w:del w:id="2336" w:author="Claude" w:date="2026-10-23T09:00:00Z">
        <w:r>
          <w:delText xml:space="preserve">yang sudah tersimpan melalui tampilan modal tersendiri</w:delText>
        </w:r>
      </w:del>
      <w:ins w:id="2337" w:author="Claude" w:date="2026-10-23T09:00:00Z">
        <w:r>
          <w:t xml:space="preserve">melalui formulir modal</w:t>
        </w:r>
      </w:ins>
      <w:r>
        <w:t xml:space="preserve">. Setiap perubahan</w:t>
      </w:r>
      <w:del w:id="2338" w:author="Claude" w:date="2026-10-23T09:00:00Z">
        <w:r>
          <w:delText xml:space="preserve"> data</w:delText>
        </w:r>
      </w:del>
      <w:r>
        <w:t xml:space="preserve"> mencatat identitas pengguna yang mengubah (UpdId) beserta waktunya (UpdDate) pada tabel MFDOWNTIME</w:t>
      </w:r>
      <w:ins w:id="2339" w:author="Claude" w:date="2026-10-23T09:00:00Z">
        <w:r>
          <w:t xml:space="preserve">, serta nilai lama dan nilai baru pada audit log</w:t>
        </w:r>
      </w:ins>
      <w:r>
        <w:t xml:space="preserve">. Total durasi waktu tidak produktif dihitung otomatis dari waktu mulai dan selesai</w:t>
      </w:r>
      <w:del w:id="2340" w:author="Claude" w:date="2026-10-23T09:00:00Z">
        <w:r>
          <w:delText xml:space="preserve"> yang diinput</w:delText>
        </w:r>
      </w:del>
      <w:r>
        <w:t xml:space="preserve">, termasuk kejadian yang melewati tengah malam. Misalnya, </w:t>
      </w:r>
      <w:r>
        <w:rPr>
          <w:i/>
          <w:iCs/>
        </w:rPr>
        <w:t xml:space="preserve">downtime</w:t>
      </w:r>
      <w:r>
        <w:t xml:space="preserve"> dari pukul 23.50 hingga 00.30 dihitung sebagai 40 menit karena jam selesai diperlakukan sebagai hari berikutnya</w:t>
      </w:r>
      <w:del w:id="2341" w:author="Claude" w:date="2026-10-23T09:00:00Z">
        <w:r>
          <w:delText xml:space="preserve">, bukan menghasilkan durasi negatif</w:delText>
        </w:r>
      </w:del>
      <w:r>
        <w:t xml:space="preserve">. Data referensi (mesin, operator, kategori penyebab, dan item/produk) diambil secara dinamis melalui </w:t>
      </w:r>
      <w:r>
        <w:rPr>
          <w:i/>
          <w:iCs/>
        </w:rPr>
        <w:t xml:space="preserve">endpoint</w:t>
      </w:r>
      <w:r>
        <w:t xml:space="preserve"> tersendiri, dengan </w:t>
      </w:r>
      <w:del w:id="2342" w:author="Claude" w:date="2026-10-23T09:00:00Z">
        <w:r>
          <w:delText xml:space="preserve">mekanisme </w:delText>
        </w:r>
      </w:del>
      <w:r>
        <w:t xml:space="preserve">pencarian bertingkat (</w:t>
      </w:r>
      <w:r>
        <w:rPr>
          <w:i/>
          <w:iCs/>
        </w:rPr>
        <w:t xml:space="preserve">cascading</w:t>
      </w:r>
      <w:r>
        <w:t xml:space="preserve">) antara mesin dan daftar item </w:t>
      </w:r>
      <w:del w:id="2343" w:author="Claude" w:date="2026-10-23T09:00:00Z">
        <w:r>
          <w:delText xml:space="preserve">terkait. Setelah mesin dipilih, daftar item disaring </w:delText>
        </w:r>
      </w:del>
      <w:r>
        <w:t xml:space="preserve">berdasarkan relasi tabel MFBOM dan ICITEM (Tabel 4.</w:t>
      </w:r>
      <w:del w:id="2344" w:author="Claude" w:date="2026-10-23T09:00:00Z">
        <w:r>
          <w:delText xml:space="preserve">15</w:delText>
        </w:r>
      </w:del>
      <w:ins w:id="2345" w:author="Claude" w:date="2026-10-23T09:00:00Z">
        <w:r>
          <w:t xml:space="preserve">21</w:t>
        </w:r>
      </w:ins>
      <w:r>
        <w:t xml:space="preserve">), sehingga petugas hanya dapat memilih produk yang memang diproses pada mesin tersebut.</w:t>
      </w:r>
    </w:p>
    <w:p w14:paraId="73F3B162" w14:textId="0265C031" w:rsidR="00CF389B" w:rsidRDefault="00AD352C" w:rsidP="00AD352C">
      <w:del w:id="2346" w:author="Claude" w:date="2026-10-23T09:00:00Z">
        <w:r>
          <w:delText xml:space="preserve">Perlu dicatat bahwa</w:delText>
        </w:r>
      </w:del>
      <w:ins w:id="2347" w:author="Claude" w:date="2026-10-23T09:00:00Z">
        <w:r>
          <w:t xml:space="preserve">Pada versi awal,</w:t>
        </w:r>
      </w:ins>
      <w:r>
        <w:t xml:space="preserve"> istilah “Performa Mesin” masih digunakan pada judul halaman dan beberapa label antarmuka</w:t>
      </w:r>
      <w:del w:id="2348" w:author="Claude" w:date="2026-10-23T09:00:00Z">
        <w:r>
          <w:delText xml:space="preserve">,</w:delText>
        </w:r>
      </w:del>
      <w:r>
        <w:t xml:space="preserve"> sebagai warisan penamaan pada tahap awal pengembangan</w:t>
      </w:r>
      <w:del w:id="2349" w:author="Claude" w:date="2026-10-23T09:00:00Z">
        <w:r>
          <w:delText xml:space="preserve">. Istilah tersebut sesungguhnya kurang mencerminkan cakupan data yang dicatat, karena</w:delText>
        </w:r>
      </w:del>
      <w:ins w:id="2350" w:author="Claude" w:date="2026-10-23T09:00:00Z">
        <w:r>
          <w:t xml:space="preserve">, padahal</w:t>
        </w:r>
      </w:ins>
      <w:r>
        <w:t xml:space="preserve"> penyebab waktu tidak produktif</w:t>
      </w:r>
      <w:del w:id="2351" w:author="Claude" w:date="2026-10-23T09:00:00Z">
        <w:r>
          <w:delText xml:space="preserve"> yang tersimpan</w:delText>
        </w:r>
      </w:del>
      <w:r>
        <w:t xml:space="preserve"> tidak selalu berasal dari gangguan mesin</w:t>
      </w:r>
      <w:del w:id="2352" w:author="Claude" w:date="2026-10-23T09:00:00Z">
        <w:r>
          <w:delText xml:space="preserve">, melainkan dapat pula berasal dari faktor lain dalam proses produksi. Penyesuaian penamaan pada antarmuka tidak dilakukan pada tahap ini karena berada di luar cakupan pekerjaan yang menjadi fokus Kerja Praktek, sehingga penyebutan pada laporan ini mengikuti</w:delText>
        </w:r>
      </w:del>
      <w:ins w:id="2353" w:author="Claude" w:date="2026-10-23T09:00:00Z">
        <w:r>
          <w:t xml:space="preserve">. Pada desain antarmuka baru (iterasi V), penamaan tersebut disesuaikan menjadi “Data Downtime” dan “Tambah Data” agar sesuai dengan</w:t>
        </w:r>
      </w:ins>
      <w:r>
        <w:t xml:space="preserve"> cakupan data yang sesungguhnya</w:t>
      </w:r>
      <w:del w:id="2354" w:author="Claude" w:date="2026-10-23T09:00:00Z">
        <w:r>
          <w:delText xml:space="preserve"> (</w:delText>
        </w:r>
      </w:del>
      <w:del w:id="2355" w:author="Claude" w:date="2026-10-23T09:00:00Z">
        <w:r>
          <w:rPr>
            <w:i/>
            <w:iCs/>
          </w:rPr>
          <w:delText xml:space="preserve">downtime</w:delText>
        </w:r>
      </w:del>
      <w:del w:id="2356" w:author="Claude" w:date="2026-10-23T09:00:00Z">
        <w:r>
          <w:delText xml:space="preserve"> dan aktivitas produksi harian), bukan istilah yang tampil pada antarmuka. Tampilan </w:delText>
        </w:r>
      </w:del>
      <w:del w:id="2357" w:author="Claude" w:date="2026-10-23T09:00:00Z">
        <w:r>
          <w:rPr>
            <w:i/>
            <w:iCs/>
          </w:rPr>
          <w:delText xml:space="preserve">dashboard</w:delText>
        </w:r>
      </w:del>
      <w:ins w:id="2358" w:author="Claude" w:date="2026-10-23T09:00:00Z">
        <w:r>
          <w:t xml:space="preserve">. Tampilan halaman Data Downtime</w:t>
        </w:r>
      </w:ins>
      <w:r>
        <w:t xml:space="preserve"> pada layar desktop ditunjukkan pada Gambar 4.10.</w:t>
      </w:r>
    </w:p>
    <w:p w14:paraId="3656F121" w14:textId="77777777" w:rsidR="00AC2B3E" w:rsidRDefault="008C3111" w:rsidP="00AD352C">
      <w:pPr>
        <w:keepNext/>
        <w:ind w:firstLine="0"/>
        <w:rPr>
          <w:del w:id="2360" w:author="Claude" w:date="2026-10-23T09:00:00Z"/>
        </w:rPr>
      </w:pPr>
      <w:del w:id="2359" w:author="Claude" w:date="2026-10-23T09:00:00Z">
        <w:r>
          <w:rPr>
            <w:noProof/>
          </w:rPr>
          <w:drawing>
            <wp:inline distT="0" distB="0" distL="0" distR="0" wp14:anchorId="66BDB5B0" wp14:editId="45DAF9EB">
              <wp:extent cx="5706499" cy="2683934"/>
              <wp:effectExtent l="0" t="0" r="8890" b="2540"/>
              <wp:docPr id="1489346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841017" cy="2747202"/>
                      </a:xfrm>
                      <a:prstGeom prst="rect">
                        <a:avLst/>
                      </a:prstGeom>
                      <a:noFill/>
                      <a:ln>
                        <a:noFill/>
                      </a:ln>
                    </pic:spPr>
                  </pic:pic>
                </a:graphicData>
              </a:graphic>
            </wp:inline>
          </w:drawing>
        </w:r>
      </w:del>
    </w:p>
    <w:p>
      <w:pPr>
        <w:keepNext/>
        <w:ind w:firstLine="0"/>
        <w:jc w:val="center"/>
        <w:rPr>
          <w:ins w:id="2361" w:author="Claude" w:date="2026-10-23T09:00:00Z"/>
        </w:rPr>
      </w:pPr>
      <w:ins w:id="2362" w:author="Claude" w:date="2026-10-23T09:00:00Z">
        <w:r>
          <w:rPr>
            <w:noProof/>
          </w:rPr>
          <w:drawing>
            <wp:inline distT="0" distB="0" distL="0" distR="0">
              <wp:extent cx="5580000" cy="3676427"/>
              <wp:effectExtent l="0" t="0" r="0" b="0"/>
              <wp:docPr id="900009" name="Gambar revisi 9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ata.png"/>
                      <pic:cNvPicPr>
                        <a:picLocks noChangeAspect="1" noChangeArrowheads="1"/>
                      </pic:cNvPicPr>
                    </pic:nvPicPr>
                    <pic:blipFill>
                      <a:blip r:embed="rId908">
                        <a:extLst>
                          <a:ext uri="{28A0092B-C50C-407E-A947-70E740481C1C}">
                            <a14:useLocalDpi xmlns:a14="http://schemas.microsoft.com/office/drawing/2010/main" val="0"/>
                          </a:ext>
                        </a:extLst>
                      </a:blip>
                      <a:srcRect/>
                      <a:stretch>
                        <a:fillRect/>
                      </a:stretch>
                    </pic:blipFill>
                    <pic:spPr bwMode="auto">
                      <a:xfrm>
                        <a:off x="0" y="0"/>
                        <a:ext cx="5580000" cy="3676427"/>
                      </a:xfrm>
                      <a:prstGeom prst="rect">
                        <a:avLst/>
                      </a:prstGeom>
                      <a:noFill/>
                      <a:ln>
                        <a:noFill/>
                      </a:ln>
                    </pic:spPr>
                  </pic:pic>
                </a:graphicData>
              </a:graphic>
            </wp:inline>
          </w:drawing>
        </w:r>
      </w:ins>
    </w:p>
    <w:p w14:paraId="66CCD04E" w14:textId="5CE4E1FC" w:rsidR="00B014F2" w:rsidRDefault="00AC2B3E" w:rsidP="00AC2B3E">
      <w:pPr>
        <w:pStyle w:val="Caption"/>
      </w:pPr>
      <w:bookmarkStart w:id="125" w:name="_Toc242095368"/>
      <w:r>
        <w:t>Gambar 4.</w:t>
        <w:fldChar w:fldCharType="begin"/>
        <w:instrText xml:space="preserve"> SEQ Gambar_4. \* ARABIC </w:instrText>
        <w:fldChar w:fldCharType="separate"/>
      </w:r>
      <w:r>
        <w:rPr>
          <w:noProof/>
        </w:rPr>
        <w:t>10</w:t>
        <w:fldChar w:fldCharType="end"/>
      </w:r>
      <w:r>
        <w:t xml:space="preserve"> Tampilan Desktop </w:t>
      </w:r>
      <w:del w:id="2363" w:author="Claude" w:date="2026-10-23T09:00:00Z">
        <w:r>
          <w:delText xml:space="preserve">Dashboard Input Performa Mesin dan Tabel Riwayat Data Beserta Filter Tanggal</w:delText>
        </w:r>
      </w:del>
      <w:ins w:id="2364" w:author="Claude" w:date="2026-10-23T09:00:00Z">
        <w:r>
          <w:t xml:space="preserve">Halaman Data Downtime beserta Filter dan Ringkasan</w:t>
        </w:r>
      </w:ins>
      <w:bookmarkEnd w:id="125"/>
    </w:p>
    <w:p w14:paraId="0FE66B6D" w14:textId="3698F37F" w:rsidR="00AD352C" w:rsidRPr="00AD352C" w:rsidRDefault="00AD352C" w:rsidP="00D355BF">
      <w:pPr>
        <w:pStyle w:val="BodyText"/>
      </w:pPr>
      <w:del w:id="2365" w:author="Claude" w:date="2026-10-23T09:00:00Z">
        <w:r>
          <w:delText xml:space="preserve">Pada layar desktop, riwayat data disajikan dalam bentuk tabel lengkap beserta filter tanggal. </w:delText>
        </w:r>
      </w:del>
      <w:r>
        <w:t xml:space="preserve">Pada layar ponsel, </w:t>
      </w:r>
      <w:del w:id="2366" w:author="Claude" w:date="2026-10-23T09:00:00Z">
        <w:r>
          <w:delText xml:space="preserve">riwayat yang sama disajikan sebagai daftar kartu ringkas</w:delText>
        </w:r>
      </w:del>
      <w:ins w:id="2367" w:author="Claude" w:date="2026-10-23T09:00:00Z">
        <w:r>
          <w:t xml:space="preserve">filter disusun bertumpuk dan tabel dapat digeser ke samping</w:t>
        </w:r>
      </w:ins>
      <w:r>
        <w:t xml:space="preserve">, sebagaimana ditunjukkan pada Gambar 4.11.</w:t>
      </w:r>
    </w:p>
    <w:p w14:paraId="7ADB4581" w14:textId="77777777" w:rsidR="00AC2B3E" w:rsidRDefault="008C3111" w:rsidP="00AC2B3E">
      <w:pPr>
        <w:keepNext/>
        <w:jc w:val="center"/>
        <w:rPr>
          <w:del w:id="2369" w:author="Claude" w:date="2026-10-23T09:00:00Z"/>
        </w:rPr>
      </w:pPr>
      <w:del w:id="2368" w:author="Claude" w:date="2026-10-23T09:00:00Z">
        <w:r>
          <w:rPr>
            <w:noProof/>
          </w:rPr>
          <w:drawing>
            <wp:inline distT="0" distB="0" distL="0" distR="0" wp14:anchorId="71D14F90" wp14:editId="77E7DE69">
              <wp:extent cx="1245829" cy="2768600"/>
              <wp:effectExtent l="0" t="0" r="0" b="0"/>
              <wp:docPr id="831705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274094" cy="2831414"/>
                      </a:xfrm>
                      <a:prstGeom prst="rect">
                        <a:avLst/>
                      </a:prstGeom>
                      <a:noFill/>
                      <a:ln>
                        <a:noFill/>
                      </a:ln>
                    </pic:spPr>
                  </pic:pic>
                </a:graphicData>
              </a:graphic>
            </wp:inline>
          </w:drawing>
        </w:r>
      </w:del>
    </w:p>
    <w:p>
      <w:pPr>
        <w:keepNext/>
        <w:jc w:val="center"/>
        <w:rPr>
          <w:ins w:id="2370" w:author="Claude" w:date="2026-10-23T09:00:00Z"/>
        </w:rPr>
      </w:pPr>
      <w:ins w:id="2371" w:author="Claude" w:date="2026-10-23T09:00:00Z">
        <w:r>
          <w:rPr>
            <w:noProof/>
          </w:rPr>
          <w:drawing>
            <wp:inline distT="0" distB="0" distL="0" distR="0">
              <wp:extent cx="2340000" cy="4918500"/>
              <wp:effectExtent l="0" t="0" r="0" b="0"/>
              <wp:docPr id="900010" name="Gambar revisi 9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ata.png"/>
                      <pic:cNvPicPr>
                        <a:picLocks noChangeAspect="1" noChangeArrowheads="1"/>
                      </pic:cNvPicPr>
                    </pic:nvPicPr>
                    <pic:blipFill>
                      <a:blip r:embed="rId909">
                        <a:extLst>
                          <a:ext uri="{28A0092B-C50C-407E-A947-70E740481C1C}">
                            <a14:useLocalDpi xmlns:a14="http://schemas.microsoft.com/office/drawing/2010/main" val="0"/>
                          </a:ext>
                        </a:extLst>
                      </a:blip>
                      <a:srcRect/>
                      <a:stretch>
                        <a:fillRect/>
                      </a:stretch>
                    </pic:blipFill>
                    <pic:spPr bwMode="auto">
                      <a:xfrm>
                        <a:off x="0" y="0"/>
                        <a:ext cx="2340000" cy="4918500"/>
                      </a:xfrm>
                      <a:prstGeom prst="rect">
                        <a:avLst/>
                      </a:prstGeom>
                      <a:noFill/>
                      <a:ln>
                        <a:noFill/>
                      </a:ln>
                    </pic:spPr>
                  </pic:pic>
                </a:graphicData>
              </a:graphic>
            </wp:inline>
          </w:drawing>
        </w:r>
      </w:ins>
    </w:p>
    <w:p w14:paraId="4D8B38F0" w14:textId="7A58A8A3" w:rsidR="008C3111" w:rsidRDefault="00AC2B3E" w:rsidP="00AC2B3E">
      <w:pPr>
        <w:pStyle w:val="Caption"/>
      </w:pPr>
      <w:bookmarkStart w:id="126" w:name="_Toc242095369"/>
      <w:r>
        <w:t>Gambar 4.</w:t>
        <w:fldChar w:fldCharType="begin"/>
        <w:instrText xml:space="preserve"> SEQ Gambar_4. \* ARABIC </w:instrText>
        <w:fldChar w:fldCharType="separate"/>
      </w:r>
      <w:r>
        <w:rPr>
          <w:noProof/>
        </w:rPr>
        <w:t>11</w:t>
        <w:fldChar w:fldCharType="end"/>
      </w:r>
      <w:r>
        <w:t xml:space="preserve"> Tampilan Mobile </w:t>
      </w:r>
      <w:del w:id="2372" w:author="Claude" w:date="2026-10-23T09:00:00Z">
        <w:r>
          <w:delText xml:space="preserve">Dashboard Input Performa Mesin dan Tabel Riwayat Data Beserta Filter Tanggal.</w:delText>
        </w:r>
      </w:del>
      <w:ins w:id="2373" w:author="Claude" w:date="2026-10-23T09:00:00Z">
        <w:r>
          <w:t xml:space="preserve">Halaman Data Downtime</w:t>
        </w:r>
      </w:ins>
      <w:bookmarkEnd w:id="126"/>
    </w:p>
    <w:p w14:paraId="75199E6D" w14:textId="1073693D" w:rsidR="00D355BF" w:rsidRPr="00D355BF" w:rsidRDefault="00D355BF" w:rsidP="00D355BF">
      <w:pPr>
        <w:pStyle w:val="BodyText"/>
      </w:pPr>
      <w:del w:id="2374" w:author="Claude" w:date="2026-10-23T09:00:00Z">
        <w:r>
          <w:delText xml:space="preserve">Dari </w:delText>
        </w:r>
      </w:del>
      <w:del w:id="2375" w:author="Claude" w:date="2026-10-23T09:00:00Z">
        <w:r>
          <w:rPr>
            <w:i/>
            <w:iCs/>
          </w:rPr>
          <w:delText xml:space="preserve">dashboard</w:delText>
        </w:r>
      </w:del>
      <w:del w:id="2376" w:author="Claude" w:date="2026-10-23T09:00:00Z">
        <w:r>
          <w:delText xml:space="preserve">, petugas dapat membuka halaman input data untuk menambahkan data baru</w:delText>
        </w:r>
      </w:del>
      <w:ins w:id="2377" w:author="Claude" w:date="2026-10-23T09:00:00Z">
        <w:r>
          <w:t xml:space="preserve">Menu Tambah Data menjadi titik awal input bagi petugas</w:t>
        </w:r>
      </w:ins>
      <w:r>
        <w:t xml:space="preserve">. Halaman ini </w:t>
      </w:r>
      <w:del w:id="2378" w:author="Claude" w:date="2026-10-23T09:00:00Z">
        <w:r>
          <w:delText xml:space="preserve">memuat </w:delText>
        </w:r>
      </w:del>
      <w:del w:id="2379" w:author="Claude" w:date="2026-10-23T09:00:00Z">
        <w:r>
          <w:rPr>
            <w:i/>
            <w:iCs/>
          </w:rPr>
          <w:delText xml:space="preserve">field</w:delText>
        </w:r>
      </w:del>
      <w:del w:id="2380" w:author="Claude" w:date="2026-10-23T09:00:00Z">
        <w:r>
          <w:delText xml:space="preserve"> informasi umum, tombol pengambilan foto untuk Section 1 dan Section 2, serta </w:delText>
        </w:r>
      </w:del>
      <w:del w:id="2381" w:author="Claude" w:date="2026-10-23T09:00:00Z">
        <w:r>
          <w:rPr>
            <w:i/>
            <w:iCs/>
          </w:rPr>
          <w:delText xml:space="preserve">field</w:delText>
        </w:r>
      </w:del>
      <w:del w:id="2382" w:author="Claude" w:date="2026-10-23T09:00:00Z">
        <w:r>
          <w:delText xml:space="preserve"> catatan waktu tidak produktif</w:delText>
        </w:r>
      </w:del>
      <w:ins w:id="2383" w:author="Claude" w:date="2026-10-23T09:00:00Z">
        <w:r>
          <w:t xml:space="preserve">tidak langsung membuka formulir, tetapi menampilkan dua pilihan, yaitu Isi form untuk input manual dan Foto formulir untuk pembacaan AI, beserta daftar input petugas pada hari tersebut dan foto terakhir yang dikirim</w:t>
        </w:r>
      </w:ins>
      <w:r>
        <w:t xml:space="preserve">. Tampilannya pada layar desktop ditunjukkan pada Gambar 4.12.</w:t>
      </w:r>
    </w:p>
    <w:p w14:paraId="1510701D" w14:textId="77777777" w:rsidR="00AC2B3E" w:rsidRDefault="00251B67" w:rsidP="00D355BF">
      <w:pPr>
        <w:keepNext/>
        <w:ind w:firstLine="0"/>
        <w:rPr>
          <w:del w:id="2385" w:author="Claude" w:date="2026-10-23T09:00:00Z"/>
        </w:rPr>
      </w:pPr>
      <w:del w:id="2384" w:author="Claude" w:date="2026-10-23T09:00:00Z">
        <w:r>
          <w:rPr>
            <w:noProof/>
          </w:rPr>
          <w:drawing>
            <wp:inline distT="0" distB="0" distL="0" distR="0" wp14:anchorId="7715111B" wp14:editId="59B22643">
              <wp:extent cx="5580430" cy="2616200"/>
              <wp:effectExtent l="0" t="0" r="1270" b="0"/>
              <wp:docPr id="15769013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40415" cy="2644322"/>
                      </a:xfrm>
                      <a:prstGeom prst="rect">
                        <a:avLst/>
                      </a:prstGeom>
                      <a:noFill/>
                      <a:ln>
                        <a:noFill/>
                      </a:ln>
                    </pic:spPr>
                  </pic:pic>
                </a:graphicData>
              </a:graphic>
            </wp:inline>
          </w:drawing>
        </w:r>
      </w:del>
    </w:p>
    <w:p>
      <w:pPr>
        <w:keepNext/>
        <w:ind w:firstLine="0"/>
        <w:jc w:val="center"/>
        <w:rPr>
          <w:ins w:id="2386" w:author="Claude" w:date="2026-10-23T09:00:00Z"/>
        </w:rPr>
      </w:pPr>
      <w:ins w:id="2387" w:author="Claude" w:date="2026-10-23T09:00:00Z">
        <w:r>
          <w:rPr>
            <w:noProof/>
          </w:rPr>
          <w:drawing>
            <wp:inline distT="0" distB="0" distL="0" distR="0">
              <wp:extent cx="5580000" cy="1866808"/>
              <wp:effectExtent l="0" t="0" r="0" b="0"/>
              <wp:docPr id="900011" name="Gambar revisi 9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ambah.png"/>
                      <pic:cNvPicPr>
                        <a:picLocks noChangeAspect="1" noChangeArrowheads="1"/>
                      </pic:cNvPicPr>
                    </pic:nvPicPr>
                    <pic:blipFill>
                      <a:blip r:embed="rId910">
                        <a:extLst>
                          <a:ext uri="{28A0092B-C50C-407E-A947-70E740481C1C}">
                            <a14:useLocalDpi xmlns:a14="http://schemas.microsoft.com/office/drawing/2010/main" val="0"/>
                          </a:ext>
                        </a:extLst>
                      </a:blip>
                      <a:srcRect/>
                      <a:stretch>
                        <a:fillRect/>
                      </a:stretch>
                    </pic:blipFill>
                    <pic:spPr bwMode="auto">
                      <a:xfrm>
                        <a:off x="0" y="0"/>
                        <a:ext cx="5580000" cy="1866808"/>
                      </a:xfrm>
                      <a:prstGeom prst="rect">
                        <a:avLst/>
                      </a:prstGeom>
                      <a:noFill/>
                      <a:ln>
                        <a:noFill/>
                      </a:ln>
                    </pic:spPr>
                  </pic:pic>
                </a:graphicData>
              </a:graphic>
            </wp:inline>
          </w:drawing>
        </w:r>
      </w:ins>
    </w:p>
    <w:p w14:paraId="29CE7CF5" w14:textId="39B6BFA9" w:rsidR="00251B67" w:rsidRDefault="00AC2B3E" w:rsidP="00AC2B3E">
      <w:pPr>
        <w:pStyle w:val="Caption"/>
      </w:pPr>
      <w:bookmarkStart w:id="127" w:name="_Toc242095370"/>
      <w:r>
        <w:t>Gambar 4.</w:t>
        <w:fldChar w:fldCharType="begin"/>
        <w:instrText xml:space="preserve"> SEQ Gambar_4. \* ARABIC </w:instrText>
        <w:fldChar w:fldCharType="separate"/>
      </w:r>
      <w:r>
        <w:rPr>
          <w:noProof/>
        </w:rPr>
        <w:t>12</w:t>
        <w:fldChar w:fldCharType="end"/>
      </w:r>
      <w:r>
        <w:t xml:space="preserve"> Tampilan </w:t>
      </w:r>
      <w:del w:id="2388" w:author="Claude" w:date="2026-10-23T09:00:00Z">
        <w:r>
          <w:delText xml:space="preserve">Dekstop Halaman Input</w:delText>
        </w:r>
      </w:del>
      <w:ins w:id="2389" w:author="Claude" w:date="2026-10-23T09:00:00Z">
        <w:r>
          <w:t xml:space="preserve">Desktop Halaman Tambah</w:t>
        </w:r>
      </w:ins>
      <w:r>
        <w:t xml:space="preserve"> Data</w:t>
      </w:r>
      <w:bookmarkEnd w:id="127"/>
    </w:p>
    <w:p w14:paraId="6B45E919" w14:textId="4D6CF2DC" w:rsidR="00D355BF" w:rsidRDefault="00D355BF" w:rsidP="00D355BF">
      <w:pPr>
        <w:pStyle w:val="BodyText"/>
      </w:pPr>
      <w:r>
        <w:t xml:space="preserve">Pada layar ponsel, </w:t>
      </w:r>
      <w:del w:id="2390" w:author="Claude" w:date="2026-10-23T09:00:00Z">
        <w:r>
          <w:delText xml:space="preserve">halaman input menyesuaikan lebar layar sehingga petugas dapat mengisi data maupun memotret formulir langsung dari ponsel. Tampilannya</w:delText>
        </w:r>
      </w:del>
      <w:ins w:id="2391" w:author="Claude" w:date="2026-10-23T09:00:00Z">
        <w:r>
          <w:t xml:space="preserve">kedua pilihan tersebut disusun bertumpuk sehingga mudah ditekan, sebagaimana</w:t>
        </w:r>
      </w:ins>
      <w:r>
        <w:t xml:space="preserve"> ditunjukkan pada Gambar 4.13.</w:t>
      </w:r>
    </w:p>
    <w:p w14:paraId="6F1A9EAB" w14:textId="77777777" w:rsidR="00D355BF" w:rsidRPr="00D355BF" w:rsidRDefault="00D355BF" w:rsidP="00D355BF"/>
    <w:p w14:paraId="2211A649" w14:textId="77777777" w:rsidR="00AC2B3E" w:rsidRDefault="00251B67" w:rsidP="00AC2B3E">
      <w:pPr>
        <w:keepNext/>
        <w:jc w:val="center"/>
        <w:rPr>
          <w:del w:id="2393" w:author="Claude" w:date="2026-10-23T09:00:00Z"/>
        </w:rPr>
      </w:pPr>
      <w:del w:id="2392" w:author="Claude" w:date="2026-10-23T09:00:00Z">
        <w:r>
          <w:rPr>
            <w:noProof/>
          </w:rPr>
          <w:drawing>
            <wp:inline distT="0" distB="0" distL="0" distR="0" wp14:anchorId="0433B864" wp14:editId="5A420381">
              <wp:extent cx="1159934" cy="2577718"/>
              <wp:effectExtent l="0" t="0" r="2540" b="0"/>
              <wp:docPr id="1391863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215779" cy="2701823"/>
                      </a:xfrm>
                      <a:prstGeom prst="rect">
                        <a:avLst/>
                      </a:prstGeom>
                      <a:noFill/>
                      <a:ln>
                        <a:noFill/>
                      </a:ln>
                    </pic:spPr>
                  </pic:pic>
                </a:graphicData>
              </a:graphic>
            </wp:inline>
          </w:drawing>
        </w:r>
      </w:del>
    </w:p>
    <w:p>
      <w:pPr>
        <w:keepNext/>
        <w:jc w:val="center"/>
        <w:rPr>
          <w:ins w:id="2394" w:author="Claude" w:date="2026-10-23T09:00:00Z"/>
        </w:rPr>
      </w:pPr>
      <w:ins w:id="2395" w:author="Claude" w:date="2026-10-23T09:00:00Z">
        <w:r>
          <w:rPr>
            <w:noProof/>
          </w:rPr>
          <w:drawing>
            <wp:inline distT="0" distB="0" distL="0" distR="0">
              <wp:extent cx="2340000" cy="2691000"/>
              <wp:effectExtent l="0" t="0" r="0" b="0"/>
              <wp:docPr id="900012" name="Gambar revisi 9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ambah.png"/>
                      <pic:cNvPicPr>
                        <a:picLocks noChangeAspect="1" noChangeArrowheads="1"/>
                      </pic:cNvPicPr>
                    </pic:nvPicPr>
                    <pic:blipFill>
                      <a:blip r:embed="rId911">
                        <a:extLst>
                          <a:ext uri="{28A0092B-C50C-407E-A947-70E740481C1C}">
                            <a14:useLocalDpi xmlns:a14="http://schemas.microsoft.com/office/drawing/2010/main" val="0"/>
                          </a:ext>
                        </a:extLst>
                      </a:blip>
                      <a:srcRect/>
                      <a:stretch>
                        <a:fillRect/>
                      </a:stretch>
                    </pic:blipFill>
                    <pic:spPr bwMode="auto">
                      <a:xfrm>
                        <a:off x="0" y="0"/>
                        <a:ext cx="2340000" cy="2691000"/>
                      </a:xfrm>
                      <a:prstGeom prst="rect">
                        <a:avLst/>
                      </a:prstGeom>
                      <a:noFill/>
                      <a:ln>
                        <a:noFill/>
                      </a:ln>
                    </pic:spPr>
                  </pic:pic>
                </a:graphicData>
              </a:graphic>
            </wp:inline>
          </w:drawing>
        </w:r>
      </w:ins>
    </w:p>
    <w:p w14:paraId="719C8A2F" w14:textId="352ADBB9" w:rsidR="00251B67" w:rsidRDefault="00AC2B3E" w:rsidP="00AC2B3E">
      <w:pPr>
        <w:pStyle w:val="Caption"/>
      </w:pPr>
      <w:bookmarkStart w:id="128" w:name="_Toc242095371"/>
      <w:r>
        <w:t>Gambar 4.</w:t>
        <w:fldChar w:fldCharType="begin"/>
        <w:instrText xml:space="preserve"> SEQ Gambar_4. \* ARABIC </w:instrText>
        <w:fldChar w:fldCharType="separate"/>
      </w:r>
      <w:r>
        <w:rPr>
          <w:noProof/>
        </w:rPr>
        <w:t>13</w:t>
        <w:fldChar w:fldCharType="end"/>
      </w:r>
      <w:r>
        <w:t xml:space="preserve"> Tampilan Mobile </w:t>
      </w:r>
      <w:del w:id="2396" w:author="Claude" w:date="2026-10-23T09:00:00Z">
        <w:r>
          <w:delText xml:space="preserve">Input Performa Mesin</w:delText>
        </w:r>
      </w:del>
      <w:ins w:id="2397" w:author="Claude" w:date="2026-10-23T09:00:00Z">
        <w:r>
          <w:t xml:space="preserve">Halaman Tambah Data</w:t>
        </w:r>
      </w:ins>
      <w:bookmarkEnd w:id="128"/>
    </w:p>
    <w:p w14:paraId="4B222279" w14:textId="2272B4E1" w:rsidR="00D355BF" w:rsidRPr="00D355BF" w:rsidRDefault="00D355BF" w:rsidP="00D355BF">
      <w:pPr>
        <w:pStyle w:val="BodyText"/>
      </w:pPr>
      <w:del w:id="2398" w:author="Claude" w:date="2026-10-23T09:00:00Z">
        <w:r>
          <w:delText xml:space="preserve">Data yang sudah tersimpan dapat diubah melalui modal ubah data yang dibuka dari </w:delText>
        </w:r>
      </w:del>
      <w:del w:id="2399" w:author="Claude" w:date="2026-10-23T09:00:00Z">
        <w:r>
          <w:rPr>
            <w:i/>
            <w:iCs/>
          </w:rPr>
          <w:delText xml:space="preserve">dashboard</w:delText>
        </w:r>
      </w:del>
      <w:del w:id="2400" w:author="Claude" w:date="2026-10-23T09:00:00Z">
        <w:r>
          <w:delText xml:space="preserve">. Modal ini menampilkan nilai yang tersimpan sehingga petugas cukup mengubah </w:delText>
        </w:r>
      </w:del>
      <w:del w:id="2401" w:author="Claude" w:date="2026-10-23T09:00:00Z">
        <w:r>
          <w:rPr>
            <w:i/>
            <w:iCs/>
          </w:rPr>
          <w:delText xml:space="preserve">field</w:delText>
        </w:r>
      </w:del>
      <w:del w:id="2402" w:author="Claude" w:date="2026-10-23T09:00:00Z">
        <w:r>
          <w:delText xml:space="preserve"> yang diperlukan</w:delText>
        </w:r>
      </w:del>
      <w:ins w:id="2403" w:author="Claude" w:date="2026-10-23T09:00:00Z">
        <w:r>
          <w:t xml:space="preserve">Penambahan maupun pengubahan data dilakukan melalui formulir modal yang sama. Saat dibuka untuk data baru, tanggal dan shift terisi otomatis berdasarkan jam saat ini, sedangkan mesin, operator, kecepatan, dan item mengikuti isian terakhir petugas. Tombol “sekarang” di samping jam mulai dan jam selesai mengisi jam saat ini dengan sekali tekan, dan formulir langsung tertutup setelah data berhasil disimpan</w:t>
        </w:r>
      </w:ins>
      <w:r>
        <w:t xml:space="preserve">, sebagaimana ditunjukkan pada Gambar 4.14.</w:t>
      </w:r>
    </w:p>
    <w:p w14:paraId="4CD18E39" w14:textId="77777777" w:rsidR="00AC2B3E" w:rsidRDefault="008C3111" w:rsidP="00D355BF">
      <w:pPr>
        <w:keepNext/>
        <w:ind w:firstLine="0"/>
        <w:rPr>
          <w:del w:id="2405" w:author="Claude" w:date="2026-10-23T09:00:00Z"/>
        </w:rPr>
      </w:pPr>
      <w:del w:id="2404" w:author="Claude" w:date="2026-10-23T09:00:00Z">
        <w:r>
          <w:rPr>
            <w:noProof/>
          </w:rPr>
          <w:drawing>
            <wp:inline distT="0" distB="0" distL="0" distR="0" wp14:anchorId="1536D848" wp14:editId="3708DDBB">
              <wp:extent cx="5467668" cy="2565400"/>
              <wp:effectExtent l="0" t="0" r="0" b="6350"/>
              <wp:docPr id="5016519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94962" cy="2578206"/>
                      </a:xfrm>
                      <a:prstGeom prst="rect">
                        <a:avLst/>
                      </a:prstGeom>
                      <a:noFill/>
                      <a:ln>
                        <a:noFill/>
                      </a:ln>
                    </pic:spPr>
                  </pic:pic>
                </a:graphicData>
              </a:graphic>
            </wp:inline>
          </w:drawing>
        </w:r>
      </w:del>
    </w:p>
    <w:p>
      <w:pPr>
        <w:keepNext/>
        <w:ind w:firstLine="0"/>
        <w:jc w:val="center"/>
        <w:rPr>
          <w:ins w:id="2406" w:author="Claude" w:date="2026-10-23T09:00:00Z"/>
        </w:rPr>
      </w:pPr>
      <w:ins w:id="2407" w:author="Claude" w:date="2026-10-23T09:00:00Z">
        <w:r>
          <w:rPr>
            <w:noProof/>
          </w:rPr>
          <w:drawing>
            <wp:inline distT="0" distB="0" distL="0" distR="0">
              <wp:extent cx="5580000" cy="3676427"/>
              <wp:effectExtent l="0" t="0" r="0" b="0"/>
              <wp:docPr id="900013" name="Gambar revisi 9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ata-modal.png"/>
                      <pic:cNvPicPr>
                        <a:picLocks noChangeAspect="1" noChangeArrowheads="1"/>
                      </pic:cNvPicPr>
                    </pic:nvPicPr>
                    <pic:blipFill>
                      <a:blip r:embed="rId912">
                        <a:extLst>
                          <a:ext uri="{28A0092B-C50C-407E-A947-70E740481C1C}">
                            <a14:useLocalDpi xmlns:a14="http://schemas.microsoft.com/office/drawing/2010/main" val="0"/>
                          </a:ext>
                        </a:extLst>
                      </a:blip>
                      <a:srcRect/>
                      <a:stretch>
                        <a:fillRect/>
                      </a:stretch>
                    </pic:blipFill>
                    <pic:spPr bwMode="auto">
                      <a:xfrm>
                        <a:off x="0" y="0"/>
                        <a:ext cx="5580000" cy="3676427"/>
                      </a:xfrm>
                      <a:prstGeom prst="rect">
                        <a:avLst/>
                      </a:prstGeom>
                      <a:noFill/>
                      <a:ln>
                        <a:noFill/>
                      </a:ln>
                    </pic:spPr>
                  </pic:pic>
                </a:graphicData>
              </a:graphic>
            </wp:inline>
          </w:drawing>
        </w:r>
      </w:ins>
    </w:p>
    <w:p w14:paraId="7BBAA3B9" w14:textId="2F226BDD" w:rsidR="008C3111" w:rsidRDefault="00AC2B3E" w:rsidP="00AC2B3E">
      <w:pPr>
        <w:pStyle w:val="Caption"/>
      </w:pPr>
      <w:bookmarkStart w:id="129" w:name="_Toc242095372"/>
      <w:r>
        <w:t>Gambar 4.</w:t>
        <w:fldChar w:fldCharType="begin"/>
        <w:instrText xml:space="preserve"> SEQ Gambar_4. \* ARABIC </w:instrText>
        <w:fldChar w:fldCharType="separate"/>
      </w:r>
      <w:r>
        <w:rPr>
          <w:noProof/>
        </w:rPr>
        <w:t>14</w:t>
        <w:fldChar w:fldCharType="end"/>
      </w:r>
      <w:r>
        <w:t xml:space="preserve"> Tampilan Desktop </w:t>
      </w:r>
      <w:del w:id="2408" w:author="Claude" w:date="2026-10-23T09:00:00Z">
        <w:r>
          <w:delText xml:space="preserve">Modal Edit Data Performa Mesin</w:delText>
        </w:r>
      </w:del>
      <w:ins w:id="2409" w:author="Claude" w:date="2026-10-23T09:00:00Z">
        <w:r>
          <w:t xml:space="preserve">Formulir Tambah/Ubah Data Downtime</w:t>
        </w:r>
      </w:ins>
      <w:bookmarkEnd w:id="129"/>
    </w:p>
    <w:p w14:paraId="6DC942A5" w14:textId="62953086" w:rsidR="00D355BF" w:rsidRPr="00D355BF" w:rsidRDefault="00D355BF" w:rsidP="00D355BF">
      <w:pPr>
        <w:pStyle w:val="BodyText"/>
      </w:pPr>
      <w:del w:id="2410" w:author="Claude" w:date="2026-10-23T09:00:00Z">
        <w:r>
          <w:delText xml:space="preserve">Modal ubah data</w:delText>
        </w:r>
      </w:del>
      <w:ins w:id="2411" w:author="Claude" w:date="2026-10-23T09:00:00Z">
        <w:r>
          <w:t xml:space="preserve">Formulir yang sama</w:t>
        </w:r>
      </w:ins>
      <w:r>
        <w:t xml:space="preserve"> pada layar ponsel ditunjukkan pada Gambar 4.15, dengan susunan </w:t>
      </w:r>
      <w:r>
        <w:rPr>
          <w:i/>
          <w:iCs/>
        </w:rPr>
        <w:t xml:space="preserve">field</w:t>
      </w:r>
      <w:r>
        <w:t xml:space="preserve"> </w:t>
      </w:r>
      <w:del w:id="2412" w:author="Claude" w:date="2026-10-23T09:00:00Z">
        <w:r>
          <w:delText xml:space="preserve">yang sama seperti pada versi desktop</w:delText>
        </w:r>
      </w:del>
      <w:ins w:id="2413" w:author="Claude" w:date="2026-10-23T09:00:00Z">
        <w:r>
          <w:t xml:space="preserve">bertumpuk satu kolom</w:t>
        </w:r>
      </w:ins>
      <w:r>
        <w:t xml:space="preserve">.</w:t>
      </w:r>
    </w:p>
    <w:p w14:paraId="3F7EB1C3" w14:textId="77777777" w:rsidR="00AC2B3E" w:rsidRDefault="008C3111" w:rsidP="00AC2B3E">
      <w:pPr>
        <w:keepNext/>
        <w:jc w:val="center"/>
        <w:rPr>
          <w:del w:id="2415" w:author="Claude" w:date="2026-10-23T09:00:00Z"/>
        </w:rPr>
      </w:pPr>
      <w:del w:id="2414" w:author="Claude" w:date="2026-10-23T09:00:00Z">
        <w:r>
          <w:rPr>
            <w:noProof/>
          </w:rPr>
          <w:drawing>
            <wp:inline distT="0" distB="0" distL="0" distR="0" wp14:anchorId="76F4E498" wp14:editId="315117A1">
              <wp:extent cx="1330408" cy="2956560"/>
              <wp:effectExtent l="0" t="0" r="3175" b="0"/>
              <wp:docPr id="4386006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343462" cy="2985569"/>
                      </a:xfrm>
                      <a:prstGeom prst="rect">
                        <a:avLst/>
                      </a:prstGeom>
                      <a:noFill/>
                      <a:ln>
                        <a:noFill/>
                      </a:ln>
                    </pic:spPr>
                  </pic:pic>
                </a:graphicData>
              </a:graphic>
            </wp:inline>
          </w:drawing>
        </w:r>
      </w:del>
    </w:p>
    <w:p>
      <w:pPr>
        <w:keepNext/>
        <w:jc w:val="center"/>
        <w:rPr>
          <w:ins w:id="2416" w:author="Claude" w:date="2026-10-23T09:00:00Z"/>
        </w:rPr>
      </w:pPr>
      <w:ins w:id="2417" w:author="Claude" w:date="2026-10-23T09:00:00Z">
        <w:r>
          <w:rPr>
            <w:noProof/>
          </w:rPr>
          <w:drawing>
            <wp:inline distT="0" distB="0" distL="0" distR="0">
              <wp:extent cx="2340000" cy="4950000"/>
              <wp:effectExtent l="0" t="0" r="0" b="0"/>
              <wp:docPr id="900014" name="Gambar revisi 9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ata-modal.png"/>
                      <pic:cNvPicPr>
                        <a:picLocks noChangeAspect="1" noChangeArrowheads="1"/>
                      </pic:cNvPicPr>
                    </pic:nvPicPr>
                    <pic:blipFill>
                      <a:blip r:embed="rId913">
                        <a:extLst>
                          <a:ext uri="{28A0092B-C50C-407E-A947-70E740481C1C}">
                            <a14:useLocalDpi xmlns:a14="http://schemas.microsoft.com/office/drawing/2010/main" val="0"/>
                          </a:ext>
                        </a:extLst>
                      </a:blip>
                      <a:srcRect/>
                      <a:stretch>
                        <a:fillRect/>
                      </a:stretch>
                    </pic:blipFill>
                    <pic:spPr bwMode="auto">
                      <a:xfrm>
                        <a:off x="0" y="0"/>
                        <a:ext cx="2340000" cy="4950000"/>
                      </a:xfrm>
                      <a:prstGeom prst="rect">
                        <a:avLst/>
                      </a:prstGeom>
                      <a:noFill/>
                      <a:ln>
                        <a:noFill/>
                      </a:ln>
                    </pic:spPr>
                  </pic:pic>
                </a:graphicData>
              </a:graphic>
            </wp:inline>
          </w:drawing>
        </w:r>
      </w:ins>
    </w:p>
    <w:p w14:paraId="266E05BB" w14:textId="15B3D950" w:rsidR="008C3111" w:rsidRDefault="00AC2B3E" w:rsidP="00AC2B3E">
      <w:pPr>
        <w:pStyle w:val="Caption"/>
      </w:pPr>
      <w:bookmarkStart w:id="130" w:name="_Toc242095373"/>
      <w:r>
        <w:t>Gambar 4.</w:t>
        <w:fldChar w:fldCharType="begin"/>
        <w:instrText xml:space="preserve"> SEQ Gambar_4. \* ARABIC </w:instrText>
        <w:fldChar w:fldCharType="separate"/>
      </w:r>
      <w:r>
        <w:rPr>
          <w:noProof/>
        </w:rPr>
        <w:t>15</w:t>
        <w:fldChar w:fldCharType="end"/>
      </w:r>
      <w:r>
        <w:t xml:space="preserve"> Tampilan Mobile </w:t>
      </w:r>
      <w:del w:id="2418" w:author="Claude" w:date="2026-10-23T09:00:00Z">
        <w:r>
          <w:delText xml:space="preserve">Modal Edit Data Performa Mesin</w:delText>
        </w:r>
      </w:del>
      <w:ins w:id="2419" w:author="Claude" w:date="2026-10-23T09:00:00Z">
        <w:r>
          <w:t xml:space="preserve">Formulir Tambah/Ubah Data Downtime</w:t>
        </w:r>
      </w:ins>
      <w:bookmarkEnd w:id="130"/>
    </w:p>
    <w:p w14:paraId="0E83DE19" w14:textId="73EC255E" w:rsidR="003B0C30" w:rsidRPr="00E65C10" w:rsidRDefault="003B0C30" w:rsidP="003B0C30">
      <w:r>
        <w:lastRenderedPageBreak/>
        <w:t>Seluruh tampilan pada Gambar 4.10 hingga Gambar 4.15 menggunakan halaman dan komponen yang sama untuk desktop maupun ponsel, sehingga petugas tidak perlu mempelajari dua aplikasi yang berbeda.</w:t>
      </w:r>
    </w:p>
    <w:p w14:paraId="21345EEE" w14:textId="77777777" w:rsidR="004A2A2C" w:rsidRPr="004A2A2C" w:rsidRDefault="004A2A2C" w:rsidP="004A2A2C">
      <w:pPr>
        <w:ind w:firstLine="0"/>
        <w:rPr>
          <w:b/>
          <w:bCs/>
        </w:rPr>
      </w:pPr>
      <w:r>
        <w:rPr>
          <w:b/>
          <w:bCs/>
        </w:rPr>
        <w:t>Penyesuaian Antarmuka untuk Kondisi Kerja di Pabrik</w:t>
      </w:r>
    </w:p>
    <w:p w14:paraId="712AA6B3" w14:textId="77777777" w:rsidR="004A2A2C" w:rsidRDefault="004A2A2C" w:rsidP="004A2A2C">
      <w:pPr>
        <w:pStyle w:val="BodyText"/>
      </w:pPr>
      <w:r>
        <w:t xml:space="preserve">Untuk mendukung kondisi kerja di lingkungan pabrik, antarmuka modul ini dilengkapi </w:t>
      </w:r>
      <w:del w:id="2420" w:author="Claude" w:date="2026-10-23T09:00:00Z">
        <w:r>
          <w:delText xml:space="preserve">dua</w:delText>
        </w:r>
      </w:del>
      <w:ins w:id="2421" w:author="Claude" w:date="2026-10-23T09:00:00Z">
        <w:r>
          <w:t xml:space="preserve">tiga</w:t>
        </w:r>
      </w:ins>
      <w:r>
        <w:t xml:space="preserve"> fitur kebergunaan (</w:t>
      </w:r>
      <w:r>
        <w:rPr>
          <w:i/>
          <w:iCs/>
        </w:rPr>
        <w:t xml:space="preserve">usability</w:t>
      </w:r>
      <w:r>
        <w:t xml:space="preserve">):</w:t>
      </w:r>
    </w:p>
    <w:p w14:paraId="0C4A23DB" w14:textId="77777777" w:rsidR="004A2A2C" w:rsidRDefault="004A2A2C">
      <w:pPr>
        <w:pStyle w:val="Compact"/>
        <w:numPr>
          <w:ilvl w:val="0"/>
          <w:numId w:val="23"/>
        </w:numPr>
      </w:pPr>
      <w:r>
        <w:rPr>
          <w:b/>
          <w:bCs/>
        </w:rPr>
        <w:t>Mode terang dan gelap.</w:t>
      </w:r>
      <w:r>
        <w:t xml:space="preserve"> Pabrik beroperasi dalam tiga shift, termasuk shift malam (pukul 23.00–07.00). Fitur pengalihan tema terang dan gelap dibangun menggunakan fitur </w:t>
      </w:r>
      <w:r>
        <w:rPr>
          <w:i/>
          <w:iCs/>
        </w:rPr>
        <w:t>color modes</w:t>
      </w:r>
      <w:r>
        <w:t xml:space="preserve"> Bootstrap 5.3 </w:t>
      </w:r>
      <w:r>
        <w:rPr>
          <w:lang w:val="en-ID"/>
        </w:rPr>
        <w:t>sebagaimana dijelaskan pada Subbab 3.1.3</w:t>
      </w:r>
      <w:r>
        <w:t xml:space="preserve"> dan skrip JavaScript (</w:t>
      </w:r>
      <w:r>
        <w:rPr>
          <w:rStyle w:val="VerbatimChar"/>
        </w:rPr>
        <w:t>theme.js</w:t>
      </w:r>
      <w:r>
        <w:t xml:space="preserve">). Skrip ini mengenali preferensi tema perangkat melalui </w:t>
      </w:r>
      <w:r>
        <w:rPr>
          <w:i/>
          <w:iCs/>
        </w:rPr>
        <w:t>media query</w:t>
      </w:r>
      <w:r>
        <w:t xml:space="preserve"> </w:t>
      </w:r>
      <w:r>
        <w:rPr>
          <w:rStyle w:val="VerbatimChar"/>
        </w:rPr>
        <w:t>prefers-color-scheme</w:t>
      </w:r>
      <w:r>
        <w:t xml:space="preserve"> dan menyimpan pilihan pengguna di </w:t>
      </w:r>
      <w:r>
        <w:rPr>
          <w:i/>
          <w:iCs/>
        </w:rPr>
        <w:t>localStorage</w:t>
      </w:r>
      <w:r>
        <w:t xml:space="preserve"> peramban, sehingga tema yang dipilih tetap digunakan saat halaman dibuka kembali.</w:t>
      </w:r>
    </w:p>
    <w:p w14:paraId="134E41BB" w14:textId="77777777" w:rsidR="004A2A2C" w:rsidRDefault="004A2A2C">
      <w:pPr>
        <w:pStyle w:val="Compact"/>
        <w:numPr>
          <w:ilvl w:val="0"/>
          <w:numId w:val="23"/>
        </w:numPr>
      </w:pPr>
      <w:r>
        <w:rPr>
          <w:b/>
          <w:bCs/>
        </w:rPr>
        <w:t xml:space="preserve">Tata letak adaptif.</w:t>
      </w:r>
      <w:r>
        <w:t xml:space="preserve"> Pada layar desktop, </w:t>
      </w:r>
      <w:del w:id="2422" w:author="Claude" w:date="2026-10-23T09:00:00Z">
        <w:r>
          <w:delText xml:space="preserve">riwayat transaksi disajikan dalam tabel lengkap</w:delText>
        </w:r>
      </w:del>
      <w:ins w:id="2423" w:author="Claude" w:date="2026-10-23T09:00:00Z">
        <w:r>
          <w:t xml:space="preserve">menu ditampilkan sebagai sidebar tetap</w:t>
        </w:r>
      </w:ins>
      <w:r>
        <w:t xml:space="preserve">. Pada layar ponsel, </w:t>
      </w:r>
      <w:del w:id="2424" w:author="Claude" w:date="2026-10-23T09:00:00Z">
        <w:r>
          <w:delText xml:space="preserve">tampilan berubah menjadi daftar kartu ringkas (</w:delText>
        </w:r>
      </w:del>
      <w:del w:id="2425" w:author="Claude" w:date="2026-10-23T09:00:00Z">
        <w:r>
          <w:rPr>
            <w:i/>
            <w:iCs/>
          </w:rPr>
          <w:delText xml:space="preserve">card list</w:delText>
        </w:r>
      </w:del>
      <w:del w:id="2426" w:author="Claude" w:date="2026-10-23T09:00:00Z">
        <w:r>
          <w:delText xml:space="preserve">) yang menonjolkan nomor transaksi, waktu henti, dan nama mesin, dengan tombol berukuran</w:delText>
        </w:r>
      </w:del>
      <w:ins w:id="2427" w:author="Claude" w:date="2026-10-23T09:00:00Z">
        <w:r>
          <w:t xml:space="preserve">sidebar disembunyikan dan dapat dibuka melalui tombol menu, kartu dan grafik disusun satu kolom, dan tombol dibuat</w:t>
        </w:r>
      </w:ins>
      <w:r>
        <w:t xml:space="preserve"> cukup besar agar mudah ditekan.</w:t>
      </w:r>
    </w:p>
    <w:p>
      <w:pPr>
        <w:pStyle w:val="Compact"/>
        <w:numPr>
          <w:ilvl w:val="0"/>
          <w:numId w:val="23"/>
        </w:numPr>
        <w:rPr>
          <w:ins w:id="2428" w:author="Claude" w:date="2026-10-23T09:00:00Z"/>
        </w:rPr>
      </w:pPr>
      <w:ins w:id="2429" w:author="Claude" w:date="2026-10-23T09:00:00Z">
        <w:r>
          <w:rPr>
            <w:b/>
            <w:bCs/>
          </w:rPr>
          <w:t xml:space="preserve">Pemeriksaan sebelum menyimpan.</w:t>
        </w:r>
        <w:r>
          <w:t xml:space="preserve"> Sebelum data disimpan, sistem memeriksa kemungkinan data ganda, jam yang bertumpuk dengan data lain pada mesin yang sama, total downtime yang melebihi durasi shift, serta tanggal di masa depan. Temuan ditampilkan kepada petugas, yang dapat memperbaiki data atau tetap menyimpan apabila data memang benar.</w:t>
        </w:r>
      </w:ins>
    </w:p>
    <w:p w14:paraId="3C3C6D1D" w14:textId="77777777" w:rsidR="004A2A2C" w:rsidRDefault="004A2A2C" w:rsidP="004A2A2C">
      <w:pPr>
        <w:pStyle w:val="FirstParagraph"/>
      </w:pPr>
      <w:r>
        <w:t xml:space="preserve">Tampilan sistem pada mode gelap ditunjukkan pada Gambar 4.</w:t>
      </w:r>
      <w:del w:id="2430" w:author="Claude" w:date="2026-10-23T09:00:00Z">
        <w:r>
          <w:delText xml:space="preserve">13</w:delText>
        </w:r>
      </w:del>
      <w:ins w:id="2431" w:author="Claude" w:date="2026-10-23T09:00:00Z">
        <w:r>
          <w:t xml:space="preserve">16</w:t>
        </w:r>
      </w:ins>
      <w:r>
        <w:t xml:space="preserve">.</w:t>
      </w:r>
    </w:p>
    <w:p w14:paraId="50ECA2F5" w14:textId="7CB0412E" w:rsidR="004A2A2C" w:rsidRDefault="00C705CA" w:rsidP="004A2A2C">
      <w:pPr>
        <w:ind w:firstLine="0"/>
        <w:rPr>
          <w:del w:id="2433" w:author="Claude" w:date="2026-10-23T09:00:00Z"/>
          <w:b/>
          <w:bCs/>
          <w:lang w:val="id-ID"/>
        </w:rPr>
      </w:pPr>
      <w:del w:id="2432" w:author="Claude" w:date="2026-10-23T09:00:00Z">
        <w:r>
          <w:rPr>
            <w:b/>
            <w:bCs/>
            <w:noProof/>
            <w:lang w:val="id-ID"/>
          </w:rPr>
          <w:drawing>
            <wp:inline distT="0" distB="0" distL="0" distR="0" wp14:anchorId="10C16DE9" wp14:editId="3E6530FB">
              <wp:extent cx="5257800" cy="2479519"/>
              <wp:effectExtent l="0" t="0" r="0" b="0"/>
              <wp:docPr id="103961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17527" name=""/>
                      <pic:cNvPicPr/>
                    </pic:nvPicPr>
                    <pic:blipFill>
                      <a:blip r:embed="rId43"/>
                      <a:stretch>
                        <a:fillRect/>
                      </a:stretch>
                    </pic:blipFill>
                    <pic:spPr>
                      <a:xfrm>
                        <a:off x="0" y="0"/>
                        <a:ext cx="5257800" cy="2479519"/>
                      </a:xfrm>
                      <a:prstGeom prst="rect">
                        <a:avLst/>
                      </a:prstGeom>
                    </pic:spPr>
                  </pic:pic>
                </a:graphicData>
              </a:graphic>
            </wp:inline>
          </w:drawing>
        </w:r>
      </w:del>
    </w:p>
    <w:p>
      <w:pPr>
        <w:ind w:firstLine="0"/>
        <w:jc w:val="center"/>
        <w:rPr>
          <w:ins w:id="2434" w:author="Claude" w:date="2026-10-23T09:00:00Z"/>
        </w:rPr>
      </w:pPr>
      <w:ins w:id="2435" w:author="Claude" w:date="2026-10-23T09:00:00Z">
        <w:r>
          <w:rPr>
            <w:b/>
            <w:bCs/>
            <w:noProof/>
            <w:lang w:val="id-ID"/>
          </w:rPr>
          <w:drawing>
            <wp:inline distT="0" distB="0" distL="0" distR="0">
              <wp:extent cx="3960000" cy="2898975"/>
              <wp:effectExtent l="0" t="0" r="0" b="0"/>
              <wp:docPr id="900015" name="Gambar revisi 9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17527" name="D-ringkasan.png"/>
                      <pic:cNvPicPr/>
                    </pic:nvPicPr>
                    <pic:blipFill>
                      <a:blip r:embed="rId914"/>
                      <a:stretch>
                        <a:fillRect/>
                      </a:stretch>
                    </pic:blipFill>
                    <pic:spPr>
                      <a:xfrm>
                        <a:off x="0" y="0"/>
                        <a:ext cx="3960000" cy="2898975"/>
                      </a:xfrm>
                      <a:prstGeom prst="rect">
                        <a:avLst/>
                      </a:prstGeom>
                    </pic:spPr>
                  </pic:pic>
                </a:graphicData>
              </a:graphic>
            </wp:inline>
          </w:drawing>
        </w:r>
      </w:ins>
    </w:p>
    <w:p w14:paraId="22CBE6B7" w14:textId="77777777" w:rsidR="00C705CA" w:rsidRDefault="00C705CA" w:rsidP="00C705CA">
      <w:pPr>
        <w:keepNext/>
        <w:ind w:firstLine="0"/>
        <w:jc w:val="center"/>
        <w:rPr>
          <w:del w:id="2437" w:author="Claude" w:date="2026-10-23T09:00:00Z"/>
        </w:rPr>
      </w:pPr>
      <w:del w:id="2436" w:author="Claude" w:date="2026-10-23T09:00:00Z">
        <w:r>
          <w:rPr>
            <w:b/>
            <w:bCs/>
            <w:noProof/>
            <w:lang w:val="id-ID"/>
          </w:rPr>
          <w:lastRenderedPageBreak/>
          <w:drawing>
            <wp:inline distT="0" distB="0" distL="0" distR="0" wp14:anchorId="3837D6CD" wp14:editId="10F976D4">
              <wp:extent cx="2058882" cy="3401630"/>
              <wp:effectExtent l="0" t="0" r="0" b="8890"/>
              <wp:docPr id="163008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84400" name=""/>
                      <pic:cNvPicPr/>
                    </pic:nvPicPr>
                    <pic:blipFill>
                      <a:blip r:embed="rId44"/>
                      <a:stretch>
                        <a:fillRect/>
                      </a:stretch>
                    </pic:blipFill>
                    <pic:spPr>
                      <a:xfrm>
                        <a:off x="0" y="0"/>
                        <a:ext cx="2069332" cy="3418895"/>
                      </a:xfrm>
                      <a:prstGeom prst="rect">
                        <a:avLst/>
                      </a:prstGeom>
                    </pic:spPr>
                  </pic:pic>
                </a:graphicData>
              </a:graphic>
            </wp:inline>
          </w:drawing>
        </w:r>
      </w:del>
    </w:p>
    <w:p>
      <w:pPr>
        <w:keepNext/>
        <w:ind w:firstLine="0"/>
        <w:jc w:val="center"/>
        <w:rPr>
          <w:ins w:id="2438" w:author="Claude" w:date="2026-10-23T09:00:00Z"/>
        </w:rPr>
      </w:pPr>
      <w:ins w:id="2439" w:author="Claude" w:date="2026-10-23T09:00:00Z">
        <w:r>
          <w:rPr>
            <w:b/>
            <w:bCs/>
            <w:noProof/>
            <w:lang w:val="id-ID"/>
          </w:rPr>
          <w:lastRenderedPageBreak/>
          <w:drawing>
            <wp:inline distT="0" distB="0" distL="0" distR="0">
              <wp:extent cx="1800000" cy="3461538"/>
              <wp:effectExtent l="0" t="0" r="0" b="0"/>
              <wp:docPr id="900016" name="Gambar revisi 9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84400" name="MD-ringkasan.png"/>
                      <pic:cNvPicPr/>
                    </pic:nvPicPr>
                    <pic:blipFill>
                      <a:blip r:embed="rId915"/>
                      <a:stretch>
                        <a:fillRect/>
                      </a:stretch>
                    </pic:blipFill>
                    <pic:spPr>
                      <a:xfrm>
                        <a:off x="0" y="0"/>
                        <a:ext cx="1800000" cy="3461538"/>
                      </a:xfrm>
                      <a:prstGeom prst="rect">
                        <a:avLst/>
                      </a:prstGeom>
                    </pic:spPr>
                  </pic:pic>
                </a:graphicData>
              </a:graphic>
            </wp:inline>
          </w:drawing>
        </w:r>
      </w:ins>
    </w:p>
    <w:p w14:paraId="1E88CC25" w14:textId="01C1626A" w:rsidR="00C705CA" w:rsidRDefault="00C705CA" w:rsidP="00C705CA">
      <w:pPr>
        <w:pStyle w:val="Caption"/>
        <w:rPr>
          <w:b/>
          <w:bCs/>
          <w:lang w:val="id-ID"/>
        </w:rPr>
      </w:pPr>
      <w:bookmarkStart w:id="131" w:name="_Toc242095374"/>
      <w:r>
        <w:t>Gambar 4.</w:t>
        <w:fldChar w:fldCharType="begin"/>
        <w:instrText xml:space="preserve"> SEQ Gambar_4. \* ARABIC </w:instrText>
        <w:fldChar w:fldCharType="separate"/>
      </w:r>
      <w:r>
        <w:rPr>
          <w:noProof/>
        </w:rPr>
        <w:t>16</w:t>
        <w:fldChar w:fldCharType="end"/>
      </w:r>
      <w:r>
        <w:t xml:space="preserve"> Tampilan </w:t>
      </w:r>
      <w:del w:id="2440" w:author="Claude" w:date="2026-10-23T09:00:00Z">
        <w:r>
          <w:delText xml:space="preserve">Dekstop</w:delText>
        </w:r>
      </w:del>
      <w:ins w:id="2441" w:author="Claude" w:date="2026-10-23T09:00:00Z">
        <w:r>
          <w:t xml:space="preserve">Desktop</w:t>
        </w:r>
      </w:ins>
      <w:r>
        <w:t xml:space="preserve"> dan Mobile </w:t>
      </w:r>
      <w:del w:id="2442" w:author="Claude" w:date="2026-10-23T09:00:00Z">
        <w:r>
          <w:delText xml:space="preserve">Dashboard</w:delText>
        </w:r>
      </w:del>
      <w:ins w:id="2443" w:author="Claude" w:date="2026-10-23T09:00:00Z">
        <w:r>
          <w:t xml:space="preserve">Halaman Ringkasan</w:t>
        </w:r>
      </w:ins>
      <w:r>
        <w:t xml:space="preserve"> pada Mode Gelap</w:t>
      </w:r>
      <w:bookmarkEnd w:id="131"/>
    </w:p>
    <w:p w14:paraId="1D3C7309" w14:textId="5EF75109" w:rsidR="00834373" w:rsidRPr="00834373" w:rsidRDefault="00834373" w:rsidP="004A2A2C">
      <w:pPr>
        <w:ind w:firstLine="0"/>
        <w:rPr>
          <w:lang w:val="id-ID"/>
        </w:rPr>
      </w:pPr>
      <w:r>
        <w:rPr>
          <w:b/>
          <w:bCs/>
          <w:lang w:val="id-ID"/>
        </w:rPr>
        <w:t>Penomoran Transaksi dan Penanganan Konkurensi</w:t>
      </w:r>
    </w:p>
    <w:p w14:paraId="703E9BBF" w14:textId="38F04793" w:rsidR="00A73951" w:rsidRDefault="00A73951" w:rsidP="00A73951">
      <w:r>
        <w:t>Nomor transaksi dibuat otomatis mengikuti format baku perusahaan, yaitu awalan PRB, dua digit tahun (YY), dua digit bulan (MM), dan empat digit nomor urut (NNNN) yang dimulai kembali dari 0001 setiap awal bulan, misalnya PRB26080001. Karena aplikasi dapat digunakan oleh beberapa petugas secara bersamaan, terutama pada saat pergantian shift, terdapat risiko kondisi balapan (</w:t>
      </w:r>
      <w:r>
        <w:rPr>
          <w:i/>
          <w:iCs/>
        </w:rPr>
        <w:t>race condition</w:t>
      </w:r>
      <w:r>
        <w:t>): dua proses penyimpanan dapat membaca nomor urut terakhir yang sama sehingga menghasilkan nomor transaksi ganda.</w:t>
      </w:r>
    </w:p>
    <w:p w14:paraId="69858B3F" w14:textId="74F69B3B" w:rsidR="00834373" w:rsidRDefault="00A73951" w:rsidP="00A73951">
      <w:r>
        <w:t xml:space="preserve">Untuk mencegah hal tersebut, diterapkan penguncian pesimis sebagaimana dijelaskan pada Subbab 3.1.4. Pembacaan nomor urut terakhir dan penyimpanan nomor baru dijalankan di dalam satu transaksi basis data (</w:t>
      </w:r>
      <w:r>
        <w:rPr>
          <w:rStyle w:val="VerbatimChar"/>
        </w:rPr>
        <w:t>DB::transaction</w:t>
      </w:r>
      <w:r>
        <w:t xml:space="preserve">) menggunakan metode </w:t>
      </w:r>
      <w:r>
        <w:rPr>
          <w:rStyle w:val="VerbatimChar"/>
        </w:rPr>
        <w:t>lockForUpdate()</w:t>
      </w:r>
      <w:r>
        <w:t>:</w:t>
      </w:r>
    </w:p>
    <w:p w14:paraId="74CBC126" w14:textId="2630B24E" w:rsidR="00A73951" w:rsidRPr="00A73951" w:rsidRDefault="00A73951" w:rsidP="00A73951">
      <w:pPr>
        <w:keepNext/>
        <w:keepLines/>
        <w:shd w:val="clear" w:color="auto" w:fill="F2F2F2"/>
        <w:wordWrap w:val="0"/>
        <w:spacing w:after="120" w:line="240" w:lineRule="auto"/>
        <w:ind w:left="283" w:firstLine="0"/>
        <w:jc w:val="left"/>
        <w:rPr>
          <w:rFonts w:ascii="Courier New" w:eastAsia="Cambria" w:hAnsi="Courier New" w:cs="Courier New"/>
          <w:color w:val="auto"/>
          <w:sz w:val="22"/>
          <w:lang w:val="en-US" w:eastAsia="en-US"/>
        </w:rPr>
      </w:pPr>
      <w:r>
        <w:rPr>
          <w:rFonts w:ascii="Courier New" w:eastAsia="Cambria" w:hAnsi="Courier New" w:cs="Courier New"/>
          <w:sz w:val="20"/>
          <w:lang w:val="en-US" w:eastAsia="en-US"/>
        </w:rPr>
        <w:t xml:space="preserve">$last = </w:t>
      </w:r>
      <w:r>
        <w:rPr>
          <w:rFonts w:ascii="Courier New" w:eastAsia="Cambria" w:hAnsi="Courier New" w:cs="Courier New"/>
          <w:b/>
          <w:sz w:val="20"/>
          <w:lang w:val="en-US" w:eastAsia="en-US"/>
        </w:rPr>
        <w:t>static</w:t>
      </w:r>
      <w:r>
        <w:rPr>
          <w:rFonts w:ascii="Courier New" w:eastAsia="Cambria" w:hAnsi="Courier New" w:cs="Courier New"/>
          <w:sz w:val="20"/>
          <w:lang w:val="en-US" w:eastAsia="en-US"/>
        </w:rPr>
        <w:t>::where('No_Trs', 'like', $prefix.'%')</w:t>
        <w:br/>
        <w:t xml:space="preserve">    -&gt;orderByDesc('No_Trs')</w:t>
        <w:br/>
        <w:t xml:space="preserve">    -&gt;lockForUpdate()</w:t>
        <w:br/>
        <w:t xml:space="preserve">    -&gt;first();</w:t>
      </w:r>
    </w:p>
    <w:p w14:paraId="68B7FAB4" w14:textId="17B3C492" w:rsidR="00834373" w:rsidRPr="00834373" w:rsidRDefault="00834373" w:rsidP="001B3334">
      <w:pPr>
        <w:rPr>
          <w:lang w:val="id-ID"/>
        </w:rPr>
      </w:pPr>
      <w:r>
        <w:rPr>
          <w:lang w:val="id-ID"/>
        </w:rPr>
        <w:t xml:space="preserve">Pada SQL Server, metode ini menghasilkan petunjuk tabel WITH (ROWLOCK, UPDLOCK, HOLDLOCK) sehingga rentang data yang dibaca tetap terkunci hingga transaksi selesai. Transaksi lain yang mencoba membuat nomor </w:t>
        <w:lastRenderedPageBreak/>
        <w:t>baru pada saat yang sama harus menunggu hingga transaksi pertama selesai, sehingga setiap transaksi memperoleh nomor urut yang berbeda.</w:t>
      </w:r>
    </w:p>
    <w:p w14:paraId="44020230" w14:textId="77777777" w:rsidR="004A2A2C" w:rsidRPr="00834373" w:rsidRDefault="004A2A2C" w:rsidP="00CF6BD8">
      <w:pPr>
        <w:ind w:firstLine="0"/>
      </w:pPr>
    </w:p>
    <w:p w14:paraId="07725D29" w14:textId="496CA1BF" w:rsidR="00274519" w:rsidRDefault="00000000">
      <w:pPr>
        <w:pStyle w:val="Heading3"/>
      </w:pPr>
      <w:bookmarkStart w:id="132" w:name="_Toc242101892"/>
      <w:r>
        <w:t>Modul Ekstraksi Otomatis dari Foto Kertas (AI Baca Kertas)</w:t>
      </w:r>
      <w:bookmarkEnd w:id="132"/>
    </w:p>
    <w:p w14:paraId="5784B97F" w14:textId="459DCFFE" w:rsidR="00CF389B" w:rsidRDefault="00A73951" w:rsidP="00A73951">
      <w:r>
        <w:t xml:space="preserve">Modul </w:t>
      </w:r>
      <w:del w:id="2444" w:author="Claude" w:date="2026-10-23T09:00:00Z">
        <w:r>
          <w:delText xml:space="preserve">ekstraksi</w:delText>
        </w:r>
      </w:del>
      <w:ins w:id="2445" w:author="Claude" w:date="2026-10-23T09:00:00Z">
        <w:r>
          <w:t xml:space="preserve">pembacaan</w:t>
        </w:r>
      </w:ins>
      <w:r>
        <w:t xml:space="preserve"> otomatis dari foto kertas merupakan kontribusi teknis paling signifikan dalam pengembangan sistem ini. Modul ini dirancang untuk mengatasi pencatatan ganda dengan membaca data langsung dari formulir fisik “Laporan Proses Drawing Harian” yang diisi oleh operator di area produksi. Contoh formulir tersebut ditunjukkan pada Gambar 4.17.</w:t>
      </w:r>
      <w:ins w:id="2446" w:author="Claude" w:date="2026-10-23T09:00:00Z">
        <w:r>
          <w:t xml:space="preserve"> Modul ini mengalami perubahan pendekatan yang signifikan selama pengembangan, sehingga pembahasannya dibagi menjadi tiga bagian, yaitu implementasi awal berbasis Qwen2.5-VL (iterasi I–III), eksplorasi lanjutan pembaca tulisan tangan (iterasi IV), dan implementasi akhir berbasis Eksplorasi 6 (iterasi VI).</w:t>
        </w:r>
      </w:ins>
    </w:p>
    <w:p w14:paraId="51AB2FF2" w14:textId="77777777" w:rsidR="00C705CA" w:rsidRDefault="00251B67" w:rsidP="00C705CA">
      <w:pPr>
        <w:keepNext/>
      </w:pPr>
      <w:r>
        <w:rPr>
          <w:noProof/>
        </w:rPr>
        <w:drawing>
          <wp:inline distT="0" distB="0" distL="0" distR="0" wp14:anchorId="4C8EE3BD" wp14:editId="2AFEDBB0">
            <wp:extent cx="5092487" cy="3819525"/>
            <wp:effectExtent l="0" t="0" r="0" b="0"/>
            <wp:docPr id="14214087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133397" cy="3850209"/>
                    </a:xfrm>
                    <a:prstGeom prst="rect">
                      <a:avLst/>
                    </a:prstGeom>
                    <a:noFill/>
                    <a:ln>
                      <a:noFill/>
                    </a:ln>
                  </pic:spPr>
                </pic:pic>
              </a:graphicData>
            </a:graphic>
          </wp:inline>
        </w:drawing>
      </w:r>
    </w:p>
    <w:p w14:paraId="0E24B356" w14:textId="36C89D05" w:rsidR="00CF389B" w:rsidRPr="00B014F2" w:rsidRDefault="00C705CA" w:rsidP="00C705CA">
      <w:pPr>
        <w:pStyle w:val="Caption"/>
      </w:pPr>
      <w:bookmarkStart w:id="133" w:name="_Toc242095375"/>
      <w:r>
        <w:t>Gambar 4.</w:t>
        <w:fldChar w:fldCharType="begin"/>
        <w:instrText xml:space="preserve"> SEQ Gambar_4. \* ARABIC </w:instrText>
        <w:fldChar w:fldCharType="separate"/>
      </w:r>
      <w:r>
        <w:rPr>
          <w:noProof/>
        </w:rPr>
        <w:t>17</w:t>
        <w:fldChar w:fldCharType="end"/>
      </w:r>
      <w:r>
        <w:t xml:space="preserve"> Contoh fisik kertas “Laporan Proses Drawing Harian” yang dipindai</w:t>
      </w:r>
      <w:bookmarkEnd w:id="133"/>
    </w:p>
    <w:p>
      <w:pPr>
        <w:pStyle w:val="BodyText"/>
        <w:keepNext/>
        <w:spacing w:before="120"/>
        <w:ind w:firstLine="0"/>
        <w:rPr>
          <w:ins w:id="2447" w:author="Claude" w:date="2026-10-23T09:00:00Z"/>
        </w:rPr>
      </w:pPr>
      <w:ins w:id="2448" w:author="Claude" w:date="2026-10-23T09:00:00Z">
        <w:r>
          <w:rPr>
            <w:b/>
            <w:bCs/>
          </w:rPr>
          <w:t xml:space="preserve">Implementasi Awal: Qwen2.5-VL dengan Pemotretan Dua Tahap (Iterasi I–III)</w:t>
        </w:r>
      </w:ins>
    </w:p>
    <w:p w14:paraId="534DD16F" w14:textId="5D2E4CF1" w:rsidR="001B3334" w:rsidRDefault="00A73951" w:rsidP="00A73951">
      <w:pPr>
        <w:pStyle w:val="BodyText"/>
      </w:pPr>
      <w:del w:id="2449" w:author="Claude" w:date="2026-10-23T09:00:00Z">
        <w:r>
          <w:delText xml:space="preserve">Berdasarkan</w:delText>
        </w:r>
      </w:del>
      <w:ins w:id="2450" w:author="Claude" w:date="2026-10-23T09:00:00Z">
        <w:r>
          <w:t xml:space="preserve">Pada implementasi awal, berdasarkan</w:t>
        </w:r>
      </w:ins>
      <w:r>
        <w:t xml:space="preserve"> hasil evaluasi pada tahap eksplorasi, pembacaan seluruh formulir dalam satu kali foto menghadapi kendala pada area tabel berpetak kecil. Ketika seluruh halaman diproses sekaligus, setiap petak tabel hanya terwakili oleh sedikit piksel sehingga tulisan di dalamnya sulit dibaca. Oleh karena itu, proses ekstraksi dipecah menjadi dua tahap: Section 1 untuk membaca informasi umum pada header formulir, dan Section 2 untuk membaca tabel waktu tidak produktif. Sebelum dikirim ke model AI, gambar pada kedua tahap melewati beberapa tahap pengolahan citra, meliputi deteksi batas kertas, pelurusan gambar, dan peningkatan kontras, sebagaimana dijelaskan pada Subbab 3.1.9.</w:t>
      </w:r>
    </w:p>
    <w:p w14:paraId="223818DC" w14:textId="77777777" w:rsidR="00A73951" w:rsidRDefault="00A73951" w:rsidP="00A73951">
      <w:pPr>
        <w:pStyle w:val="BodyText"/>
        <w:keepNext/>
        <w:spacing w:before="120"/>
        <w:ind w:firstLine="0"/>
      </w:pPr>
      <w:r>
        <w:rPr>
          <w:b/>
          <w:bCs/>
        </w:rPr>
        <w:t xml:space="preserve">Pemanggilan Model dan Rancangan </w:t>
      </w:r>
      <w:r>
        <w:rPr>
          <w:b/>
          <w:bCs/>
          <w:i/>
          <w:iCs/>
        </w:rPr>
        <w:t>Prompt</w:t>
      </w:r>
    </w:p>
    <w:p w14:paraId="5D1E72E8" w14:textId="77777777" w:rsidR="00A73951" w:rsidRDefault="00A73951" w:rsidP="00A73951">
      <w:r>
        <w:t xml:space="preserve">Model Qwen2.5-VL dipanggil melalui API Ollama dengan parameter </w:t>
      </w:r>
      <w:r>
        <w:rPr>
          <w:rStyle w:val="VerbatimChar"/>
        </w:rPr>
        <w:t>num_ctx</w:t>
      </w:r>
      <w:r>
        <w:t xml:space="preserve"> sebesar 16.384 token, agar token gambar, instruksi, dan jawaban model muat dalam satu jendela konteks, serta </w:t>
      </w:r>
      <w:r>
        <w:rPr>
          <w:rStyle w:val="VerbatimChar"/>
        </w:rPr>
        <w:t>temperature</w:t>
      </w:r>
      <w:r>
        <w:t xml:space="preserve"> mendekati 0, karena tugas model adalah menyalin isi formulir sehingga keluarannya perlu konsisten (Subbab 3.1.6). </w:t>
      </w:r>
      <w:r>
        <w:rPr>
          <w:i/>
          <w:iCs/>
        </w:rPr>
        <w:t>Prompt</w:t>
      </w:r>
      <w:r>
        <w:t xml:space="preserve"> yang dikirim bersama gambar dirancang berdasarkan tiga prinsip yang ditetapkan melalui uji coba berulang:</w:t>
      </w:r>
    </w:p>
    <w:p w14:paraId="742B16F4" w14:textId="77777777" w:rsidR="00A73951" w:rsidRDefault="00A73951">
      <w:pPr>
        <w:pStyle w:val="Compact"/>
        <w:numPr>
          <w:ilvl w:val="0"/>
          <w:numId w:val="42"/>
        </w:numPr>
      </w:pPr>
      <w:r>
        <w:rPr>
          <w:b/>
          <w:bCs/>
        </w:rPr>
        <w:t>Pembatasan peran.</w:t>
      </w:r>
      <w:r>
        <w:t xml:space="preserve"> Model diinstruksikan hanya menyalin isi formulir apa adanya (transkripsi), tanpa menafsirkan atau memvalidasi logika bisnis. Validasi dilakukan oleh program setelah hasil diterima, sehingga peluang model menambahkan informasi yang tidak ada pada kertas dapat dikurangi.</w:t>
      </w:r>
    </w:p>
    <w:p w14:paraId="341C8554" w14:textId="77777777" w:rsidR="00A73951" w:rsidRDefault="00A73951">
      <w:pPr>
        <w:pStyle w:val="Compact"/>
        <w:numPr>
          <w:ilvl w:val="0"/>
          <w:numId w:val="42"/>
        </w:numPr>
      </w:pPr>
      <w:r>
        <w:rPr>
          <w:b/>
          <w:bCs/>
        </w:rPr>
        <w:t>Petunjuk karakter yang mirip.</w:t>
      </w:r>
      <w:r>
        <w:t xml:space="preserve"> </w:t>
      </w:r>
      <w:r>
        <w:rPr>
          <w:i/>
          <w:iCs/>
        </w:rPr>
        <w:t>Prompt</w:t>
      </w:r>
      <w:r>
        <w:t xml:space="preserve"> menyertakan petunjuk untuk membedakan karakter tulisan tangan yang bentuknya mirip, seperti huruf i atau l dengan angka 1, huruf G dengan angka 6, serta huruf O dengan angka 0.</w:t>
      </w:r>
    </w:p>
    <w:p w14:paraId="4533B691" w14:textId="77777777" w:rsidR="00A73951" w:rsidRDefault="00A73951">
      <w:pPr>
        <w:pStyle w:val="Compact"/>
        <w:numPr>
          <w:ilvl w:val="0"/>
          <w:numId w:val="42"/>
        </w:numPr>
      </w:pPr>
      <w:r>
        <w:rPr>
          <w:b/>
          <w:bCs/>
        </w:rPr>
        <w:t>Format keluaran tunggal.</w:t>
      </w:r>
      <w:r>
        <w:t xml:space="preserve"> Model diminta mengembalikan hasil hanya dalam format JSON dengan struktur yang telah ditentukan, tanpa teks pembuka atau penutup. Keluaran tersebut kemudian diperiksa menggunakan Pydantic sebagaimana dijelaskan pada Subbab 3.1.11.</w:t>
      </w:r>
    </w:p>
    <w:p w14:paraId="481329D1" w14:textId="77777777" w:rsidR="00A73951" w:rsidRPr="00A73951" w:rsidRDefault="00A73951" w:rsidP="00A73951">
      <w:pPr>
        <w:pStyle w:val="BodyText"/>
        <w:ind w:firstLine="0"/>
      </w:pPr>
    </w:p>
    <w:p w14:paraId="3100AC55" w14:textId="6B6869C3" w:rsidR="00CF389B" w:rsidRDefault="001B3334" w:rsidP="001B3334">
      <w:pPr>
        <w:pStyle w:val="BodyText"/>
        <w:keepNext/>
        <w:spacing w:before="120"/>
        <w:ind w:firstLine="0"/>
        <w:rPr>
          <w:b/>
          <w:bCs/>
        </w:rPr>
      </w:pPr>
      <w:r>
        <w:rPr>
          <w:b/>
          <w:bCs/>
        </w:rPr>
        <w:t>Section 1: Header dan Parameter Proses</w:t>
      </w:r>
    </w:p>
    <w:p w14:paraId="7487E69B" w14:textId="18DFB0BE" w:rsidR="003B0C30" w:rsidRDefault="003B0C30" w:rsidP="003B0C30">
      <w:r>
        <w:t>Section 1 membaca informasi umum pada bagian header formulir, yang tulisannya relatif besar sehingga cukup dibaca dari satu foto. Tahap pengambilan foto Section 1 ditunjukkan pada Gambar 4.18.</w:t>
      </w:r>
    </w:p>
    <w:p w14:paraId="26B28FDF" w14:textId="77777777" w:rsidR="00CF6BD8" w:rsidRDefault="00710428" w:rsidP="00CF6BD8">
      <w:pPr>
        <w:keepNext/>
      </w:pPr>
      <w:r>
        <w:rPr>
          <w:noProof/>
        </w:rPr>
        <w:lastRenderedPageBreak/>
        <w:drawing>
          <wp:inline distT="0" distB="0" distL="0" distR="0" wp14:anchorId="35DD5AB2" wp14:editId="4D88273E">
            <wp:extent cx="5128038" cy="3476625"/>
            <wp:effectExtent l="0" t="0" r="0" b="0"/>
            <wp:docPr id="433523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139671" cy="3484512"/>
                    </a:xfrm>
                    <a:prstGeom prst="rect">
                      <a:avLst/>
                    </a:prstGeom>
                    <a:noFill/>
                    <a:ln>
                      <a:noFill/>
                    </a:ln>
                  </pic:spPr>
                </pic:pic>
              </a:graphicData>
            </a:graphic>
          </wp:inline>
        </w:drawing>
      </w:r>
    </w:p>
    <w:p w14:paraId="34C8EB38" w14:textId="21E45A44" w:rsidR="00CF389B" w:rsidRDefault="00CF6BD8" w:rsidP="00CF6BD8">
      <w:pPr>
        <w:pStyle w:val="Caption"/>
      </w:pPr>
      <w:bookmarkStart w:id="134" w:name="_Toc242095376"/>
      <w:r>
        <w:t>Gambar 4.</w:t>
        <w:fldChar w:fldCharType="begin"/>
        <w:instrText xml:space="preserve"> SEQ Gambar_4. \* ARABIC </w:instrText>
        <w:fldChar w:fldCharType="separate"/>
      </w:r>
      <w:r>
        <w:rPr>
          <w:noProof/>
        </w:rPr>
        <w:t>18</w:t>
        <w:fldChar w:fldCharType="end"/>
      </w:r>
      <w:r>
        <w:t xml:space="preserve"> Tahap pengambilan foto Section 1 (Header, Shift, Speed/Size) pada halaman AI Baca Kertas</w:t>
      </w:r>
      <w:bookmarkEnd w:id="134"/>
    </w:p>
    <w:p w14:paraId="3CDD2B7C" w14:textId="4E9035E3" w:rsidR="001B3334" w:rsidRDefault="00C32AF3" w:rsidP="001B3334">
      <w:r>
        <w:t>Antarmuka tersebut berfokus pada pembacaan parameter operasional utama. Pada bagian ini tersedia dua tombol yang berdampingan::</w:t>
      </w:r>
    </w:p>
    <w:p w14:paraId="0BDA0BDE" w14:textId="41709271" w:rsidR="001B3334" w:rsidRDefault="001B3334">
      <w:pPr>
        <w:pStyle w:val="ListParagraph"/>
        <w:numPr>
          <w:ilvl w:val="0"/>
          <w:numId w:val="24"/>
        </w:numPr>
      </w:pPr>
      <w:r>
        <w:rPr>
          <w:b/>
          <w:bCs/>
        </w:rPr>
        <w:t>Tombol “Ambil Foto (Header + Speed/Size)”</w:t>
      </w:r>
      <w:r>
        <w:t xml:space="preserve"> membuka kamera perangkat melalui peramban, sehingga petugas dapat langsung memotret formulir di depan mesin.</w:t>
      </w:r>
    </w:p>
    <w:p w14:paraId="4705F2A1" w14:textId="1A95BB2C" w:rsidR="001B3334" w:rsidRDefault="00C32AF3">
      <w:pPr>
        <w:pStyle w:val="ListParagraph"/>
        <w:numPr>
          <w:ilvl w:val="0"/>
          <w:numId w:val="24"/>
        </w:numPr>
      </w:pPr>
      <w:r>
        <w:rPr>
          <w:b/>
        </w:rPr>
        <w:t>Tombol “Ambil File”</w:t>
      </w:r>
      <w:r>
        <w:t xml:space="preserve"> membuka pemilih berkas (</w:t>
      </w:r>
      <w:r>
        <w:rPr>
          <w:i/>
        </w:rPr>
        <w:t>file picker</w:t>
      </w:r>
      <w:r>
        <w:t>) untuk memilih foto yang sudah tersimpan di galeri perangkat. Opsi ini disediakan untuk kondisi ketika petugas sudah memotret formulir lebih dahulu dengan aplikasi kamera ponsel, misalnya agar hasil foto lebih tajam, atau ketika sistem diakses melalui komputer desktop yang tidak memiliki kamera.</w:t>
      </w:r>
    </w:p>
    <w:p w14:paraId="186A5198" w14:textId="3243BD41" w:rsidR="00A73951" w:rsidRDefault="00A73951" w:rsidP="00A73951">
      <w:r>
        <w:t>Setelah gambar diterima, baik dari kamera maupun dari berkas, sistem mengekstrak atribut tanggal, shift, kecepatan (</w:t>
      </w:r>
      <w:r>
        <w:rPr>
          <w:i/>
          <w:iCs/>
        </w:rPr>
        <w:t>speed</w:t>
      </w:r>
      <w:r>
        <w:t>), ukuran (</w:t>
      </w:r>
      <w:r>
        <w:rPr>
          <w:i/>
          <w:iCs/>
        </w:rPr>
        <w:t>size</w:t>
      </w:r>
      <w:r>
        <w:t>) atau nomor item produk, kode mesin, dan nama operator. Dua atribut di antaranya memerlukan pencocokan tambahan dengan data master.</w:t>
      </w:r>
    </w:p>
    <w:p w14:paraId="41C8F149" w14:textId="77777777" w:rsidR="00A73951" w:rsidRDefault="00A73951" w:rsidP="00A73951">
      <w:r>
        <w:t xml:space="preserve">Kode mesin yang ditulis tangan dicocokkan ke kode resmi menggunakan mekanisme dua lapis, sebagaimana ditunjukkan pada Gambar 4.19. Lapis pertama </w:t>
        <w:lastRenderedPageBreak/>
        <w:t xml:space="preserve">adalah pemeriksaan terhadap daftar padanan yang pernah dikonfirmasi sebelumnya. Daftar ini disimpan sebagai berkas JSON terpisah, bukan tabel basis data, sesuai batasan bahwa skema basis data </w:t>
      </w:r>
      <w:r>
        <w:rPr>
          <w:i/>
          <w:iCs/>
        </w:rPr>
        <w:t>existing</w:t>
      </w:r>
      <w:r>
        <w:t xml:space="preserve"> tidak boleh diubah. Apabila padanan belum ada, sistem meminta model AI memilih kode yang paling sesuai, dengan validasi ketat bahwa jawaban AI hanya boleh berupa salah satu kode yang terdaftar pada tabel master mesin (dbo.MFRESMAS). Dengan cara ini, AI tidak dapat “mengarang” kode yang tidak terdaftar. Hasil tebakan ditampilkan pada layar tinjauan, dan setelah dikonfirmasi petugas, padanan baru disimpan ke berkas JSON menggunakan penguncian berkas eksklusif (</w:t>
      </w:r>
      <w:r>
        <w:rPr>
          <w:rStyle w:val="VerbatimChar"/>
        </w:rPr>
        <w:t>flock</w:t>
      </w:r>
      <w:r>
        <w:t>) agar berkas tidak rusak ketika ditulis bersamaan.</w:t>
      </w:r>
    </w:p>
    <w:p w14:paraId="0337F79C" w14:textId="77777777" w:rsidR="003B0C30" w:rsidRDefault="003B0C30" w:rsidP="003B0C30">
      <w:pPr>
        <w:keepNext/>
        <w:jc w:val="center"/>
      </w:pPr>
      <w:r>
        <w:rPr>
          <w:noProof/>
        </w:rPr>
        <w:drawing>
          <wp:inline distT="0" distB="0" distL="0" distR="0" wp14:anchorId="37E25BD6" wp14:editId="3F4319B2">
            <wp:extent cx="3709901" cy="4981575"/>
            <wp:effectExtent l="0" t="0" r="5080" b="0"/>
            <wp:docPr id="2121177232" name="Picture 2121177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19_Pencocokan_Kode_Mesin.png"/>
                    <pic:cNvPicPr/>
                  </pic:nvPicPr>
                  <pic:blipFill>
                    <a:blip r:embed="rId47"/>
                    <a:stretch>
                      <a:fillRect/>
                    </a:stretch>
                  </pic:blipFill>
                  <pic:spPr>
                    <a:xfrm>
                      <a:off x="0" y="0"/>
                      <a:ext cx="3716557" cy="4990513"/>
                    </a:xfrm>
                    <a:prstGeom prst="rect">
                      <a:avLst/>
                    </a:prstGeom>
                  </pic:spPr>
                </pic:pic>
              </a:graphicData>
            </a:graphic>
          </wp:inline>
        </w:drawing>
      </w:r>
    </w:p>
    <w:p w14:paraId="1A3DF342" w14:textId="07DC5DCD" w:rsidR="003B0C30" w:rsidRDefault="003B0C30" w:rsidP="003B0C30">
      <w:pPr>
        <w:pStyle w:val="Caption"/>
      </w:pPr>
      <w:bookmarkStart w:id="135" w:name="_Toc242095377"/>
      <w:del w:id="3363" w:author="Claude" w:date="2026-10-23T09:00:00Z">
        <w:r>
          <w:delText xml:space="preserve">Gambar 4. </w:delText>
        </w:r>
      </w:del>
      <w:ins w:id="3364" w:author="Claude" w:date="2026-10-23T09:00:00Z">
        <w:r>
          <w:t xml:space="preserve">Gambar 4.</w:t>
        </w:r>
      </w:ins>
      <w:r>
        <w:fldChar w:fldCharType="begin"/>
        <w:instrText xml:space="preserve"> SEQ Gambar_4. \* ARABIC </w:instrText>
        <w:fldChar w:fldCharType="separate"/>
      </w:r>
      <w:r>
        <w:rPr>
          <w:noProof/>
        </w:rPr>
        <w:t>19</w:t>
        <w:fldChar w:fldCharType="end"/>
      </w:r>
      <w:r>
        <w:t xml:space="preserve"> Diagram Alur Pencocokan Kode Mesin</w:t>
      </w:r>
      <w:bookmarkEnd w:id="135"/>
    </w:p>
    <w:p w14:paraId="2048ECE8" w14:textId="77777777" w:rsidR="003B0C30" w:rsidRDefault="003B0C30" w:rsidP="003B0C30">
      <w:pPr>
        <w:rPr>
          <w:lang w:val="id-ID"/>
        </w:rPr>
      </w:pPr>
      <w:r>
        <w:rPr>
          <w:lang w:val="id-ID"/>
        </w:rPr>
        <w:lastRenderedPageBreak/>
        <w:t>Berdasarkan Gambar 4.19, mekanisme tersebut bekerja dalam tiga tahap berikut:</w:t>
      </w:r>
    </w:p>
    <w:p w14:paraId="28B54E49" w14:textId="77777777" w:rsidR="003B0C30" w:rsidRDefault="003B0C30">
      <w:pPr>
        <w:pStyle w:val="ListParagraph"/>
        <w:numPr>
          <w:ilvl w:val="0"/>
          <w:numId w:val="45"/>
        </w:numPr>
      </w:pPr>
      <w:r>
        <w:rPr>
          <w:b/>
          <w:bCs/>
          <w:lang w:val="id-ID"/>
        </w:rPr>
        <w:t>Lapis 1: pencarian pada berkas alias.</w:t>
      </w:r>
      <w:r>
        <w:rPr>
          <w:lang w:val="id-ID"/>
        </w:rPr>
        <w:t xml:space="preserve"> Teks kode mesin dinormalisasi menjadi huruf kapital dan spasi berlebih dihapus, lalu dicari pada berkas alias (storage/app/mesin_aliases.json). Daftar ini disimpan sebagai berkas JSON terpisah, bukan tabel basis data, sesuai batasan bahwa skema basis data </w:t>
      </w:r>
      <w:r>
        <w:rPr>
          <w:i/>
          <w:iCs/>
          <w:lang w:val="id-ID"/>
        </w:rPr>
        <w:t>existing</w:t>
      </w:r>
      <w:r>
        <w:rPr>
          <w:lang w:val="id-ID"/>
        </w:rPr>
        <w:t xml:space="preserve"> tidak boleh diubah. Jika padanan sudah pernah dikonfirmasi, kode resmi langsung digunakan tanpa memanggil model AI.</w:t>
      </w:r>
    </w:p>
    <w:p w14:paraId="4E88FD5E" w14:textId="77777777" w:rsidR="003B0C30" w:rsidRDefault="003B0C30">
      <w:pPr>
        <w:pStyle w:val="ListParagraph"/>
        <w:numPr>
          <w:ilvl w:val="0"/>
          <w:numId w:val="45"/>
        </w:numPr>
      </w:pPr>
      <w:r>
        <w:rPr>
          <w:b/>
          <w:bCs/>
          <w:lang w:val="id-ID"/>
        </w:rPr>
        <w:t>Lapis 2: pemilihan oleh model AI.</w:t>
      </w:r>
      <w:r>
        <w:rPr>
          <w:lang w:val="id-ID"/>
        </w:rPr>
        <w:t xml:space="preserve"> Jika teks belum terdaftar, sistem mengirim teks tersebut beserta daftar kode mesin resmi dari tabel MFRESMAS ke model AI melalui Ollama. Jawaban AI divalidasi agar hanya berupa salah satu kode yang terdaftar, sehingga AI tidak dapat “mengarang” kode baru. Hasilnya ditampilkan sebagai tebakan yang wajib diperiksa petugas. Jika AI tidak menemukan kode yang sesuai, kode dikosongkan dan petugas memilihnya secara manual dari </w:t>
      </w:r>
      <w:r>
        <w:rPr>
          <w:i/>
          <w:iCs/>
          <w:lang w:val="id-ID"/>
        </w:rPr>
        <w:t>dropdown</w:t>
      </w:r>
      <w:r>
        <w:rPr>
          <w:lang w:val="id-ID"/>
        </w:rPr>
        <w:t>.</w:t>
      </w:r>
    </w:p>
    <w:p w14:paraId="68DDCE87" w14:textId="282737F2" w:rsidR="003B0C30" w:rsidRDefault="003B0C30">
      <w:pPr>
        <w:pStyle w:val="ListParagraph"/>
        <w:numPr>
          <w:ilvl w:val="0"/>
          <w:numId w:val="45"/>
        </w:numPr>
      </w:pPr>
      <w:r>
        <w:rPr>
          <w:b/>
          <w:bCs/>
          <w:lang w:val="id-ID"/>
        </w:rPr>
        <w:t>Penyimpanan padanan baru.</w:t>
      </w:r>
      <w:r>
        <w:rPr>
          <w:lang w:val="id-ID"/>
        </w:rPr>
        <w:t xml:space="preserve"> Setelah petugas mengonfirmasi atau mengoreksi kode pada layar tinjauan, pasangan teks dan kode resmi disimpan ke berkas alias dengan penguncian berkas eksklusif (flock) agar berkas tidak rusak ketika ditulis bersamaan. Foto berikutnya dengan teks yang sama langsung dikenali pada lapis pertama.</w:t>
      </w:r>
    </w:p>
    <w:p w14:paraId="67EE5EB0" w14:textId="292E1B66" w:rsidR="00A73951" w:rsidRDefault="00A73951" w:rsidP="00A73951">
      <w:r>
        <w:t xml:space="preserve">Nama operator yang ditulis tangan dicocokkan terhadap data master operator (ACPIRM.dbo.TMMESINOP) menggunakan teknik pencocokan string tidak tepat sebagaimana dijelaskan pada Subbab 3.1.8. Skor kemiripan dihitung dua arah menggunakan fungsi </w:t>
      </w:r>
      <w:r>
        <w:rPr>
          <w:rStyle w:val="VerbatimChar"/>
        </w:rPr>
        <w:t>similar_text()</w:t>
      </w:r>
      <w:r>
        <w:t>, lalu dirata-ratakan. Sistem menyarankan NIK dan nama resmi operator yang paling mirip apabila skor kemiripannya mencapai minimal 70%, sehingga variasi penulisan atau singkatan nama di lapangan tetap dapat dikenali. Nama dengan skor di bawah ambang tersebut ditandai “Perlu Review”.</w:t>
      </w:r>
    </w:p>
    <w:p w14:paraId="3EB38039" w14:textId="77777777" w:rsidR="00A73951" w:rsidRDefault="00A73951" w:rsidP="00A73951">
      <w:r>
        <w:t>Hasil ekstraksi Section 1 langsung mengisi formulir input secara otomatis (</w:t>
      </w:r>
      <w:r>
        <w:rPr>
          <w:i/>
          <w:iCs/>
        </w:rPr>
        <w:t>autofill</w:t>
      </w:r>
      <w:r>
        <w:t xml:space="preserve">). Sistem juga menampilkan lencana status: lencana hijau “Terbaca” apabila seluruh data berhasil dibaca dengan yakin, atau lencana kuning “Sebagian perlu dilengkapi manual” apabila terdapat </w:t>
      </w:r>
      <w:r>
        <w:rPr>
          <w:i/>
          <w:iCs/>
        </w:rPr>
        <w:t>field</w:t>
      </w:r>
      <w:r>
        <w:t xml:space="preserve"> yang meragukan. Nilai shift yang terisi </w:t>
        <w:lastRenderedPageBreak/>
        <w:t>pada Section 1 sekaligus menjadi syarat untuk membuka Section 2, sebagaimana dijelaskan pada bagian berikut.</w:t>
      </w:r>
    </w:p>
    <w:p w14:paraId="05EC523A" w14:textId="77777777" w:rsidR="00860E3A" w:rsidRDefault="00860E3A" w:rsidP="00860E3A">
      <w:pPr>
        <w:rPr>
          <w:lang w:val="id-ID"/>
        </w:rPr>
      </w:pPr>
      <w:r>
        <w:rPr>
          <w:lang w:val="id-ID"/>
        </w:rPr>
        <w:t>Secara keseluruhan, alur pemrosesan Section 1 sejak foto diunggah hingga formulir terisi otomatis ditunjukkan pada Gambar 4.20.</w:t>
      </w:r>
    </w:p>
    <w:p w14:paraId="633F65E4" w14:textId="77777777" w:rsidR="00860E3A" w:rsidRDefault="00860E3A" w:rsidP="00860E3A">
      <w:pPr>
        <w:keepNext/>
      </w:pPr>
      <w:r>
        <w:rPr>
          <w:noProof/>
        </w:rPr>
        <w:drawing>
          <wp:inline distT="0" distB="0" distL="0" distR="0" wp14:anchorId="0989F771" wp14:editId="38A3E85D">
            <wp:extent cx="4620946" cy="5105400"/>
            <wp:effectExtent l="0" t="0" r="8255" b="0"/>
            <wp:docPr id="2121177233" name="Picture 212117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20_Alur_Section_1.png"/>
                    <pic:cNvPicPr/>
                  </pic:nvPicPr>
                  <pic:blipFill>
                    <a:blip r:embed="rId48"/>
                    <a:stretch>
                      <a:fillRect/>
                    </a:stretch>
                  </pic:blipFill>
                  <pic:spPr>
                    <a:xfrm>
                      <a:off x="0" y="0"/>
                      <a:ext cx="4635368" cy="5121334"/>
                    </a:xfrm>
                    <a:prstGeom prst="rect">
                      <a:avLst/>
                    </a:prstGeom>
                  </pic:spPr>
                </pic:pic>
              </a:graphicData>
            </a:graphic>
          </wp:inline>
        </w:drawing>
      </w:r>
    </w:p>
    <w:p w14:paraId="7D969843" w14:textId="0D4596BA" w:rsidR="00860E3A" w:rsidRDefault="00860E3A" w:rsidP="00860E3A">
      <w:pPr>
        <w:pStyle w:val="Caption"/>
        <w:rPr>
          <w:lang w:val="id-ID"/>
        </w:rPr>
      </w:pPr>
      <w:bookmarkStart w:id="136" w:name="_Toc242095378"/>
      <w:del w:id="3365" w:author="Claude" w:date="2026-10-23T09:00:00Z">
        <w:r>
          <w:delText xml:space="preserve">Gambar 4</w:delText>
        </w:r>
      </w:del>
      <w:ins w:id="3366" w:author="Claude" w:date="2026-10-23T09:00:00Z">
        <w:r>
          <w:t xml:space="preserve">Gambar 4.</w:t>
        </w:r>
      </w:ins>
      <w:r>
        <w:fldChar w:fldCharType="begin"/>
        <w:instrText xml:space="preserve"> SEQ Gambar_4. \* ARABIC </w:instrText>
        <w:fldChar w:fldCharType="separate"/>
      </w:r>
      <w:r>
        <w:rPr>
          <w:noProof/>
        </w:rPr>
        <w:t>20</w:t>
        <w:fldChar w:fldCharType="end"/>
      </w:r>
      <w:r>
        <w:t xml:space="preserve"> Diagram Alur Pemrosesan dan Ekstraksi Data Section</w:t>
      </w:r>
      <w:bookmarkEnd w:id="136"/>
    </w:p>
    <w:p w14:paraId="2F69B843" w14:textId="653FDBF3" w:rsidR="00860E3A" w:rsidRPr="00860E3A" w:rsidRDefault="00860E3A" w:rsidP="00860E3A">
      <w:pPr>
        <w:rPr>
          <w:lang w:val="id-ID"/>
        </w:rPr>
      </w:pPr>
      <w:r>
        <w:rPr>
          <w:lang w:val="id-ID"/>
        </w:rPr>
        <w:t>Berdasarkan Gambar 4.20, pemrosesan Section 1 melibatkan tiga komponen. Foto dari peramban diteruskan Laravel ke skrip Python, yang mengolah citra dengan OpenCV, membaca header menggunakan model Qwen2.5-VL melalui Ollama, lalu memeriksa struktur jawaban model menggunakan Pydantic. Laravel kemudian mencocokkan kode mesin dan nama operator ke data master, sedangkan tanggal, shift, speed, dan size langsung diisikan ke formulir. Hasil akhirnya dikembalikan ke peramban sebagai isian formulir beserta lencana statusnya.</w:t>
      </w:r>
    </w:p>
    <w:p w14:paraId="48C34D21" w14:textId="4495E26F" w:rsidR="001B3334" w:rsidRDefault="001B3334" w:rsidP="001B3334">
      <w:pPr>
        <w:pStyle w:val="BodyText"/>
        <w:keepNext/>
        <w:spacing w:before="120"/>
        <w:ind w:firstLine="0"/>
        <w:rPr>
          <w:b/>
          <w:bCs/>
        </w:rPr>
      </w:pPr>
      <w:r>
        <w:rPr>
          <w:b/>
          <w:bCs/>
        </w:rPr>
        <w:lastRenderedPageBreak/>
        <w:t>Section 2: Tabel Waktu Tidak Produktif</w:t>
      </w:r>
    </w:p>
    <w:p w14:paraId="322D68AD" w14:textId="3A8B2F13" w:rsidR="000F61C7" w:rsidRDefault="000F61C7" w:rsidP="000F61C7">
      <w:r>
        <w:t>Section 2 membaca tabel waktu tidak produktif, yang memerlukan pemotongan area dan penandaan tiga titik sudut oleh petugas sebelum gambar dibaca. Kedua langkah tersebut ditunjukkan pada Gambar 4.21.</w:t>
      </w:r>
    </w:p>
    <w:p w14:paraId="29CE7065" w14:textId="61A31757" w:rsidR="00710428" w:rsidRPr="00354D04" w:rsidRDefault="00710428" w:rsidP="00A04F93">
      <w:r>
        <w:rPr>
          <w:noProof/>
        </w:rPr>
        <w:drawing>
          <wp:inline distT="0" distB="0" distL="0" distR="0" wp14:anchorId="6E360799" wp14:editId="69F32570">
            <wp:extent cx="5174211" cy="2447925"/>
            <wp:effectExtent l="0" t="0" r="7620" b="0"/>
            <wp:docPr id="19002203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14266" cy="2466875"/>
                    </a:xfrm>
                    <a:prstGeom prst="rect">
                      <a:avLst/>
                    </a:prstGeom>
                    <a:noFill/>
                    <a:ln>
                      <a:noFill/>
                    </a:ln>
                  </pic:spPr>
                </pic:pic>
              </a:graphicData>
            </a:graphic>
          </wp:inline>
        </w:drawing>
      </w:r>
    </w:p>
    <w:p w14:paraId="76EF0BFD" w14:textId="77777777" w:rsidR="00F7127D" w:rsidRDefault="00710428" w:rsidP="00F7127D">
      <w:pPr>
        <w:keepNext/>
      </w:pPr>
      <w:r>
        <w:rPr>
          <w:noProof/>
        </w:rPr>
        <w:drawing>
          <wp:inline distT="0" distB="0" distL="0" distR="0" wp14:anchorId="71E8B8B1" wp14:editId="3F50125F">
            <wp:extent cx="5238609" cy="2495550"/>
            <wp:effectExtent l="0" t="0" r="635" b="0"/>
            <wp:docPr id="18906792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38609" cy="2495550"/>
                    </a:xfrm>
                    <a:prstGeom prst="rect">
                      <a:avLst/>
                    </a:prstGeom>
                    <a:noFill/>
                    <a:ln>
                      <a:noFill/>
                    </a:ln>
                  </pic:spPr>
                </pic:pic>
              </a:graphicData>
            </a:graphic>
          </wp:inline>
        </w:drawing>
      </w:r>
    </w:p>
    <w:p w14:paraId="219A76D6" w14:textId="7B649D6B" w:rsidR="00710428" w:rsidRPr="00354D04" w:rsidRDefault="00F7127D" w:rsidP="00F7127D">
      <w:pPr>
        <w:pStyle w:val="Caption"/>
      </w:pPr>
      <w:bookmarkStart w:id="137" w:name="_Toc242095379"/>
      <w:r>
        <w:t>Gambar 4.</w:t>
        <w:fldChar w:fldCharType="begin"/>
        <w:instrText xml:space="preserve"> SEQ Gambar_4. \* ARABIC </w:instrText>
        <w:fldChar w:fldCharType="separate"/>
      </w:r>
      <w:r>
        <w:rPr>
          <w:noProof/>
        </w:rPr>
        <w:t>21</w:t>
        <w:fldChar w:fldCharType="end"/>
      </w:r>
      <w:r>
        <w:t xml:space="preserve"> Proses crop area grid dan penandaan tiga titik sudut pada tahap pengambilan foto Section 2.</w:t>
      </w:r>
      <w:bookmarkEnd w:id="137"/>
    </w:p>
    <w:p w14:paraId="403BA561" w14:textId="77777777" w:rsidR="001B3334" w:rsidRDefault="001B3334" w:rsidP="001B3334">
      <w:r>
        <w:t>Section 2 menangani bagian formulir dengan kompleksitas tertinggi, yaitu tabel waktu tidak produktif yang terbagi ke dalam kotak-kotak berinterval 10 menit, dengan total 48 kotak untuk satu shift kerja 8 jam. Alur kerja pada bagian ini dirancang secara bertahap:</w:t>
      </w:r>
    </w:p>
    <w:p w14:paraId="4B4463DA" w14:textId="77777777" w:rsidR="001B3334" w:rsidRDefault="001B3334">
      <w:pPr>
        <w:pStyle w:val="ListParagraph"/>
        <w:numPr>
          <w:ilvl w:val="0"/>
          <w:numId w:val="25"/>
        </w:numPr>
      </w:pPr>
      <w:r>
        <w:rPr>
          <w:b/>
          <w:bCs/>
        </w:rPr>
        <w:t>Penguncian bersyarat.</w:t>
      </w:r>
      <w:r>
        <w:t xml:space="preserve"> Tombol “Ambil Foto Grid Downtime” dan “Ambil File” pada Section 2 tidak dapat digunakan (</w:t>
      </w:r>
      <w:r>
        <w:rPr>
          <w:i/>
          <w:iCs/>
        </w:rPr>
        <w:t>disabled</w:t>
      </w:r>
      <w:r>
        <w:t xml:space="preserve">) hingga nilai shift pada </w:t>
        <w:lastRenderedPageBreak/>
        <w:t xml:space="preserve">Section 1 terisi. Mekanisme ini mencegah kesalahan pemetaan rentang jam kerja, karena setiap shift memiliki rentang jam yang berbeda, yaitu Shift 1 pukul 07.00–15.00, Shift 2 pukul 15.00–23.00, dan Shift 3 pukul 23.00–07.00.</w:t>
      </w:r>
    </w:p>
    <w:p w14:paraId="19B77538" w14:textId="386D1F83" w:rsidR="001B3334" w:rsidRDefault="001B3334">
      <w:pPr>
        <w:pStyle w:val="ListParagraph"/>
        <w:numPr>
          <w:ilvl w:val="0"/>
          <w:numId w:val="25"/>
        </w:numPr>
      </w:pPr>
      <w:r>
        <w:rPr>
          <w:b/>
          <w:bCs/>
        </w:rPr>
        <w:t>Pilihan sumber gambar.</w:t>
      </w:r>
      <w:r>
        <w:t xml:space="preserve"> Sama seperti Section 1, petugas dapat memotret tabel langsung melalui kamera atau memilih berkas foto dari penyimpanan perangkat.</w:t>
      </w:r>
    </w:p>
    <w:p w14:paraId="2E18A2B6" w14:textId="412F2969" w:rsidR="001B3334" w:rsidRDefault="001B3334">
      <w:pPr>
        <w:pStyle w:val="ListParagraph"/>
        <w:numPr>
          <w:ilvl w:val="0"/>
          <w:numId w:val="25"/>
        </w:numPr>
      </w:pPr>
      <w:r>
        <w:rPr>
          <w:b/>
          <w:bCs/>
        </w:rPr>
        <w:t>Pemotongan area tabel.</w:t>
      </w:r>
      <w:r>
        <w:t xml:space="preserve"> Setelah gambar diterima, sistem menampilkan kanvas interaktif layar penuh (Gambar 4.21 kiri) untuk memotong area tabel dari latar belakang. Karena tabel pada kertas membentang horizontal, sistem menahan proses apabila ponsel dalam posisi tegak (</w:t>
      </w:r>
      <w:r>
        <w:rPr>
          <w:i/>
          <w:iCs/>
        </w:rPr>
        <w:t>portrait</w:t>
      </w:r>
      <w:r>
        <w:t>) dan menampilkan animasi yang meminta petugas memiringkan ponsel ke posisi mendatar (</w:t>
      </w:r>
      <w:r>
        <w:rPr>
          <w:i/>
          <w:iCs/>
        </w:rPr>
        <w:t>landscape</w:t>
      </w:r>
      <w:r>
        <w:t>). Kanvas ini mendukung gestur sentuh seperti menggeser (</w:t>
      </w:r>
      <w:r>
        <w:rPr>
          <w:i/>
          <w:iCs/>
        </w:rPr>
        <w:t>pan</w:t>
      </w:r>
      <w:r>
        <w:t>) dan mencubit untuk memperbesar (</w:t>
      </w:r>
      <w:r>
        <w:rPr>
          <w:i/>
          <w:iCs/>
        </w:rPr>
        <w:t>pinch-to-zoom</w:t>
      </w:r>
      <w:r>
        <w:t xml:space="preserve">), yang diaktifkan dengan properti CSS </w:t>
      </w:r>
      <w:r>
        <w:rPr>
          <w:rStyle w:val="VerbatimChar"/>
        </w:rPr>
        <w:t>touch-action: none</w:t>
      </w:r>
      <w:r>
        <w:t>, sehingga area tabel dapat dipilih dengan tepat menggunakan jari.</w:t>
      </w:r>
    </w:p>
    <w:p w14:paraId="1C03AEA1" w14:textId="48CE096B" w:rsidR="00BD5972" w:rsidRDefault="001B3334">
      <w:pPr>
        <w:pStyle w:val="ListParagraph"/>
        <w:numPr>
          <w:ilvl w:val="0"/>
          <w:numId w:val="25"/>
        </w:numPr>
      </w:pPr>
      <w:r>
        <w:rPr>
          <w:b/>
          <w:bCs/>
        </w:rPr>
        <w:t>Penandaan tiga titik sudut.</w:t>
      </w:r>
      <w:r>
        <w:t xml:space="preserve"> Setelah pemotongan, petugas menandai tiga titik sudut baris tabel, yaitu kiri-atas, kanan-atas, dan kanan-bawah (Gambar 4.21 kanan). Berdasarkan ketiga titik ini, sistem menghitung matriks transformasi affine berukuran 2×3 sebagaimana dijelaskan pada Subbab 3.1.9, lalu meluruskan gambar sehingga rotasi dan kemiringan tabel terkoreksi dan baris tabel menjadi lurus sebelum dibaca per kotak.</w:t>
      </w:r>
    </w:p>
    <w:p w14:paraId="2AF42D53" w14:textId="19F543A7" w:rsidR="001B3334" w:rsidRDefault="001B3334">
      <w:pPr>
        <w:pStyle w:val="Compact"/>
        <w:numPr>
          <w:ilvl w:val="0"/>
          <w:numId w:val="20"/>
        </w:numPr>
      </w:pPr>
      <w:r>
        <w:rPr>
          <w:b/>
          <w:bCs/>
        </w:rPr>
        <w:t>Pemeriksaan kotak kosong.</w:t>
      </w:r>
      <w:r>
        <w:t xml:space="preserve"> Tabel yang telah diluruskan dipotong menjadi kotak-kotak 10 menit. Sebelum setiap kotak dikirim ke model AI, sistem memeriksa proporsi piksel gelap di dalamnya (Subbab 3.1.9). Piksel dianggap gelap apabila intensitasnya di bawah 150 pada skala 0–255, dan kotak dengan proporsi piksel gelap di bawah 0,020 (2%) dianggap kosong. Kedua nilai tersebut ditentukan secara empiris melalui uji coba pada foto formulir aktual. Kotak yang kosong langsung dilewati, sehingga pemanggilan model AI hanya dilakukan untuk kotak yang berisi tulisan operator. Pemeriksaan ini ditambahkan untuk mengurangi waktu </w:t>
        <w:lastRenderedPageBreak/>
        <w:t>pemrosesan yang sebelumnya cukup lama, sebagaimana dibahas pada Subbab 4.4.3.</w:t>
      </w:r>
    </w:p>
    <w:p w14:paraId="58EF794A" w14:textId="06595AD0" w:rsidR="00BD5972" w:rsidRDefault="00BD5972" w:rsidP="00BD5972">
      <w:r>
        <w:t xml:space="preserve">Kode penyebab yang terbaca pada setiap kotak kemudian dikonversi ke kode resmi basis data menggunakan aturan tetap, tanpa perlu meminta model AI menafsirkan deskripsi penyebab. Aturan konversi tersebut disajikan pada Tabel 4.</w:t>
      </w:r>
      <w:del w:id="3391" w:author="Claude" w:date="2026-10-23T09:00:00Z">
        <w:r>
          <w:delText xml:space="preserve">16</w:delText>
        </w:r>
      </w:del>
      <w:ins w:id="3392" w:author="Claude" w:date="2026-10-23T09:00:00Z">
        <w:r>
          <w:t xml:space="preserve">23</w:t>
        </w:r>
      </w:ins>
      <w:r>
        <w:t xml:space="preserve">.</w:t>
      </w:r>
    </w:p>
    <w:p w14:paraId="23F6BCBC" w14:textId="77777777" w:rsidR="001B3334" w:rsidRDefault="001B3334" w:rsidP="00BD5972">
      <w:pPr>
        <w:ind w:firstLine="0"/>
      </w:pPr>
    </w:p>
    <w:tbl>
      <w:tblPr>
        <w:tblStyle w:val="TableGrid"/>
        <w:tblW w:w="0" w:type="auto"/>
        <w:tblLook w:val="04A0" w:firstRow="1" w:lastRow="0" w:firstColumn="1" w:lastColumn="0" w:noHBand="0" w:noVBand="1"/>
      </w:tblPr>
      <w:tblGrid>
        <w:gridCol w:w="1129"/>
        <w:gridCol w:w="1048"/>
        <w:gridCol w:w="1203"/>
        <w:gridCol w:w="1262"/>
        <w:gridCol w:w="1336"/>
        <w:gridCol w:w="1949"/>
      </w:tblGrid>
      <w:tr w:rsidR="001B3334" w14:paraId="36F469F7" w14:textId="77777777" w:rsidTr="00885700">
        <w:tc>
          <w:tcPr>
            <w:tcW w:w="1129" w:type="dxa"/>
            <w:shd w:val="clear" w:color="auto" w:fill="D0CECE" w:themeFill="background2" w:themeFillShade="E6"/>
          </w:tcPr>
          <w:p w14:paraId="6BB09374" w14:textId="77777777" w:rsidR="001B3334" w:rsidRPr="00885700" w:rsidRDefault="001B3334" w:rsidP="00582122">
            <w:pPr>
              <w:ind w:firstLine="0"/>
              <w:rPr>
                <w:b/>
                <w:bCs/>
              </w:rPr>
            </w:pPr>
            <w:r>
              <w:rPr>
                <w:b/>
                <w:bCs/>
              </w:rPr>
              <w:t>Kode di Kertas</w:t>
            </w:r>
          </w:p>
        </w:tc>
        <w:tc>
          <w:tcPr>
            <w:tcW w:w="1048" w:type="dxa"/>
            <w:shd w:val="clear" w:color="auto" w:fill="D0CECE" w:themeFill="background2" w:themeFillShade="E6"/>
          </w:tcPr>
          <w:p w14:paraId="7015AA2C" w14:textId="77777777" w:rsidR="001B3334" w:rsidRPr="00885700" w:rsidRDefault="001B3334" w:rsidP="00582122">
            <w:pPr>
              <w:ind w:firstLine="0"/>
              <w:rPr>
                <w:b/>
                <w:bCs/>
              </w:rPr>
            </w:pPr>
            <w:r>
              <w:rPr>
                <w:b/>
                <w:bCs/>
              </w:rPr>
              <w:t>Contoh</w:t>
            </w:r>
          </w:p>
        </w:tc>
        <w:tc>
          <w:tcPr>
            <w:tcW w:w="1203" w:type="dxa"/>
            <w:shd w:val="clear" w:color="auto" w:fill="D0CECE" w:themeFill="background2" w:themeFillShade="E6"/>
          </w:tcPr>
          <w:p w14:paraId="0A2E3C85" w14:textId="77777777" w:rsidR="001B3334" w:rsidRPr="00885700" w:rsidRDefault="001B3334" w:rsidP="00582122">
            <w:pPr>
              <w:ind w:firstLine="0"/>
              <w:rPr>
                <w:b/>
                <w:bCs/>
              </w:rPr>
            </w:pPr>
            <w:r>
              <w:rPr>
                <w:b/>
                <w:bCs/>
              </w:rPr>
              <w:t>Status</w:t>
            </w:r>
          </w:p>
        </w:tc>
        <w:tc>
          <w:tcPr>
            <w:tcW w:w="1262" w:type="dxa"/>
            <w:shd w:val="clear" w:color="auto" w:fill="D0CECE" w:themeFill="background2" w:themeFillShade="E6"/>
          </w:tcPr>
          <w:p w14:paraId="2AD46866" w14:textId="28FC6105" w:rsidR="001B3334" w:rsidRPr="00885700" w:rsidRDefault="00885700" w:rsidP="00582122">
            <w:pPr>
              <w:ind w:firstLine="0"/>
              <w:rPr>
                <w:b/>
                <w:bCs/>
              </w:rPr>
            </w:pPr>
            <w:r>
              <w:rPr>
                <w:b/>
                <w:bCs/>
              </w:rPr>
              <w:t>Problem Code</w:t>
            </w:r>
          </w:p>
        </w:tc>
        <w:tc>
          <w:tcPr>
            <w:tcW w:w="1336" w:type="dxa"/>
            <w:shd w:val="clear" w:color="auto" w:fill="D0CECE" w:themeFill="background2" w:themeFillShade="E6"/>
          </w:tcPr>
          <w:p w14:paraId="31B5DFBB" w14:textId="77777777" w:rsidR="001B3334" w:rsidRPr="00885700" w:rsidRDefault="001B3334" w:rsidP="00582122">
            <w:pPr>
              <w:ind w:firstLine="0"/>
              <w:rPr>
                <w:b/>
                <w:bCs/>
              </w:rPr>
            </w:pPr>
            <w:r>
              <w:rPr>
                <w:b/>
                <w:bCs/>
              </w:rPr>
              <w:t>Problem CodeD</w:t>
            </w:r>
          </w:p>
        </w:tc>
        <w:tc>
          <w:tcPr>
            <w:tcW w:w="1949" w:type="dxa"/>
            <w:shd w:val="clear" w:color="auto" w:fill="D0CECE" w:themeFill="background2" w:themeFillShade="E6"/>
          </w:tcPr>
          <w:p w14:paraId="2954D822" w14:textId="77777777" w:rsidR="001B3334" w:rsidRPr="00885700" w:rsidRDefault="001B3334" w:rsidP="00582122">
            <w:pPr>
              <w:ind w:firstLine="0"/>
              <w:rPr>
                <w:b/>
                <w:bCs/>
              </w:rPr>
            </w:pPr>
            <w:r>
              <w:rPr>
                <w:b/>
                <w:bCs/>
              </w:rPr>
              <w:t>Keterangan</w:t>
            </w:r>
          </w:p>
        </w:tc>
      </w:tr>
      <w:tr w:rsidR="001B3334" w14:paraId="5912FBA8" w14:textId="77777777" w:rsidTr="00582122">
        <w:tc>
          <w:tcPr>
            <w:tcW w:w="1129" w:type="dxa"/>
          </w:tcPr>
          <w:p w14:paraId="59920BDC" w14:textId="77777777" w:rsidR="001B3334" w:rsidRDefault="001B3334" w:rsidP="00582122">
            <w:pPr>
              <w:ind w:firstLine="0"/>
            </w:pPr>
            <w:r>
              <w:t>0</w:t>
            </w:r>
          </w:p>
        </w:tc>
        <w:tc>
          <w:tcPr>
            <w:tcW w:w="1048" w:type="dxa"/>
          </w:tcPr>
          <w:p w14:paraId="52DDDCAC" w14:textId="77777777" w:rsidR="001B3334" w:rsidRDefault="001B3334" w:rsidP="00582122">
            <w:pPr>
              <w:ind w:firstLine="0"/>
            </w:pPr>
            <w:r>
              <w:t>0</w:t>
            </w:r>
          </w:p>
        </w:tc>
        <w:tc>
          <w:tcPr>
            <w:tcW w:w="1203" w:type="dxa"/>
          </w:tcPr>
          <w:p w14:paraId="2467A5F3" w14:textId="77777777" w:rsidR="001B3334" w:rsidRDefault="001B3334" w:rsidP="00582122">
            <w:pPr>
              <w:ind w:firstLine="0"/>
            </w:pPr>
            <w:r>
              <w:t>Diabaikan</w:t>
            </w:r>
          </w:p>
        </w:tc>
        <w:tc>
          <w:tcPr>
            <w:tcW w:w="1262" w:type="dxa"/>
          </w:tcPr>
          <w:p w14:paraId="37563198" w14:textId="77777777" w:rsidR="001B3334" w:rsidRDefault="001B3334" w:rsidP="00582122">
            <w:pPr>
              <w:ind w:firstLine="0"/>
            </w:pPr>
            <w:r>
              <w:t>-</w:t>
            </w:r>
          </w:p>
        </w:tc>
        <w:tc>
          <w:tcPr>
            <w:tcW w:w="1336" w:type="dxa"/>
          </w:tcPr>
          <w:p w14:paraId="00B977A7" w14:textId="77777777" w:rsidR="001B3334" w:rsidRDefault="001B3334" w:rsidP="00582122">
            <w:pPr>
              <w:ind w:firstLine="0"/>
            </w:pPr>
            <w:r>
              <w:t>-</w:t>
            </w:r>
          </w:p>
        </w:tc>
        <w:tc>
          <w:tcPr>
            <w:tcW w:w="1949" w:type="dxa"/>
          </w:tcPr>
          <w:p w14:paraId="662FF691" w14:textId="77777777" w:rsidR="001B3334" w:rsidRDefault="001B3334" w:rsidP="00582122">
            <w:pPr>
              <w:ind w:firstLine="0"/>
            </w:pPr>
            <w:r>
              <w:t xml:space="preserve">Mesin beroperasi normal, tidak dicatat sebagai </w:t>
            </w:r>
            <w:r>
              <w:rPr>
                <w:i/>
                <w:iCs/>
              </w:rPr>
              <w:t>downtime</w:t>
            </w:r>
          </w:p>
        </w:tc>
      </w:tr>
      <w:tr w:rsidR="001B3334" w14:paraId="3AB5266A" w14:textId="77777777" w:rsidTr="00582122">
        <w:tc>
          <w:tcPr>
            <w:tcW w:w="1129" w:type="dxa"/>
          </w:tcPr>
          <w:p w14:paraId="484D3F50" w14:textId="77777777" w:rsidR="001B3334" w:rsidRDefault="001B3334" w:rsidP="00582122">
            <w:pPr>
              <w:ind w:firstLine="0"/>
            </w:pPr>
            <w:r>
              <w:t>[1-7],[a-o]</w:t>
            </w:r>
          </w:p>
        </w:tc>
        <w:tc>
          <w:tcPr>
            <w:tcW w:w="1048" w:type="dxa"/>
          </w:tcPr>
          <w:p w14:paraId="5682AD63" w14:textId="77777777" w:rsidR="001B3334" w:rsidRDefault="001B3334" w:rsidP="00582122">
            <w:pPr>
              <w:ind w:firstLine="0"/>
            </w:pPr>
            <w:r>
              <w:t>1a, 3c</w:t>
            </w:r>
          </w:p>
        </w:tc>
        <w:tc>
          <w:tcPr>
            <w:tcW w:w="1203" w:type="dxa"/>
          </w:tcPr>
          <w:p w14:paraId="6E429A2F" w14:textId="77777777" w:rsidR="001B3334" w:rsidRDefault="001B3334" w:rsidP="00582122">
            <w:pPr>
              <w:ind w:firstLine="0"/>
            </w:pPr>
            <w:r>
              <w:t>Dicatat</w:t>
            </w:r>
          </w:p>
        </w:tc>
        <w:tc>
          <w:tcPr>
            <w:tcW w:w="1262" w:type="dxa"/>
          </w:tcPr>
          <w:p w14:paraId="0C21FA82" w14:textId="77777777" w:rsidR="001B3334" w:rsidRDefault="001B3334" w:rsidP="00582122">
            <w:pPr>
              <w:ind w:firstLine="0"/>
            </w:pPr>
            <w:r>
              <w:t>D01-D07</w:t>
            </w:r>
          </w:p>
          <w:p w14:paraId="0E940367" w14:textId="77777777" w:rsidR="001B3334" w:rsidRDefault="001B3334" w:rsidP="00582122">
            <w:pPr>
              <w:ind w:firstLine="0"/>
            </w:pPr>
            <w:r>
              <w:t>(sesuai angka)</w:t>
            </w:r>
          </w:p>
        </w:tc>
        <w:tc>
          <w:tcPr>
            <w:tcW w:w="1336" w:type="dxa"/>
          </w:tcPr>
          <w:p w14:paraId="5F534668" w14:textId="77777777" w:rsidR="001B3334" w:rsidRDefault="001B3334" w:rsidP="00582122">
            <w:pPr>
              <w:ind w:firstLine="0"/>
            </w:pPr>
            <w:r>
              <w:t>Urutan huruf (a → 01, b → 02, dan seterusnya)</w:t>
            </w:r>
          </w:p>
        </w:tc>
        <w:tc>
          <w:tcPr>
            <w:tcW w:w="1949" w:type="dxa"/>
          </w:tcPr>
          <w:p w14:paraId="18C0E245" w14:textId="77777777" w:rsidR="001B3334" w:rsidRDefault="001B3334" w:rsidP="00582122">
            <w:pPr>
              <w:ind w:firstLine="0"/>
            </w:pPr>
            <w:r>
              <w:t>Dikonversi langsung berdasarkan posisi angka dan huruf</w:t>
            </w:r>
          </w:p>
        </w:tc>
      </w:tr>
      <w:tr w:rsidR="001B3334" w14:paraId="6E1DD4D4" w14:textId="77777777" w:rsidTr="00582122">
        <w:tc>
          <w:tcPr>
            <w:tcW w:w="1129" w:type="dxa"/>
          </w:tcPr>
          <w:p w14:paraId="528F96EF" w14:textId="77777777" w:rsidR="001B3334" w:rsidRDefault="001B3334" w:rsidP="00582122">
            <w:pPr>
              <w:ind w:firstLine="0"/>
            </w:pPr>
            <w:r>
              <w:t>x</w:t>
            </w:r>
          </w:p>
        </w:tc>
        <w:tc>
          <w:tcPr>
            <w:tcW w:w="1048" w:type="dxa"/>
          </w:tcPr>
          <w:p w14:paraId="699E3446" w14:textId="77777777" w:rsidR="001B3334" w:rsidRDefault="001B3334" w:rsidP="00582122">
            <w:pPr>
              <w:ind w:firstLine="0"/>
            </w:pPr>
            <w:r>
              <w:t>x</w:t>
            </w:r>
          </w:p>
        </w:tc>
        <w:tc>
          <w:tcPr>
            <w:tcW w:w="1203" w:type="dxa"/>
          </w:tcPr>
          <w:p w14:paraId="75485F62" w14:textId="77777777" w:rsidR="001B3334" w:rsidRDefault="001B3334" w:rsidP="00582122">
            <w:pPr>
              <w:ind w:firstLine="0"/>
            </w:pPr>
            <w:r>
              <w:t>Penutup rentang</w:t>
            </w:r>
          </w:p>
        </w:tc>
        <w:tc>
          <w:tcPr>
            <w:tcW w:w="1262" w:type="dxa"/>
          </w:tcPr>
          <w:p w14:paraId="74801966" w14:textId="77777777" w:rsidR="001B3334" w:rsidRDefault="001B3334" w:rsidP="00582122">
            <w:pPr>
              <w:ind w:firstLine="0"/>
            </w:pPr>
            <w:r>
              <w:t>Mengikuti kode awal</w:t>
            </w:r>
          </w:p>
        </w:tc>
        <w:tc>
          <w:tcPr>
            <w:tcW w:w="1336" w:type="dxa"/>
          </w:tcPr>
          <w:p w14:paraId="715B6659" w14:textId="425636C9" w:rsidR="001B3334" w:rsidRDefault="001B3334" w:rsidP="00582122">
            <w:pPr>
              <w:ind w:firstLine="0"/>
            </w:pPr>
            <w:r>
              <w:t xml:space="preserve">Mengikuti  kode awal</w:t>
            </w:r>
          </w:p>
        </w:tc>
        <w:tc>
          <w:tcPr>
            <w:tcW w:w="1949" w:type="dxa"/>
          </w:tcPr>
          <w:p w14:paraId="5A724DC1" w14:textId="77777777" w:rsidR="001B3334" w:rsidRDefault="001B3334" w:rsidP="00582122">
            <w:pPr>
              <w:keepNext/>
              <w:ind w:firstLine="0"/>
            </w:pPr>
            <w:r>
              <w:t>Menutup rentang masalah panjang yang dimulai pada kotak sebelumnya tanpa menulis ulang kode</w:t>
            </w:r>
          </w:p>
        </w:tc>
      </w:tr>
    </w:tbl>
    <w:p w14:paraId="498BDD2F" w14:textId="746E5C0A" w:rsidR="001B3334" w:rsidRDefault="001B3334" w:rsidP="001B3334">
      <w:pPr>
        <w:pStyle w:val="Caption"/>
      </w:pPr>
      <w:bookmarkStart w:id="138" w:name="_Toc242095805"/>
      <w:r>
        <w:t>Tabel 4.</w:t>
        <w:fldChar w:fldCharType="begin"/>
        <w:instrText xml:space="preserve"> SEQ Tabel_4. \* ARABIC </w:instrText>
        <w:fldChar w:fldCharType="separate"/>
      </w:r>
      <w:del w:id="3375" w:author="Claude" w:date="2026-10-23T09:00:00Z">
        <w:r>
          <w:rPr>
            <w:noProof/>
          </w:rPr>
          <w:delText xml:space="preserve">16</w:delText>
        </w:r>
      </w:del>
      <w:ins w:id="3376" w:author="Claude" w:date="2026-10-23T09:00:00Z">
        <w:r>
          <w:rPr>
            <w:noProof/>
          </w:rPr>
          <w:t xml:space="preserve">23</w:t>
        </w:r>
      </w:ins>
      <w:r>
        <w:rPr>
          <w:noProof/>
        </w:rPr>
        <w:fldChar w:fldCharType="end"/>
      </w:r>
      <w:r>
        <w:t xml:space="preserve"> Aturan Konversi Kode Penyebab pada Formulir ke Basis Data</w:t>
      </w:r>
      <w:bookmarkEnd w:id="138"/>
    </w:p>
    <w:p w14:paraId="40E7F86C" w14:textId="77777777" w:rsidR="00BD5972" w:rsidRDefault="00BD5972" w:rsidP="00BD5972">
      <w:r>
        <w:t xml:space="preserve">Dengan aturan pada Tabel 4.</w:t>
      </w:r>
      <w:del w:id="3393" w:author="Claude" w:date="2026-10-23T09:00:00Z">
        <w:r>
          <w:delText xml:space="preserve">16</w:delText>
        </w:r>
      </w:del>
      <w:ins w:id="3394" w:author="Claude" w:date="2026-10-23T09:00:00Z">
        <w:r>
          <w:t xml:space="preserve">23</w:t>
        </w:r>
      </w:ins>
      <w:r>
        <w:t xml:space="preserve">, model AI cukup menyalin kode yang tertulis pada setiap kotak, sedangkan penentuan kode resmi dilakukan oleh program. Kode yang tidak terdaftar pada tabel master MFPROBLEM tidak langsung disimpan, melainkan ditandai untuk ditinjau petugas pada tahap berikutnya.</w:t>
      </w:r>
    </w:p>
    <w:p w14:paraId="172ADCD5" w14:textId="77777777" w:rsidR="00860E3A" w:rsidRDefault="00860E3A" w:rsidP="00860E3A">
      <w:pPr>
        <w:rPr>
          <w:lang w:val="id-ID"/>
        </w:rPr>
      </w:pPr>
      <w:r>
        <w:rPr>
          <w:lang w:val="id-ID"/>
        </w:rPr>
        <w:t>Keseluruhan alur pemrosesan Section 2, mulai dari pengambilan foto tabel hingga penyimpanan data ke basis data, ditunjukkan pada Gambar 4.22.</w:t>
      </w:r>
    </w:p>
    <w:p w14:paraId="66C37573" w14:textId="77777777" w:rsidR="00860E3A" w:rsidRDefault="00860E3A" w:rsidP="00860E3A">
      <w:pPr>
        <w:keepNext/>
        <w:jc w:val="center"/>
      </w:pPr>
      <w:r>
        <w:rPr>
          <w:noProof/>
        </w:rPr>
        <w:lastRenderedPageBreak/>
        <w:drawing>
          <wp:inline distT="0" distB="0" distL="0" distR="0" wp14:anchorId="22BDD138" wp14:editId="7EA4EB1F">
            <wp:extent cx="3897135" cy="6000750"/>
            <wp:effectExtent l="0" t="0" r="8255" b="0"/>
            <wp:docPr id="2121177234" name="Picture 2121177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22_Alur_Section_2.png"/>
                    <pic:cNvPicPr/>
                  </pic:nvPicPr>
                  <pic:blipFill>
                    <a:blip r:embed="rId51"/>
                    <a:stretch>
                      <a:fillRect/>
                    </a:stretch>
                  </pic:blipFill>
                  <pic:spPr>
                    <a:xfrm>
                      <a:off x="0" y="0"/>
                      <a:ext cx="3916952" cy="6031263"/>
                    </a:xfrm>
                    <a:prstGeom prst="rect">
                      <a:avLst/>
                    </a:prstGeom>
                  </pic:spPr>
                </pic:pic>
              </a:graphicData>
            </a:graphic>
          </wp:inline>
        </w:drawing>
      </w:r>
    </w:p>
    <w:p w14:paraId="6170D6A9" w14:textId="48B50A09" w:rsidR="00BD5972" w:rsidRDefault="00860E3A" w:rsidP="00860E3A">
      <w:pPr>
        <w:pStyle w:val="Caption"/>
      </w:pPr>
      <w:bookmarkStart w:id="139" w:name="_Toc242095380"/>
      <w:del w:id="3367" w:author="Claude" w:date="2026-10-23T09:00:00Z">
        <w:r>
          <w:delText xml:space="preserve">Gambar 4. </w:delText>
        </w:r>
      </w:del>
      <w:ins w:id="3368" w:author="Claude" w:date="2026-10-23T09:00:00Z">
        <w:r>
          <w:t xml:space="preserve">Gambar 4.</w:t>
        </w:r>
      </w:ins>
      <w:r>
        <w:fldChar w:fldCharType="begin"/>
        <w:instrText xml:space="preserve"> SEQ Gambar_4. \* ARABIC </w:instrText>
        <w:fldChar w:fldCharType="separate"/>
      </w:r>
      <w:r>
        <w:rPr>
          <w:noProof/>
        </w:rPr>
        <w:t>22</w:t>
        <w:fldChar w:fldCharType="end"/>
      </w:r>
      <w:r>
        <w:t xml:space="preserve"> Diagram Alur Pemrosesan dan Ekstraksi Tabel Waktu Tidak Produktif Section 2</w:t>
      </w:r>
      <w:bookmarkEnd w:id="139"/>
    </w:p>
    <w:p w14:paraId="1FABD82A" w14:textId="17DD037E" w:rsidR="00860E3A" w:rsidRPr="00860E3A" w:rsidRDefault="00860E3A" w:rsidP="00860E3A">
      <w:pPr>
        <w:rPr>
          <w:lang w:val="id-ID"/>
        </w:rPr>
      </w:pPr>
      <w:r>
        <w:rPr>
          <w:lang w:val="id-ID"/>
        </w:rPr>
        <w:t>Berdasarkan Gambar 4.22, pemotongan area dan penandaan tiga titik sudut dilakukan petugas di peramban, sedangkan pelurusan tabel, pemeriksaan kotak kosong, dan pembacaan kode oleh model AI dijalankan oleh skrip Python secara berulang untuk setiap kotak. Kotak yang dianggap kosong langsung dilewati tanpa memanggil model AI. Hasil bacaan kemudian dikonversi dan digabungkan oleh Laravel menjadi kejadian downtime, lalu ditampilkan pada tabel tinjauan sebelum disimpan, sebagaimana dijelaskan pada bagian berikut.</w:t>
      </w:r>
    </w:p>
    <w:p w14:paraId="15B130C3" w14:textId="77777777" w:rsidR="001B3334" w:rsidRDefault="001B3334" w:rsidP="001B3334">
      <w:pPr>
        <w:pStyle w:val="BodyText"/>
        <w:keepNext/>
        <w:spacing w:before="240"/>
        <w:ind w:firstLine="0"/>
        <w:rPr>
          <w:b/>
          <w:bCs/>
        </w:rPr>
      </w:pPr>
      <w:r>
        <w:rPr>
          <w:b/>
          <w:bCs/>
        </w:rPr>
        <w:lastRenderedPageBreak/>
        <w:t>Tinjauan Hasil Ekstraksi dan Penyimpanan Data</w:t>
      </w:r>
    </w:p>
    <w:p w14:paraId="5A682FDF" w14:textId="50B68A7D" w:rsidR="00BD5972" w:rsidRDefault="00BD5972" w:rsidP="00BD5972">
      <w:pPr>
        <w:pStyle w:val="BodyText"/>
      </w:pPr>
      <w:r>
        <w:t xml:space="preserve">Hasil ekstraksi Section 1 dan Section 2 kemudian digabungkan dan ditampilkan pada tabel tinjauan, sebagaimana ditunjukkan pada Gambar 4.23. Kotak-kotak berurutan dengan kode penyebab yang sama digabungkan menjadi satu kejadian </w:t>
      </w:r>
      <w:r>
        <w:rPr>
          <w:i/>
          <w:iCs/>
        </w:rPr>
        <w:t>downtime</w:t>
      </w:r>
      <w:r>
        <w:t xml:space="preserve"> lengkap dengan jam mulai, jam selesai, dan total durasi dalam menit.</w:t>
      </w:r>
    </w:p>
    <w:p w14:paraId="5ECF8683" w14:textId="77777777" w:rsidR="00BD5972" w:rsidRDefault="00BD5972" w:rsidP="001B3334">
      <w:pPr>
        <w:pStyle w:val="BodyText"/>
        <w:keepNext/>
        <w:spacing w:before="240"/>
        <w:ind w:firstLine="0"/>
      </w:pPr>
    </w:p>
    <w:p w14:paraId="7FFE30D5" w14:textId="4EDE8472" w:rsidR="00A554FB" w:rsidRDefault="00710428" w:rsidP="00A554FB">
      <w:pPr>
        <w:keepNext/>
      </w:pPr>
      <w:r>
        <w:rPr>
          <w:noProof/>
        </w:rPr>
        <w:drawing>
          <wp:inline distT="0" distB="0" distL="0" distR="0" wp14:anchorId="60832B5B" wp14:editId="4B3ED72A">
            <wp:extent cx="5039995" cy="2379345"/>
            <wp:effectExtent l="0" t="0" r="8255" b="1905"/>
            <wp:docPr id="11332220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48125" cy="2383183"/>
                    </a:xfrm>
                    <a:prstGeom prst="rect">
                      <a:avLst/>
                    </a:prstGeom>
                    <a:noFill/>
                    <a:ln>
                      <a:noFill/>
                    </a:ln>
                  </pic:spPr>
                </pic:pic>
              </a:graphicData>
            </a:graphic>
          </wp:inline>
        </w:drawing>
      </w:r>
    </w:p>
    <w:p w14:paraId="20765096" w14:textId="689B9D7F" w:rsidR="00354D04" w:rsidRDefault="00A554FB" w:rsidP="001B3334">
      <w:pPr>
        <w:pStyle w:val="Caption"/>
      </w:pPr>
      <w:bookmarkStart w:id="140" w:name="_Toc242095381"/>
      <w:r>
        <w:t>Gambar 4.</w:t>
        <w:fldChar w:fldCharType="begin"/>
        <w:instrText xml:space="preserve"> SEQ Gambar_4. \* ARABIC </w:instrText>
        <w:fldChar w:fldCharType="separate"/>
      </w:r>
      <w:r>
        <w:rPr>
          <w:noProof/>
        </w:rPr>
        <w:t>23</w:t>
        <w:fldChar w:fldCharType="end"/>
      </w:r>
      <w:r>
        <w:t xml:space="preserve"> Tabel tinjauan (review) hasil ekstraksi AI sebelum data disimpan, lengkap dengan penanda “Perlu Review”</w:t>
      </w:r>
      <w:bookmarkEnd w:id="140"/>
    </w:p>
    <w:p w14:paraId="0C3FFED1" w14:textId="5D54371F" w:rsidR="00BD5972" w:rsidRDefault="00BD5972" w:rsidP="00BD5972">
      <w:r>
        <w:t>Sebelum data disimpan, petugas memeriksa hasil tersebut melalui tiga mekanisme berikut:</w:t>
      </w:r>
    </w:p>
    <w:p w14:paraId="0E1F4902" w14:textId="77777777" w:rsidR="00BD5972" w:rsidRDefault="00BD5972">
      <w:pPr>
        <w:pStyle w:val="Compact"/>
        <w:numPr>
          <w:ilvl w:val="0"/>
          <w:numId w:val="43"/>
        </w:numPr>
      </w:pPr>
      <w:r>
        <w:rPr>
          <w:b/>
          <w:bCs/>
        </w:rPr>
        <w:t>Penandaan baris yang perlu diperiksa.</w:t>
      </w:r>
      <w:r>
        <w:t xml:space="preserve"> Baris dengan hasil pembacaan yang meragukan, kode penyebab yang tidak terdaftar pada tabel master ACPIRM.dbo.MFPROBLEM, atau rentang waktu yang tidak wajar diberi penanda “Perlu Review” beserta alasannya.</w:t>
      </w:r>
    </w:p>
    <w:p w14:paraId="6140843A" w14:textId="77777777" w:rsidR="00BD5972" w:rsidRDefault="00BD5972">
      <w:pPr>
        <w:pStyle w:val="Compact"/>
        <w:numPr>
          <w:ilvl w:val="0"/>
          <w:numId w:val="43"/>
        </w:numPr>
      </w:pPr>
      <w:r>
        <w:rPr>
          <w:b/>
          <w:bCs/>
        </w:rPr>
        <w:t>Koreksi langsung.</w:t>
      </w:r>
      <w:r>
        <w:t xml:space="preserve"> Petugas dapat mengubah nilai secara langsung, memilih ulang kategori penyebab dari </w:t>
      </w:r>
      <w:r>
        <w:rPr>
          <w:i/>
          <w:iCs/>
        </w:rPr>
        <w:t>dropdown</w:t>
      </w:r>
      <w:r>
        <w:t>, menghapus baris yang tidak relevan, atau menambahkan baris melalui tombol “+ Tambah Baris Manual” apabila ada catatan yang terlewat oleh pembacaan otomatis.</w:t>
      </w:r>
    </w:p>
    <w:p w14:paraId="031D8F3F" w14:textId="77777777" w:rsidR="00BD5972" w:rsidRDefault="00BD5972">
      <w:pPr>
        <w:pStyle w:val="Compact"/>
        <w:numPr>
          <w:ilvl w:val="0"/>
          <w:numId w:val="43"/>
        </w:numPr>
      </w:pPr>
      <w:r>
        <w:rPr>
          <w:b/>
          <w:bCs/>
        </w:rPr>
        <w:t>Penyimpanan dalam satu transaksi.</w:t>
      </w:r>
      <w:r>
        <w:t xml:space="preserve"> Setelah seluruh data diperiksa, tombol “Simpan Semua” menyimpan seluruh baris ke tabel ACPIRM.dbo.MFDOWNTIME di dalam satu transaksi basis data dengan </w:t>
        <w:lastRenderedPageBreak/>
        <w:t>penguncian nomor transaksi yang dijelaskan pada Subbab 4.3.2. Dengan demikian, seluruh baris tersimpan bersamaan atau tidak sama sekali, dan setiap baris memperoleh nomor transaksi yang berbeda.</w:t>
      </w:r>
    </w:p>
    <w:p w14:paraId="3DB5EACC" w14:textId="5ED5E574" w:rsidR="001B3334" w:rsidRDefault="00BD5972" w:rsidP="00BD5972">
      <w:r>
        <w:t>Keterlibatan petugas pada tahap tinjauan ini merupakan bagian yang disengaja dari rancangan sistem, dan dibahas lebih lanjut pada Subbab 4.4.4.</w:t>
      </w:r>
    </w:p>
    <w:p>
      <w:pPr>
        <w:pStyle w:val="BodyText"/>
        <w:keepNext/>
        <w:spacing w:before="120"/>
        <w:ind w:firstLine="0"/>
        <w:rPr>
          <w:ins w:id="2451" w:author="Claude" w:date="2026-10-23T09:00:00Z"/>
        </w:rPr>
      </w:pPr>
      <w:ins w:id="2452" w:author="Claude" w:date="2026-10-23T09:00:00Z">
        <w:r>
          <w:rPr>
            <w:b/>
            <w:bCs/>
          </w:rPr>
          <w:t xml:space="preserve">Eksplorasi Lanjutan Pembaca Tulisan Tangan (Iterasi IV)</w:t>
        </w:r>
      </w:ins>
    </w:p>
    <w:p>
      <w:pPr>
        <w:rPr>
          <w:ins w:id="2453" w:author="Claude" w:date="2026-10-23T09:00:00Z"/>
        </w:rPr>
      </w:pPr>
      <w:ins w:id="2454" w:author="Claude" w:date="2026-10-23T09:00:00Z">
        <w:r>
          <w:t xml:space="preserve">Implementasi awal sudah dapat digunakan, tetapi memiliki tiga kelemahan. Petugas harus memotret dua kali dan menandai tiga titik sudut, Qwen2.5-VL memerlukan GPU dengan memori sekitar 6 GB, dan hasil bacaan model dapat berubah antarpercobaan serta sesekali berada di luar format kode. Untuk mencari pendekatan yang lebih baik, dilakukan enam eksplorasi yang dinilai terhadap kunci jawaban yang sama, yaitu isi setiap kotak pada 12 foto close-up tabel dan 7 foto seluruh halaman dari dua lembar formulir. Ringkasan pendekatan dan hasilnya disajikan pada Tabel 4.24.</w:t>
        </w:r>
      </w:ins>
    </w:p>
    <w:tbl>
      <w:tblPr>
        <w:tblStyle w:val="TableGrid"/>
        <w:tblW w:w="0" w:type="auto"/>
        <w:tblLook w:val="04A0" w:firstRow="1" w:lastRow="0" w:firstColumn="1" w:lastColumn="0" w:noHBand="0" w:noVBand="1"/>
      </w:tblPr>
      <w:tblGrid>
        <w:gridCol w:w="900"/>
        <w:gridCol w:w="2150"/>
        <w:gridCol w:w="1650"/>
        <w:gridCol w:w="1100"/>
        <w:gridCol w:w="1000"/>
        <w:gridCol w:w="1127"/>
      </w:tblGrid>
      <w:tr>
        <w:trPr>
          <w:tblHeader/>
          <w:ins w:id="2455" w:author="Claude" w:date="2026-10-23T09:00:00Z"/>
        </w:trPr>
        <w:tc>
          <w:tcPr>
            <w:tcW w:w="900" w:type="dxa"/>
            <w:shd w:val="clear" w:color="auto" w:fill="D0CECE" w:themeFill="background2" w:themeFillShade="E6"/>
          </w:tcPr>
          <w:p>
            <w:pPr>
              <w:ind w:firstLine="0"/>
              <w:jc w:val="center"/>
              <w:rPr>
                <w:ins w:id="2456" w:author="Claude" w:date="2026-10-23T09:00:00Z"/>
              </w:rPr>
            </w:pPr>
            <w:ins w:id="2457" w:author="Claude" w:date="2026-10-23T09:00:00Z">
              <w:r>
                <w:rPr>
                  <w:b/>
                  <w:bCs/>
                </w:rPr>
                <w:t xml:space="preserve">Eksplorasi</w:t>
              </w:r>
            </w:ins>
          </w:p>
        </w:tc>
        <w:tc>
          <w:tcPr>
            <w:tcW w:w="2150" w:type="dxa"/>
            <w:shd w:val="clear" w:color="auto" w:fill="D0CECE" w:themeFill="background2" w:themeFillShade="E6"/>
          </w:tcPr>
          <w:p>
            <w:pPr>
              <w:ind w:firstLine="0"/>
              <w:jc w:val="center"/>
              <w:rPr>
                <w:ins w:id="2458" w:author="Claude" w:date="2026-10-23T09:00:00Z"/>
              </w:rPr>
            </w:pPr>
            <w:ins w:id="2459" w:author="Claude" w:date="2026-10-23T09:00:00Z">
              <w:r>
                <w:rPr>
                  <w:b/>
                  <w:bCs/>
                </w:rPr>
                <w:t xml:space="preserve">Foto dan Cara Menemukan Posisi Kotak</w:t>
              </w:r>
            </w:ins>
          </w:p>
        </w:tc>
        <w:tc>
          <w:tcPr>
            <w:tcW w:w="1650" w:type="dxa"/>
            <w:shd w:val="clear" w:color="auto" w:fill="D0CECE" w:themeFill="background2" w:themeFillShade="E6"/>
          </w:tcPr>
          <w:p>
            <w:pPr>
              <w:ind w:firstLine="0"/>
              <w:jc w:val="center"/>
              <w:rPr>
                <w:ins w:id="2460" w:author="Claude" w:date="2026-10-23T09:00:00Z"/>
              </w:rPr>
            </w:pPr>
            <w:ins w:id="2461" w:author="Claude" w:date="2026-10-23T09:00:00Z">
              <w:r>
                <w:rPr>
                  <w:b/>
                  <w:bCs/>
                </w:rPr>
                <w:t xml:space="preserve">Pembaca</w:t>
              </w:r>
            </w:ins>
          </w:p>
        </w:tc>
        <w:tc>
          <w:tcPr>
            <w:tcW w:w="1100" w:type="dxa"/>
            <w:shd w:val="clear" w:color="auto" w:fill="D0CECE" w:themeFill="background2" w:themeFillShade="E6"/>
          </w:tcPr>
          <w:p>
            <w:pPr>
              <w:ind w:firstLine="0"/>
              <w:jc w:val="center"/>
              <w:rPr>
                <w:ins w:id="2462" w:author="Claude" w:date="2026-10-23T09:00:00Z"/>
              </w:rPr>
            </w:pPr>
            <w:ins w:id="2463" w:author="Claude" w:date="2026-10-23T09:00:00Z">
              <w:r>
                <w:rPr>
                  <w:b/>
                  <w:bCs/>
                </w:rPr>
                <w:t xml:space="preserve">Kotak Terisi Terbaca Benar</w:t>
              </w:r>
            </w:ins>
          </w:p>
        </w:tc>
        <w:tc>
          <w:tcPr>
            <w:tcW w:w="1000" w:type="dxa"/>
            <w:shd w:val="clear" w:color="auto" w:fill="D0CECE" w:themeFill="background2" w:themeFillShade="E6"/>
          </w:tcPr>
          <w:p>
            <w:pPr>
              <w:ind w:firstLine="0"/>
              <w:jc w:val="center"/>
              <w:rPr>
                <w:ins w:id="2464" w:author="Claude" w:date="2026-10-23T09:00:00Z"/>
              </w:rPr>
            </w:pPr>
            <w:ins w:id="2465" w:author="Claude" w:date="2026-10-23T09:00:00Z">
              <w:r>
                <w:rPr>
                  <w:b/>
                  <w:bCs/>
                </w:rPr>
                <w:t xml:space="preserve">Setelah Konfirmasi</w:t>
              </w:r>
            </w:ins>
          </w:p>
        </w:tc>
        <w:tc>
          <w:tcPr>
            <w:tcW w:w="1127" w:type="dxa"/>
            <w:shd w:val="clear" w:color="auto" w:fill="D0CECE" w:themeFill="background2" w:themeFillShade="E6"/>
          </w:tcPr>
          <w:p>
            <w:pPr>
              <w:ind w:firstLine="0"/>
              <w:jc w:val="center"/>
              <w:rPr>
                <w:ins w:id="2466" w:author="Claude" w:date="2026-10-23T09:00:00Z"/>
              </w:rPr>
            </w:pPr>
            <w:ins w:id="2467" w:author="Claude" w:date="2026-10-23T09:00:00Z">
              <w:r>
                <w:rPr>
                  <w:b/>
                  <w:bCs/>
                </w:rPr>
                <w:t xml:space="preserve">Waktu</w:t>
              </w:r>
            </w:ins>
          </w:p>
        </w:tc>
      </w:tr>
      <w:tr>
        <w:trPr>
          <w:ins w:id="2468" w:author="Claude" w:date="2026-10-23T09:00:00Z"/>
        </w:trPr>
        <w:tc>
          <w:tcPr>
            <w:tcW w:w="900" w:type="dxa"/>
          </w:tcPr>
          <w:p>
            <w:pPr>
              <w:ind w:firstLine="0"/>
              <w:jc w:val="center"/>
              <w:rPr>
                <w:ins w:id="2469" w:author="Claude" w:date="2026-10-23T09:00:00Z"/>
              </w:rPr>
            </w:pPr>
            <w:ins w:id="2470" w:author="Claude" w:date="2026-10-23T09:00:00Z">
              <w:r>
                <w:t xml:space="preserve">E1</w:t>
              </w:r>
            </w:ins>
          </w:p>
        </w:tc>
        <w:tc>
          <w:tcPr>
            <w:tcW w:w="2150" w:type="dxa"/>
          </w:tcPr>
          <w:p>
            <w:pPr>
              <w:ind w:firstLine="0"/>
              <w:rPr>
                <w:ins w:id="2471" w:author="Claude" w:date="2026-10-23T09:00:00Z"/>
              </w:rPr>
            </w:pPr>
            <w:ins w:id="2472" w:author="Claude" w:date="2026-10-23T09:00:00Z">
              <w:r>
                <w:t xml:space="preserve">Close-up tabel; titik fitur ORB dipetakan ke foto acuan lalu ditempelkan ke garis cetak</w:t>
              </w:r>
            </w:ins>
          </w:p>
        </w:tc>
        <w:tc>
          <w:tcPr>
            <w:tcW w:w="1650" w:type="dxa"/>
          </w:tcPr>
          <w:p>
            <w:pPr>
              <w:ind w:firstLine="0"/>
              <w:rPr>
                <w:ins w:id="2473" w:author="Claude" w:date="2026-10-23T09:00:00Z"/>
              </w:rPr>
            </w:pPr>
            <w:ins w:id="2474" w:author="Claude" w:date="2026-10-23T09:00:00Z">
              <w:r>
                <w:t xml:space="preserve">Qwen2.5-VL, 1 kotak per panggilan</w:t>
              </w:r>
            </w:ins>
          </w:p>
        </w:tc>
        <w:tc>
          <w:tcPr>
            <w:tcW w:w="1100" w:type="dxa"/>
          </w:tcPr>
          <w:p>
            <w:pPr>
              <w:ind w:firstLine="0"/>
              <w:rPr>
                <w:ins w:id="2475" w:author="Claude" w:date="2026-10-23T09:00:00Z"/>
              </w:rPr>
            </w:pPr>
            <w:ins w:id="2476" w:author="Claude" w:date="2026-10-23T09:00:00Z">
              <w:r>
                <w:t xml:space="preserve">54,2%</w:t>
              </w:r>
            </w:ins>
          </w:p>
        </w:tc>
        <w:tc>
          <w:tcPr>
            <w:tcW w:w="1000" w:type="dxa"/>
          </w:tcPr>
          <w:p>
            <w:pPr>
              <w:ind w:firstLine="0"/>
              <w:rPr>
                <w:ins w:id="2477" w:author="Claude" w:date="2026-10-23T09:00:00Z"/>
              </w:rPr>
            </w:pPr>
            <w:ins w:id="2478" w:author="Claude" w:date="2026-10-23T09:00:00Z">
              <w:r>
                <w:t xml:space="preserve">–</w:t>
              </w:r>
            </w:ins>
          </w:p>
        </w:tc>
        <w:tc>
          <w:tcPr>
            <w:tcW w:w="1127" w:type="dxa"/>
          </w:tcPr>
          <w:p>
            <w:pPr>
              <w:ind w:firstLine="0"/>
              <w:rPr>
                <w:ins w:id="2479" w:author="Claude" w:date="2026-10-23T09:00:00Z"/>
              </w:rPr>
            </w:pPr>
            <w:ins w:id="2480" w:author="Claude" w:date="2026-10-23T09:00:00Z">
              <w:r>
                <w:t xml:space="preserve">±33–155 dtk per shift (GPU)</w:t>
              </w:r>
            </w:ins>
          </w:p>
        </w:tc>
      </w:tr>
      <w:tr>
        <w:trPr>
          <w:ins w:id="2481" w:author="Claude" w:date="2026-10-23T09:00:00Z"/>
        </w:trPr>
        <w:tc>
          <w:tcPr>
            <w:tcW w:w="900" w:type="dxa"/>
          </w:tcPr>
          <w:p>
            <w:pPr>
              <w:ind w:firstLine="0"/>
              <w:jc w:val="center"/>
              <w:rPr>
                <w:ins w:id="2482" w:author="Claude" w:date="2026-10-23T09:00:00Z"/>
              </w:rPr>
            </w:pPr>
            <w:ins w:id="2483" w:author="Claude" w:date="2026-10-23T09:00:00Z">
              <w:r>
                <w:t xml:space="preserve">E2</w:t>
              </w:r>
            </w:ins>
          </w:p>
        </w:tc>
        <w:tc>
          <w:tcPr>
            <w:tcW w:w="2150" w:type="dxa"/>
          </w:tcPr>
          <w:p>
            <w:pPr>
              <w:ind w:firstLine="0"/>
              <w:rPr>
                <w:ins w:id="2484" w:author="Claude" w:date="2026-10-23T09:00:00Z"/>
              </w:rPr>
            </w:pPr>
            <w:ins w:id="2485" w:author="Claude" w:date="2026-10-23T09:00:00Z">
              <w:r>
                <w:t xml:space="preserve">Close-up tabel; sama dengan E1</w:t>
              </w:r>
            </w:ins>
          </w:p>
        </w:tc>
        <w:tc>
          <w:tcPr>
            <w:tcW w:w="1650" w:type="dxa"/>
          </w:tcPr>
          <w:p>
            <w:pPr>
              <w:ind w:firstLine="0"/>
              <w:rPr>
                <w:ins w:id="2486" w:author="Claude" w:date="2026-10-23T09:00:00Z"/>
              </w:rPr>
            </w:pPr>
            <w:ins w:id="2487" w:author="Claude" w:date="2026-10-23T09:00:00Z">
              <w:r>
                <w:t xml:space="preserve">Qwen2.5-VL, 1 blok jam (6 kotak) per panggilan</w:t>
              </w:r>
            </w:ins>
          </w:p>
        </w:tc>
        <w:tc>
          <w:tcPr>
            <w:tcW w:w="1100" w:type="dxa"/>
          </w:tcPr>
          <w:p>
            <w:pPr>
              <w:ind w:firstLine="0"/>
              <w:rPr>
                <w:ins w:id="2488" w:author="Claude" w:date="2026-10-23T09:00:00Z"/>
              </w:rPr>
            </w:pPr>
            <w:ins w:id="2489" w:author="Claude" w:date="2026-10-23T09:00:00Z">
              <w:r>
                <w:t xml:space="preserve">85,7%</w:t>
              </w:r>
            </w:ins>
          </w:p>
        </w:tc>
        <w:tc>
          <w:tcPr>
            <w:tcW w:w="1000" w:type="dxa"/>
          </w:tcPr>
          <w:p>
            <w:pPr>
              <w:ind w:firstLine="0"/>
              <w:rPr>
                <w:ins w:id="2490" w:author="Claude" w:date="2026-10-23T09:00:00Z"/>
              </w:rPr>
            </w:pPr>
            <w:ins w:id="2491" w:author="Claude" w:date="2026-10-23T09:00:00Z">
              <w:r>
                <w:t xml:space="preserve">–</w:t>
              </w:r>
            </w:ins>
          </w:p>
        </w:tc>
        <w:tc>
          <w:tcPr>
            <w:tcW w:w="1127" w:type="dxa"/>
          </w:tcPr>
          <w:p>
            <w:pPr>
              <w:ind w:firstLine="0"/>
              <w:rPr>
                <w:ins w:id="2492" w:author="Claude" w:date="2026-10-23T09:00:00Z"/>
              </w:rPr>
            </w:pPr>
            <w:ins w:id="2493" w:author="Claude" w:date="2026-10-23T09:00:00Z">
              <w:r>
                <w:t xml:space="preserve">±42–90 dtk per shift (GPU)</w:t>
              </w:r>
            </w:ins>
          </w:p>
        </w:tc>
      </w:tr>
      <w:tr>
        <w:trPr>
          <w:ins w:id="2494" w:author="Claude" w:date="2026-10-23T09:00:00Z"/>
        </w:trPr>
        <w:tc>
          <w:tcPr>
            <w:tcW w:w="900" w:type="dxa"/>
          </w:tcPr>
          <w:p>
            <w:pPr>
              <w:ind w:firstLine="0"/>
              <w:jc w:val="center"/>
              <w:rPr>
                <w:ins w:id="2495" w:author="Claude" w:date="2026-10-23T09:00:00Z"/>
              </w:rPr>
            </w:pPr>
            <w:ins w:id="2496" w:author="Claude" w:date="2026-10-23T09:00:00Z">
              <w:r>
                <w:t xml:space="preserve">E3</w:t>
              </w:r>
            </w:ins>
          </w:p>
        </w:tc>
        <w:tc>
          <w:tcPr>
            <w:tcW w:w="2150" w:type="dxa"/>
          </w:tcPr>
          <w:p>
            <w:pPr>
              <w:ind w:firstLine="0"/>
              <w:rPr>
                <w:ins w:id="2497" w:author="Claude" w:date="2026-10-23T09:00:00Z"/>
              </w:rPr>
            </w:pPr>
            <w:ins w:id="2498" w:author="Claude" w:date="2026-10-23T09:00:00Z">
              <w:r>
                <w:t xml:space="preserve">Foto utuh tanpa pemetaan; model mencari sendiri baris dan blok</w:t>
              </w:r>
            </w:ins>
          </w:p>
        </w:tc>
        <w:tc>
          <w:tcPr>
            <w:tcW w:w="1650" w:type="dxa"/>
          </w:tcPr>
          <w:p>
            <w:pPr>
              <w:ind w:firstLine="0"/>
              <w:rPr>
                <w:ins w:id="2499" w:author="Claude" w:date="2026-10-23T09:00:00Z"/>
              </w:rPr>
            </w:pPr>
            <w:ins w:id="2500" w:author="Claude" w:date="2026-10-23T09:00:00Z">
              <w:r>
                <w:t xml:space="preserve">Qwen2.5-VL</w:t>
              </w:r>
            </w:ins>
          </w:p>
        </w:tc>
        <w:tc>
          <w:tcPr>
            <w:tcW w:w="1100" w:type="dxa"/>
          </w:tcPr>
          <w:p>
            <w:pPr>
              <w:ind w:firstLine="0"/>
              <w:rPr>
                <w:ins w:id="2501" w:author="Claude" w:date="2026-10-23T09:00:00Z"/>
              </w:rPr>
            </w:pPr>
            <w:ins w:id="2502" w:author="Claude" w:date="2026-10-23T09:00:00Z">
              <w:r>
                <w:t xml:space="preserve">tidak terukur</w:t>
              </w:r>
            </w:ins>
          </w:p>
        </w:tc>
        <w:tc>
          <w:tcPr>
            <w:tcW w:w="1000" w:type="dxa"/>
          </w:tcPr>
          <w:p>
            <w:pPr>
              <w:ind w:firstLine="0"/>
              <w:rPr>
                <w:ins w:id="2503" w:author="Claude" w:date="2026-10-23T09:00:00Z"/>
              </w:rPr>
            </w:pPr>
            <w:ins w:id="2504" w:author="Claude" w:date="2026-10-23T09:00:00Z">
              <w:r>
                <w:t xml:space="preserve">–</w:t>
              </w:r>
            </w:ins>
          </w:p>
        </w:tc>
        <w:tc>
          <w:tcPr>
            <w:tcW w:w="1127" w:type="dxa"/>
          </w:tcPr>
          <w:p>
            <w:pPr>
              <w:ind w:firstLine="0"/>
              <w:rPr>
                <w:ins w:id="2505" w:author="Claude" w:date="2026-10-23T09:00:00Z"/>
              </w:rPr>
            </w:pPr>
            <w:ins w:id="2506" w:author="Claude" w:date="2026-10-23T09:00:00Z">
              <w:r>
                <w:t xml:space="preserve">–</w:t>
              </w:r>
            </w:ins>
          </w:p>
        </w:tc>
      </w:tr>
      <w:tr>
        <w:trPr>
          <w:ins w:id="2507" w:author="Claude" w:date="2026-10-23T09:00:00Z"/>
        </w:trPr>
        <w:tc>
          <w:tcPr>
            <w:tcW w:w="900" w:type="dxa"/>
          </w:tcPr>
          <w:p>
            <w:pPr>
              <w:ind w:firstLine="0"/>
              <w:jc w:val="center"/>
              <w:rPr>
                <w:ins w:id="2508" w:author="Claude" w:date="2026-10-23T09:00:00Z"/>
              </w:rPr>
            </w:pPr>
            <w:ins w:id="2509" w:author="Claude" w:date="2026-10-23T09:00:00Z">
              <w:r>
                <w:t xml:space="preserve">E4</w:t>
              </w:r>
            </w:ins>
          </w:p>
        </w:tc>
        <w:tc>
          <w:tcPr>
            <w:tcW w:w="2150" w:type="dxa"/>
          </w:tcPr>
          <w:p>
            <w:pPr>
              <w:ind w:firstLine="0"/>
              <w:rPr>
                <w:ins w:id="2510" w:author="Claude" w:date="2026-10-23T09:00:00Z"/>
              </w:rPr>
            </w:pPr>
            <w:ins w:id="2511" w:author="Claude" w:date="2026-10-23T09:00:00Z">
              <w:r>
                <w:t xml:space="preserve">Close-up tabel; sama dengan E1</w:t>
              </w:r>
            </w:ins>
          </w:p>
        </w:tc>
        <w:tc>
          <w:tcPr>
            <w:tcW w:w="1650" w:type="dxa"/>
          </w:tcPr>
          <w:p>
            <w:pPr>
              <w:ind w:firstLine="0"/>
              <w:rPr>
                <w:ins w:id="2512" w:author="Claude" w:date="2026-10-23T09:00:00Z"/>
              </w:rPr>
            </w:pPr>
            <w:ins w:id="2513" w:author="Claude" w:date="2026-10-23T09:00:00Z">
              <w:r>
                <w:t xml:space="preserve">TrOCR, memilih kode sah per kotak</w:t>
              </w:r>
            </w:ins>
          </w:p>
        </w:tc>
        <w:tc>
          <w:tcPr>
            <w:tcW w:w="1100" w:type="dxa"/>
          </w:tcPr>
          <w:p>
            <w:pPr>
              <w:ind w:firstLine="0"/>
              <w:rPr>
                <w:ins w:id="2514" w:author="Claude" w:date="2026-10-23T09:00:00Z"/>
              </w:rPr>
            </w:pPr>
            <w:ins w:id="2515" w:author="Claude" w:date="2026-10-23T09:00:00Z">
              <w:r>
                <w:t xml:space="preserve">91,0%</w:t>
              </w:r>
            </w:ins>
          </w:p>
        </w:tc>
        <w:tc>
          <w:tcPr>
            <w:tcW w:w="1000" w:type="dxa"/>
          </w:tcPr>
          <w:p>
            <w:pPr>
              <w:ind w:firstLine="0"/>
              <w:rPr>
                <w:ins w:id="2516" w:author="Claude" w:date="2026-10-23T09:00:00Z"/>
              </w:rPr>
            </w:pPr>
            <w:ins w:id="2517" w:author="Claude" w:date="2026-10-23T09:00:00Z">
              <w:r>
                <w:t xml:space="preserve">98,7%</w:t>
              </w:r>
            </w:ins>
          </w:p>
        </w:tc>
        <w:tc>
          <w:tcPr>
            <w:tcW w:w="1127" w:type="dxa"/>
          </w:tcPr>
          <w:p>
            <w:pPr>
              <w:ind w:firstLine="0"/>
              <w:rPr>
                <w:ins w:id="2518" w:author="Claude" w:date="2026-10-23T09:00:00Z"/>
              </w:rPr>
            </w:pPr>
            <w:ins w:id="2519" w:author="Claude" w:date="2026-10-23T09:00:00Z">
              <w:r>
                <w:t xml:space="preserve">±22–57 dtk per shift (CPU)</w:t>
              </w:r>
            </w:ins>
          </w:p>
        </w:tc>
      </w:tr>
      <w:tr>
        <w:trPr>
          <w:ins w:id="2520" w:author="Claude" w:date="2026-10-23T09:00:00Z"/>
        </w:trPr>
        <w:tc>
          <w:tcPr>
            <w:tcW w:w="900" w:type="dxa"/>
          </w:tcPr>
          <w:p>
            <w:pPr>
              <w:ind w:firstLine="0"/>
              <w:jc w:val="center"/>
              <w:rPr>
                <w:ins w:id="2521" w:author="Claude" w:date="2026-10-23T09:00:00Z"/>
              </w:rPr>
            </w:pPr>
            <w:ins w:id="2522" w:author="Claude" w:date="2026-10-23T09:00:00Z">
              <w:r>
                <w:t xml:space="preserve">E5</w:t>
              </w:r>
            </w:ins>
          </w:p>
        </w:tc>
        <w:tc>
          <w:tcPr>
            <w:tcW w:w="2150" w:type="dxa"/>
          </w:tcPr>
          <w:p>
            <w:pPr>
              <w:ind w:firstLine="0"/>
              <w:rPr>
                <w:ins w:id="2523" w:author="Claude" w:date="2026-10-23T09:00:00Z"/>
              </w:rPr>
            </w:pPr>
            <w:ins w:id="2524" w:author="Claude" w:date="2026-10-23T09:00:00Z">
              <w:r>
                <w:t xml:space="preserve">Close-up tabel; sama dengan E1</w:t>
              </w:r>
            </w:ins>
          </w:p>
        </w:tc>
        <w:tc>
          <w:tcPr>
            <w:tcW w:w="1650" w:type="dxa"/>
          </w:tcPr>
          <w:p>
            <w:pPr>
              <w:ind w:firstLine="0"/>
              <w:rPr>
                <w:ins w:id="2525" w:author="Claude" w:date="2026-10-23T09:00:00Z"/>
              </w:rPr>
            </w:pPr>
            <w:ins w:id="2526" w:author="Claude" w:date="2026-10-23T09:00:00Z">
              <w:r>
                <w:t xml:space="preserve">TrOCR, 1 blok jam per pembacaan</w:t>
              </w:r>
            </w:ins>
          </w:p>
        </w:tc>
        <w:tc>
          <w:tcPr>
            <w:tcW w:w="1100" w:type="dxa"/>
          </w:tcPr>
          <w:p>
            <w:pPr>
              <w:ind w:firstLine="0"/>
              <w:rPr>
                <w:ins w:id="2527" w:author="Claude" w:date="2026-10-23T09:00:00Z"/>
              </w:rPr>
            </w:pPr>
            <w:ins w:id="2528" w:author="Claude" w:date="2026-10-23T09:00:00Z">
              <w:r>
                <w:t xml:space="preserve">74,4%</w:t>
              </w:r>
            </w:ins>
          </w:p>
        </w:tc>
        <w:tc>
          <w:tcPr>
            <w:tcW w:w="1000" w:type="dxa"/>
          </w:tcPr>
          <w:p>
            <w:pPr>
              <w:ind w:firstLine="0"/>
              <w:rPr>
                <w:ins w:id="2529" w:author="Claude" w:date="2026-10-23T09:00:00Z"/>
              </w:rPr>
            </w:pPr>
            <w:ins w:id="2530" w:author="Claude" w:date="2026-10-23T09:00:00Z">
              <w:r>
                <w:t xml:space="preserve">–</w:t>
              </w:r>
            </w:ins>
          </w:p>
        </w:tc>
        <w:tc>
          <w:tcPr>
            <w:tcW w:w="1127" w:type="dxa"/>
          </w:tcPr>
          <w:p>
            <w:pPr>
              <w:ind w:firstLine="0"/>
              <w:rPr>
                <w:ins w:id="2531" w:author="Claude" w:date="2026-10-23T09:00:00Z"/>
              </w:rPr>
            </w:pPr>
            <w:ins w:id="2532" w:author="Claude" w:date="2026-10-23T09:00:00Z">
              <w:r>
                <w:t xml:space="preserve">±22–41 dtk per shift (CPU)</w:t>
              </w:r>
            </w:ins>
          </w:p>
        </w:tc>
      </w:tr>
      <w:tr>
        <w:trPr>
          <w:ins w:id="2533" w:author="Claude" w:date="2026-10-23T09:00:00Z"/>
        </w:trPr>
        <w:tc>
          <w:tcPr>
            <w:tcW w:w="900" w:type="dxa"/>
          </w:tcPr>
          <w:p>
            <w:pPr>
              <w:ind w:firstLine="0"/>
              <w:jc w:val="center"/>
              <w:rPr>
                <w:ins w:id="2534" w:author="Claude" w:date="2026-10-23T09:00:00Z"/>
              </w:rPr>
            </w:pPr>
            <w:ins w:id="2535" w:author="Claude" w:date="2026-10-23T09:00:00Z">
              <w:r>
                <w:t xml:space="preserve">E6</w:t>
              </w:r>
            </w:ins>
          </w:p>
        </w:tc>
        <w:tc>
          <w:tcPr>
            <w:tcW w:w="2150" w:type="dxa"/>
          </w:tcPr>
          <w:p>
            <w:pPr>
              <w:ind w:firstLine="0"/>
              <w:rPr>
                <w:ins w:id="2536" w:author="Claude" w:date="2026-10-23T09:00:00Z"/>
              </w:rPr>
            </w:pPr>
            <w:ins w:id="2537" w:author="Claude" w:date="2026-10-23T09:00:00Z">
              <w:r>
                <w:t xml:space="preserve">Foto seluruh halaman; SIFT ke peta formulir lalu ditempelkan ke garis cetak</w:t>
              </w:r>
            </w:ins>
          </w:p>
        </w:tc>
        <w:tc>
          <w:tcPr>
            <w:tcW w:w="1650" w:type="dxa"/>
          </w:tcPr>
          <w:p>
            <w:pPr>
              <w:ind w:firstLine="0"/>
              <w:rPr>
                <w:ins w:id="2538" w:author="Claude" w:date="2026-10-23T09:00:00Z"/>
              </w:rPr>
            </w:pPr>
            <w:ins w:id="2539" w:author="Claude" w:date="2026-10-23T09:00:00Z">
              <w:r>
                <w:t xml:space="preserve">TrOCR, memilih kode sah per kotak, ditambah field header</w:t>
              </w:r>
            </w:ins>
          </w:p>
        </w:tc>
        <w:tc>
          <w:tcPr>
            <w:tcW w:w="1100" w:type="dxa"/>
          </w:tcPr>
          <w:p>
            <w:pPr>
              <w:ind w:firstLine="0"/>
              <w:rPr>
                <w:ins w:id="2540" w:author="Claude" w:date="2026-10-23T09:00:00Z"/>
              </w:rPr>
            </w:pPr>
            <w:ins w:id="2541" w:author="Claude" w:date="2026-10-23T09:00:00Z">
              <w:r>
                <w:t xml:space="preserve">90,0%</w:t>
              </w:r>
            </w:ins>
          </w:p>
        </w:tc>
        <w:tc>
          <w:tcPr>
            <w:tcW w:w="1000" w:type="dxa"/>
          </w:tcPr>
          <w:p>
            <w:pPr>
              <w:ind w:firstLine="0"/>
              <w:rPr>
                <w:ins w:id="2542" w:author="Claude" w:date="2026-10-23T09:00:00Z"/>
              </w:rPr>
            </w:pPr>
            <w:ins w:id="2543" w:author="Claude" w:date="2026-10-23T09:00:00Z">
              <w:r>
                <w:t xml:space="preserve">98,2%</w:t>
              </w:r>
            </w:ins>
          </w:p>
        </w:tc>
        <w:tc>
          <w:tcPr>
            <w:tcW w:w="1127" w:type="dxa"/>
          </w:tcPr>
          <w:p>
            <w:pPr>
              <w:ind w:firstLine="0"/>
              <w:rPr>
                <w:ins w:id="2544" w:author="Claude" w:date="2026-10-23T09:00:00Z"/>
              </w:rPr>
            </w:pPr>
            <w:ins w:id="2545" w:author="Claude" w:date="2026-10-23T09:00:00Z">
              <w:r>
                <w:t xml:space="preserve">±41–77 dtk per foto (CPU)</w:t>
              </w:r>
            </w:ins>
          </w:p>
        </w:tc>
      </w:tr>
    </w:tbl>
    <w:p>
      <w:pPr>
        <w:pStyle w:val="Caption"/>
        <w:rPr>
          <w:ins w:id="2549" w:author="Claude" w:date="2026-10-23T09:00:00Z"/>
        </w:rPr>
      </w:pPr>
      <w:ins w:id="2546" w:author="Claude" w:date="2026-10-23T09:00:00Z">
        <w:r>
          <w:t>Tabel 4.</w:t>
          <w:fldChar w:fldCharType="begin"/>
          <w:instrText xml:space="preserve"> SEQ Tabel_4. \* ARABIC </w:instrText>
          <w:fldChar w:fldCharType="separate"/>
        </w:r>
      </w:ins>
      <w:ins w:id="2547" w:author="Claude" w:date="2026-10-23T09:00:00Z">
        <w:r>
          <w:rPr>
            <w:noProof/>
          </w:rPr>
          <w:t>24</w:t>
          <w:fldChar w:fldCharType="end"/>
        </w:r>
      </w:ins>
      <w:ins w:id="2548" w:author="Claude" w:date="2026-10-23T09:00:00Z">
        <w:r>
          <w:t xml:space="preserve"> Ringkasan Hasil Eksplorasi 1–6 terhadap Kunci Jawaban</w:t>
        </w:r>
      </w:ins>
    </w:p>
    <w:p>
      <w:pPr>
        <w:rPr>
          <w:ins w:id="2550" w:author="Claude" w:date="2026-10-23T09:00:00Z"/>
        </w:rPr>
      </w:pPr>
      <w:ins w:id="2551" w:author="Claude" w:date="2026-10-23T09:00:00Z">
        <w:r>
          <w:t xml:space="preserve">Akurasi pada Tabel 4.24 dihitung pada kotak yang berisi tulisan tanpa membedakan huruf besar dan kecil, karena aplikasi menormalkan kode ke huruf kecil. E1, E2, E4, dan E5 dinilai pada 12 foto close-up (301 kotak berisi), sedangkan E6 pada 7 foto seluruh halaman (220 kotak berisi). Waktu E1 dan E2 diukur dengan Ollama, sedangkan E4 hingga E6 pada CPU laptop (Intel Core i5-7200U) tanpa GPU, sehingga waktu kedua kelompok tidak sebanding secara langsung.</w:t>
        </w:r>
      </w:ins>
    </w:p>
    <w:p>
      <w:pPr>
        <w:rPr>
          <w:ins w:id="2552" w:author="Claude" w:date="2026-10-23T09:00:00Z"/>
        </w:rPr>
      </w:pPr>
      <w:ins w:id="2553" w:author="Claude" w:date="2026-10-23T09:00:00Z">
        <w:r>
          <w:t xml:space="preserve">Berdasarkan Tabel 4.24, pendekatan TrOCR yang memilih kode dari daftar kode sah (E4 dan E6) memberikan akurasi tertinggi. Berbeda dengan Qwen2.5-VL, TrOCR bersifat deterministik, yaitu foto yang sama selalu menghasilkan bacaan yang sama, dan keluarannya selalu berupa kode yang sah, yaitu angka 0–8 dengan huruf a–k, atau x. Skor setiap kandidat juga memberikan ukuran keyakinan (Persamaan 3.8). Dengan menandai kotak berkeyakinan di bawah 0,85 untuk diperiksa petugas, sekitar 20% kotak terisi ditandai dan sebagian besar kesalahan tertangkap, sehingga hasil akhir setelah tinjauan mencapai 98,2–98,7%. Kebalikan dari Qwen2.5-VL, TrOCR lebih andal membaca satu kotak daripada satu blok sekaligus, sebagaimana terlihat pada hasil E5.</w:t>
        </w:r>
      </w:ins>
    </w:p>
    <w:p>
      <w:pPr>
        <w:rPr>
          <w:ins w:id="2554" w:author="Claude" w:date="2026-10-23T09:00:00Z"/>
        </w:rPr>
      </w:pPr>
      <w:ins w:id="2555" w:author="Claude" w:date="2026-10-23T09:00:00Z">
        <w:r>
          <w:t xml:space="preserve">E6 dipilih sebagai pendekatan akhir karena akurasinya setara dengan E4, tetapi hanya memerlukan satu foto seluruh halaman tanpa penandaan titik. Foto dipetakan ke peta formulir menggunakan SIFT (Subbab 3.1.13), sehingga seluruh field header dan baris tabel dapat dipotong otomatis. Pada 7 foto uji, pemetaan berhasil seluruhnya, termasuk foto yang diputar 90° dan foto yang diambil dari jarak jauh. Tanggal, kode mesin, shift, ukuran, dan kecepatan terbaca benar pada 7 dari 7 foto, sedangkan nama operator belum andal karena tulisan nama yang dicoret terbaca menjadi kata lain. Hasil pemetaan salah satu foto ditunjukkan pada Gambar 4.24.</w:t>
        </w:r>
      </w:ins>
    </w:p>
    <w:p>
      <w:pPr>
        <w:keepNext/>
        <w:ind w:firstLine="0"/>
        <w:jc w:val="center"/>
        <w:rPr>
          <w:ins w:id="2556" w:author="Claude" w:date="2026-10-23T09:00:00Z"/>
        </w:rPr>
      </w:pPr>
      <w:ins w:id="2557" w:author="Claude" w:date="2026-10-23T09:00:00Z">
        <w:r>
          <w:rPr>
            <w:noProof/>
          </w:rPr>
          <w:drawing>
            <wp:inline distT="0" distB="0" distL="0" distR="0">
              <wp:extent cx="5580000" cy="3824625"/>
              <wp:effectExtent l="0" t="0" r="0" b="0"/>
              <wp:docPr id="900017" name="Gambar revisi 9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6_peta.jpg"/>
                      <pic:cNvPicPr>
                        <a:picLocks noChangeAspect="1" noChangeArrowheads="1"/>
                      </pic:cNvPicPr>
                    </pic:nvPicPr>
                    <pic:blipFill>
                      <a:blip r:embed="rId916">
                        <a:extLst>
                          <a:ext uri="{28A0092B-C50C-407E-A947-70E740481C1C}">
                            <a14:useLocalDpi xmlns:a14="http://schemas.microsoft.com/office/drawing/2010/main" val="0"/>
                          </a:ext>
                        </a:extLst>
                      </a:blip>
                      <a:srcRect/>
                      <a:stretch>
                        <a:fillRect/>
                      </a:stretch>
                    </pic:blipFill>
                    <pic:spPr bwMode="auto">
                      <a:xfrm>
                        <a:off x="0" y="0"/>
                        <a:ext cx="5580000" cy="3824625"/>
                      </a:xfrm>
                      <a:prstGeom prst="rect">
                        <a:avLst/>
                      </a:prstGeom>
                      <a:noFill/>
                      <a:ln>
                        <a:noFill/>
                      </a:ln>
                    </pic:spPr>
                  </pic:pic>
                </a:graphicData>
              </a:graphic>
            </wp:inline>
          </w:drawing>
        </w:r>
      </w:ins>
    </w:p>
    <w:p>
      <w:pPr>
        <w:pStyle w:val="Caption"/>
        <w:rPr>
          <w:ins w:id="2561" w:author="Claude" w:date="2026-10-23T09:00:00Z"/>
        </w:rPr>
      </w:pPr>
      <w:ins w:id="2558" w:author="Claude" w:date="2026-10-23T09:00:00Z">
        <w:r>
          <w:t>Gambar 4.</w:t>
          <w:fldChar w:fldCharType="begin"/>
          <w:instrText xml:space="preserve"> SEQ Gambar_4. \* ARABIC </w:instrText>
          <w:fldChar w:fldCharType="separate"/>
        </w:r>
      </w:ins>
      <w:ins w:id="2559" w:author="Claude" w:date="2026-10-23T09:00:00Z">
        <w:r>
          <w:rPr>
            <w:noProof/>
          </w:rPr>
          <w:t>24</w:t>
          <w:fldChar w:fldCharType="end"/>
        </w:r>
      </w:ins>
      <w:ins w:id="2560" w:author="Claude" w:date="2026-10-23T09:00:00Z">
        <w:r>
          <w:t xml:space="preserve"> Hasil Pemetaan Foto ke Peta Formulir (Kotak Oranye: Field Header; Merah/Hijau: Kotak Lost Time Bertinta/Kosong)</w:t>
        </w:r>
      </w:ins>
    </w:p>
    <w:p>
      <w:pPr>
        <w:pStyle w:val="BodyText"/>
        <w:keepNext/>
        <w:spacing w:before="120"/>
        <w:ind w:firstLine="0"/>
        <w:rPr>
          <w:ins w:id="2562" w:author="Claude" w:date="2026-10-23T09:00:00Z"/>
        </w:rPr>
      </w:pPr>
      <w:ins w:id="2563" w:author="Claude" w:date="2026-10-23T09:00:00Z">
        <w:r>
          <w:rPr>
            <w:b/>
            <w:bCs/>
          </w:rPr>
          <w:t xml:space="preserve">Implementasi Akhir: AI Baca Kertas Eksplorasi 6 (Iterasi VI)</w:t>
        </w:r>
      </w:ins>
    </w:p>
    <w:p>
      <w:pPr>
        <w:rPr>
          <w:ins w:id="2564" w:author="Claude" w:date="2026-10-23T09:00:00Z"/>
        </w:rPr>
      </w:pPr>
      <w:ins w:id="2565" w:author="Claude" w:date="2026-10-23T09:00:00Z">
        <w:r>
          <w:t xml:space="preserve">Pada iterasi VI, Eksplorasi 6 dipasang ke dalam aplikasi dan menggantikan alur Section 1 dan Section 2. Alur pemrosesannya ditunjukkan pada Gambar 4.25.</w:t>
        </w:r>
      </w:ins>
    </w:p>
    <w:p>
      <w:pPr>
        <w:keepNext/>
        <w:ind w:firstLine="0"/>
        <w:jc w:val="center"/>
        <w:rPr>
          <w:ins w:id="2566" w:author="Claude" w:date="2026-10-23T09:00:00Z"/>
        </w:rPr>
      </w:pPr>
      <w:ins w:id="2567" w:author="Claude" w:date="2026-10-23T09:00:00Z">
        <w:r>
          <w:rPr>
            <w:noProof/>
          </w:rPr>
          <w:drawing>
            <wp:inline distT="0" distB="0" distL="0" distR="0">
              <wp:extent cx="5040000" cy="4002516"/>
              <wp:effectExtent l="0" t="0" r="0" b="0"/>
              <wp:docPr id="900018" name="Gambar revisi 9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_e6.png"/>
                      <pic:cNvPicPr>
                        <a:picLocks noChangeAspect="1" noChangeArrowheads="1"/>
                      </pic:cNvPicPr>
                    </pic:nvPicPr>
                    <pic:blipFill>
                      <a:blip r:embed="rId917">
                        <a:extLst>
                          <a:ext uri="{28A0092B-C50C-407E-A947-70E740481C1C}">
                            <a14:useLocalDpi xmlns:a14="http://schemas.microsoft.com/office/drawing/2010/main" val="0"/>
                          </a:ext>
                        </a:extLst>
                      </a:blip>
                      <a:srcRect/>
                      <a:stretch>
                        <a:fillRect/>
                      </a:stretch>
                    </pic:blipFill>
                    <pic:spPr bwMode="auto">
                      <a:xfrm>
                        <a:off x="0" y="0"/>
                        <a:ext cx="5040000" cy="4002516"/>
                      </a:xfrm>
                      <a:prstGeom prst="rect">
                        <a:avLst/>
                      </a:prstGeom>
                      <a:noFill/>
                      <a:ln>
                        <a:noFill/>
                      </a:ln>
                    </pic:spPr>
                  </pic:pic>
                </a:graphicData>
              </a:graphic>
            </wp:inline>
          </w:drawing>
        </w:r>
      </w:ins>
    </w:p>
    <w:p>
      <w:pPr>
        <w:pStyle w:val="Caption"/>
        <w:rPr>
          <w:ins w:id="2571" w:author="Claude" w:date="2026-10-23T09:00:00Z"/>
        </w:rPr>
      </w:pPr>
      <w:ins w:id="2568" w:author="Claude" w:date="2026-10-23T09:00:00Z">
        <w:r>
          <w:t>Gambar 4.</w:t>
          <w:fldChar w:fldCharType="begin"/>
          <w:instrText xml:space="preserve"> SEQ Gambar_4. \* ARABIC </w:instrText>
          <w:fldChar w:fldCharType="separate"/>
        </w:r>
      </w:ins>
      <w:ins w:id="2569" w:author="Claude" w:date="2026-10-23T09:00:00Z">
        <w:r>
          <w:rPr>
            <w:noProof/>
          </w:rPr>
          <w:t>25</w:t>
          <w:fldChar w:fldCharType="end"/>
        </w:r>
      </w:ins>
      <w:ins w:id="2570" w:author="Claude" w:date="2026-10-23T09:00:00Z">
        <w:r>
          <w:t xml:space="preserve"> Alur Pemrosesan Foto pada AI Baca Kertas Eksplorasi 6</w:t>
        </w:r>
      </w:ins>
    </w:p>
    <w:p>
      <w:pPr>
        <w:rPr>
          <w:ins w:id="2572" w:author="Claude" w:date="2026-10-23T09:00:00Z"/>
        </w:rPr>
      </w:pPr>
      <w:ins w:id="2573" w:author="Claude" w:date="2026-10-23T09:00:00Z">
        <w:r>
          <w:t xml:space="preserve">Berdasarkan Gambar 4.25, foto terlebih dahulu dipetakan ke kanvas formulir berukuran 3400 × 2330 piksel. Setelah itu, setiap field header dipotong dan dibaca sesuai bentuk isinya: tanggal dan kode mesin dibaca dengan pola tertentu, angka ukuran dan kecepatan dibaca per karakter, dan tanggal diperiksa kecocokannya dengan nama hari pada kalender. Baris tabel waktu tidak produktif yang dibaca hanya satu baris shift, yang ditentukan dengan urutan: shift yang dipaksa petugas melalui baca ulang, tulisan shift di kertas, lalu pilihan shift saat unggah apabila tulisan shift tidak terbaca. Kotak dengan proporsi tinta di bawah 3% dianggap kosong, sedangkan kotak lainnya dinilai TrOCR terhadap seluruh kode yang sah (Persamaan 3.7). Kode dengan skor tertinggi menjadi hasil bacaan, dan kotak dengan keyakinan di bawah 0,85 ditandai ragu beserta tiga kandidat teratasnya.</w:t>
        </w:r>
      </w:ins>
    </w:p>
    <w:p>
      <w:pPr>
        <w:rPr>
          <w:ins w:id="2574" w:author="Claude" w:date="2026-10-23T09:00:00Z"/>
        </w:rPr>
      </w:pPr>
      <w:ins w:id="2575" w:author="Claude" w:date="2026-10-23T09:00:00Z">
        <w:r>
          <w:t xml:space="preserve">Untuk menghindari waktu muat model setiap kali foto dibaca, yaitu sekitar 15 detik pada setiap pemanggilan skrip, pembacaan dijalankan sebagai layanan yang selalu hidup. Layanan memuat model satu kali, lalu memeriksa folder antrian secara berkala. Setiap foto disimpan pada folder tersendiri yang berisi foto asli, berkas status, hasil pembacaan, dan potongan gambar field serta kotak. Layanan menulis sinyal detak (</w:t>
        </w:r>
        <w:r>
          <w:rPr>
            <w:i/>
            <w:iCs/>
          </w:rPr>
          <w:t xml:space="preserve">heartbeat</w:t>
        </w:r>
        <w:r>
          <w:t xml:space="preserve">) ke berkas </w:t>
        </w:r>
        <w:r>
          <w:rPr>
            <w:rFonts w:ascii="Courier New" w:hAnsi="Courier New" w:cs="Courier New"/>
            <w:sz w:val="20"/>
          </w:rPr>
          <w:t xml:space="preserve">layanan.json</w:t>
        </w:r>
        <w:r>
          <w:t xml:space="preserve"> sehingga Laravel dapat mengetahui apakah layanan sedang berjalan. Layanan juga mengantrikan ulang foto yang terputus ketika layanan dimulai ulang, dan menghentikan dirinya sendiri apabila berkas kodenya diperbarui agar segera dijalankan ulang dengan kode terbaru. Pada PC server dengan GPU RTX 3060, satu foto selesai dibaca dalam sekitar 12,5 detik, atau sekitar 17,8 detik untuk foto pertama setelah layanan menyala.</w:t>
        </w:r>
      </w:ins>
    </w:p>
    <w:p>
      <w:pPr>
        <w:rPr>
          <w:ins w:id="2576" w:author="Claude" w:date="2026-10-23T09:00:00Z"/>
        </w:rPr>
      </w:pPr>
      <w:ins w:id="2577" w:author="Claude" w:date="2026-10-23T09:00:00Z">
        <w:r>
          <w:t xml:space="preserve">Dari sisi petugas, foto dikirim melalui halaman Foto formulir yang menyediakan tiga sumber foto, yaitu kamera ponsel, kamera komputer, dan berkas, beserta pilihan shift laporan yang terisi otomatis berdasarkan jam saat ini. Halaman ini juga menampilkan tips memotret dan status layanan AI, sebagaimana ditunjukkan pada Gambar 4.26.</w:t>
        </w:r>
      </w:ins>
    </w:p>
    <w:p>
      <w:pPr>
        <w:keepNext/>
        <w:ind w:firstLine="0"/>
        <w:jc w:val="center"/>
        <w:rPr>
          <w:ins w:id="2578" w:author="Claude" w:date="2026-10-23T09:00:00Z"/>
        </w:rPr>
      </w:pPr>
      <w:ins w:id="2579" w:author="Claude" w:date="2026-10-23T09:00:00Z">
        <w:r>
          <w:rPr>
            <w:noProof/>
          </w:rPr>
          <w:drawing>
            <wp:inline distT="0" distB="0" distL="0" distR="0">
              <wp:extent cx="5580000" cy="2790000"/>
              <wp:effectExtent l="0" t="0" r="0" b="0"/>
              <wp:docPr id="900019" name="Gambar revisi 9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foto.png"/>
                      <pic:cNvPicPr>
                        <a:picLocks noChangeAspect="1" noChangeArrowheads="1"/>
                      </pic:cNvPicPr>
                    </pic:nvPicPr>
                    <pic:blipFill>
                      <a:blip r:embed="rId918">
                        <a:extLst>
                          <a:ext uri="{28A0092B-C50C-407E-A947-70E740481C1C}">
                            <a14:useLocalDpi xmlns:a14="http://schemas.microsoft.com/office/drawing/2010/main" val="0"/>
                          </a:ext>
                        </a:extLst>
                      </a:blip>
                      <a:srcRect/>
                      <a:stretch>
                        <a:fillRect/>
                      </a:stretch>
                    </pic:blipFill>
                    <pic:spPr bwMode="auto">
                      <a:xfrm>
                        <a:off x="0" y="0"/>
                        <a:ext cx="5580000" cy="2790000"/>
                      </a:xfrm>
                      <a:prstGeom prst="rect">
                        <a:avLst/>
                      </a:prstGeom>
                      <a:noFill/>
                      <a:ln>
                        <a:noFill/>
                      </a:ln>
                    </pic:spPr>
                  </pic:pic>
                </a:graphicData>
              </a:graphic>
            </wp:inline>
          </w:drawing>
        </w:r>
      </w:ins>
    </w:p>
    <w:p>
      <w:pPr>
        <w:pStyle w:val="Caption"/>
        <w:rPr>
          <w:ins w:id="2583" w:author="Claude" w:date="2026-10-23T09:00:00Z"/>
        </w:rPr>
      </w:pPr>
      <w:ins w:id="2580" w:author="Claude" w:date="2026-10-23T09:00:00Z">
        <w:r>
          <w:t>Gambar 4.</w:t>
          <w:fldChar w:fldCharType="begin"/>
          <w:instrText xml:space="preserve"> SEQ Gambar_4. \* ARABIC </w:instrText>
          <w:fldChar w:fldCharType="separate"/>
        </w:r>
      </w:ins>
      <w:ins w:id="2581" w:author="Claude" w:date="2026-10-23T09:00:00Z">
        <w:r>
          <w:rPr>
            <w:noProof/>
          </w:rPr>
          <w:t>26</w:t>
          <w:fldChar w:fldCharType="end"/>
        </w:r>
      </w:ins>
      <w:ins w:id="2582" w:author="Claude" w:date="2026-10-23T09:00:00Z">
        <w:r>
          <w:t xml:space="preserve"> Tampilan Halaman Foto Formulir pada Menu Tambah Data</w:t>
        </w:r>
      </w:ins>
    </w:p>
    <w:p>
      <w:pPr>
        <w:rPr>
          <w:ins w:id="2584" w:author="Claude" w:date="2026-10-23T09:00:00Z"/>
        </w:rPr>
      </w:pPr>
      <w:ins w:id="2585" w:author="Claude" w:date="2026-10-23T09:00:00Z">
        <w:r>
          <w:t xml:space="preserve">Setelah foto dikirim, petugas diarahkan ke halaman Antrian Scan yang menampilkan status setiap foto, shift yang dibaca beserta asalnya (dari kertas atau pilihan unggah), jumlah kotak ragu, dan lama proses, sebagaimana ditunjukkan pada Gambar 4.27. Petugas dapat membuka halaman lain selama foto dibaca, karena pemberitahuan “Selesai diproses” akan muncul di halaman mana pun yang sedang dibuka. Foto yang salah kirim dapat dihapus dari antrian selama belum disimpan dan tidak sedang dibaca.</w:t>
        </w:r>
      </w:ins>
    </w:p>
    <w:p>
      <w:pPr>
        <w:keepNext/>
        <w:ind w:firstLine="0"/>
        <w:jc w:val="center"/>
        <w:rPr>
          <w:ins w:id="2586" w:author="Claude" w:date="2026-10-23T09:00:00Z"/>
        </w:rPr>
      </w:pPr>
      <w:ins w:id="2587" w:author="Claude" w:date="2026-10-23T09:00:00Z">
        <w:r>
          <w:rPr>
            <w:noProof/>
          </w:rPr>
          <w:drawing>
            <wp:inline distT="0" distB="0" distL="0" distR="0">
              <wp:extent cx="5580000" cy="2013865"/>
              <wp:effectExtent l="0" t="0" r="0" b="0"/>
              <wp:docPr id="900020" name="Gambar revisi 9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trian.png"/>
                      <pic:cNvPicPr>
                        <a:picLocks noChangeAspect="1" noChangeArrowheads="1"/>
                      </pic:cNvPicPr>
                    </pic:nvPicPr>
                    <pic:blipFill>
                      <a:blip r:embed="rId919">
                        <a:extLst>
                          <a:ext uri="{28A0092B-C50C-407E-A947-70E740481C1C}">
                            <a14:useLocalDpi xmlns:a14="http://schemas.microsoft.com/office/drawing/2010/main" val="0"/>
                          </a:ext>
                        </a:extLst>
                      </a:blip>
                      <a:srcRect/>
                      <a:stretch>
                        <a:fillRect/>
                      </a:stretch>
                    </pic:blipFill>
                    <pic:spPr bwMode="auto">
                      <a:xfrm>
                        <a:off x="0" y="0"/>
                        <a:ext cx="5580000" cy="2013865"/>
                      </a:xfrm>
                      <a:prstGeom prst="rect">
                        <a:avLst/>
                      </a:prstGeom>
                      <a:noFill/>
                      <a:ln>
                        <a:noFill/>
                      </a:ln>
                    </pic:spPr>
                  </pic:pic>
                </a:graphicData>
              </a:graphic>
            </wp:inline>
          </w:drawing>
        </w:r>
      </w:ins>
    </w:p>
    <w:p>
      <w:pPr>
        <w:pStyle w:val="Caption"/>
        <w:rPr>
          <w:ins w:id="2591" w:author="Claude" w:date="2026-10-23T09:00:00Z"/>
        </w:rPr>
      </w:pPr>
      <w:ins w:id="2588" w:author="Claude" w:date="2026-10-23T09:00:00Z">
        <w:r>
          <w:t>Gambar 4.</w:t>
          <w:fldChar w:fldCharType="begin"/>
          <w:instrText xml:space="preserve"> SEQ Gambar_4. \* ARABIC </w:instrText>
          <w:fldChar w:fldCharType="separate"/>
        </w:r>
      </w:ins>
      <w:ins w:id="2589" w:author="Claude" w:date="2026-10-23T09:00:00Z">
        <w:r>
          <w:rPr>
            <w:noProof/>
          </w:rPr>
          <w:t>27</w:t>
          <w:fldChar w:fldCharType="end"/>
        </w:r>
      </w:ins>
      <w:ins w:id="2590" w:author="Claude" w:date="2026-10-23T09:00:00Z">
        <w:r>
          <w:t xml:space="preserve"> Tampilan Halaman Antrian Scan</w:t>
        </w:r>
      </w:ins>
    </w:p>
    <w:p>
      <w:pPr>
        <w:rPr>
          <w:ins w:id="2592" w:author="Claude" w:date="2026-10-23T09:00:00Z"/>
        </w:rPr>
      </w:pPr>
      <w:ins w:id="2593" w:author="Claude" w:date="2026-10-23T09:00:00Z">
        <w:r>
          <w:t xml:space="preserve">Hasil pembacaan ditinjau pada layar Tinjau Hasil AI (Gambar 4.28). Bagian atas menampilkan potongan tulisan setiap field header di atas isiannya. Kode mesin dicocokkan ke master mesin melalui daftar padanan yang pernah dikonfirmasi, normalisasi kode, lalu kemiripan teks minimal 80%, sedangkan nama operator hanya dipilihkan otomatis apabila kemiripannya dengan data master mencapai 70%. Bagian bawah menampilkan baris Lost time per blok jam, dengan potongan gambar setiap kotak di atas hasil bacaannya. Kotak ragu diberi bingkai oranye beserta tiga kandidat yang dapat dipilih dengan sekali klik, dan tombol “Kotak ragu berikutnya” membawa petugas langsung ke kotak ragu selanjutnya. Kotak kosong yang ikut terbaca dapat dikosongkan dengan tombol ×, dan bacaan AI dapat dikembalikan dengan tombol ↺.</w:t>
        </w:r>
      </w:ins>
    </w:p>
    <w:p>
      <w:pPr>
        <w:keepNext/>
        <w:ind w:firstLine="0"/>
        <w:jc w:val="center"/>
        <w:rPr>
          <w:ins w:id="2594" w:author="Claude" w:date="2026-10-23T09:00:00Z"/>
        </w:rPr>
      </w:pPr>
      <w:ins w:id="2595" w:author="Claude" w:date="2026-10-23T09:00:00Z">
        <w:r>
          <w:rPr>
            <w:noProof/>
          </w:rPr>
          <w:drawing>
            <wp:inline distT="0" distB="0" distL="0" distR="0">
              <wp:extent cx="5400000" cy="5850658"/>
              <wp:effectExtent l="0" t="0" r="0" b="0"/>
              <wp:docPr id="900021" name="Gambar revisi 9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injau.png"/>
                      <pic:cNvPicPr>
                        <a:picLocks noChangeAspect="1" noChangeArrowheads="1"/>
                      </pic:cNvPicPr>
                    </pic:nvPicPr>
                    <pic:blipFill>
                      <a:blip r:embed="rId920">
                        <a:extLst>
                          <a:ext uri="{28A0092B-C50C-407E-A947-70E740481C1C}">
                            <a14:useLocalDpi xmlns:a14="http://schemas.microsoft.com/office/drawing/2010/main" val="0"/>
                          </a:ext>
                        </a:extLst>
                      </a:blip>
                      <a:srcRect/>
                      <a:stretch>
                        <a:fillRect/>
                      </a:stretch>
                    </pic:blipFill>
                    <pic:spPr bwMode="auto">
                      <a:xfrm>
                        <a:off x="0" y="0"/>
                        <a:ext cx="5400000" cy="5850658"/>
                      </a:xfrm>
                      <a:prstGeom prst="rect">
                        <a:avLst/>
                      </a:prstGeom>
                      <a:noFill/>
                      <a:ln>
                        <a:noFill/>
                      </a:ln>
                    </pic:spPr>
                  </pic:pic>
                </a:graphicData>
              </a:graphic>
            </wp:inline>
          </w:drawing>
        </w:r>
      </w:ins>
    </w:p>
    <w:p>
      <w:pPr>
        <w:pStyle w:val="Caption"/>
        <w:rPr>
          <w:ins w:id="2599" w:author="Claude" w:date="2026-10-23T09:00:00Z"/>
        </w:rPr>
      </w:pPr>
      <w:ins w:id="2596" w:author="Claude" w:date="2026-10-23T09:00:00Z">
        <w:r>
          <w:t>Gambar 4.</w:t>
          <w:fldChar w:fldCharType="begin"/>
          <w:instrText xml:space="preserve"> SEQ Gambar_4. \* ARABIC </w:instrText>
          <w:fldChar w:fldCharType="separate"/>
        </w:r>
      </w:ins>
      <w:ins w:id="2597" w:author="Claude" w:date="2026-10-23T09:00:00Z">
        <w:r>
          <w:rPr>
            <w:noProof/>
          </w:rPr>
          <w:t>28</w:t>
          <w:fldChar w:fldCharType="end"/>
        </w:r>
      </w:ins>
      <w:ins w:id="2598" w:author="Claude" w:date="2026-10-23T09:00:00Z">
        <w:r>
          <w:t xml:space="preserve"> Tampilan Desktop Layar Tinjau Hasil AI</w:t>
        </w:r>
      </w:ins>
    </w:p>
    <w:p>
      <w:pPr>
        <w:rPr>
          <w:ins w:id="2600" w:author="Claude" w:date="2026-10-23T09:00:00Z"/>
        </w:rPr>
      </w:pPr>
      <w:ins w:id="2601" w:author="Claude" w:date="2026-10-23T09:00:00Z">
        <w:r>
          <w:t xml:space="preserve">Di bawah grid, tabel “Kejadian yang akan disimpan” menghitung ulang kejadian downtime setiap kali petugas mengubah kotak, menggunakan aturan penggabungan dan konversi kode yang sama dengan implementasi awal (Tabel 4.23). Apabila shift yang dibaca ternyata keliru, petugas dapat memilih shift lain dan menekan Baca ulang. Layar yang sama juga dapat digunakan dari ponsel, sebagaimana ditunjukkan pada Gambar 4.29.</w:t>
        </w:r>
      </w:ins>
    </w:p>
    <w:p>
      <w:pPr>
        <w:keepNext/>
        <w:ind w:firstLine="0"/>
        <w:jc w:val="center"/>
        <w:rPr>
          <w:ins w:id="2602" w:author="Claude" w:date="2026-10-23T09:00:00Z"/>
        </w:rPr>
      </w:pPr>
      <w:ins w:id="2603" w:author="Claude" w:date="2026-10-23T09:00:00Z">
        <w:r>
          <w:rPr>
            <w:noProof/>
          </w:rPr>
          <w:drawing>
            <wp:inline distT="0" distB="0" distL="0" distR="0">
              <wp:extent cx="2139428" cy="5760000"/>
              <wp:effectExtent l="0" t="0" r="0" b="0"/>
              <wp:docPr id="900022" name="Gambar revisi 9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injau.png"/>
                      <pic:cNvPicPr>
                        <a:picLocks noChangeAspect="1" noChangeArrowheads="1"/>
                      </pic:cNvPicPr>
                    </pic:nvPicPr>
                    <pic:blipFill>
                      <a:blip r:embed="rId921">
                        <a:extLst>
                          <a:ext uri="{28A0092B-C50C-407E-A947-70E740481C1C}">
                            <a14:useLocalDpi xmlns:a14="http://schemas.microsoft.com/office/drawing/2010/main" val="0"/>
                          </a:ext>
                        </a:extLst>
                      </a:blip>
                      <a:srcRect/>
                      <a:stretch>
                        <a:fillRect/>
                      </a:stretch>
                    </pic:blipFill>
                    <pic:spPr bwMode="auto">
                      <a:xfrm>
                        <a:off x="0" y="0"/>
                        <a:ext cx="2139428" cy="5760000"/>
                      </a:xfrm>
                      <a:prstGeom prst="rect">
                        <a:avLst/>
                      </a:prstGeom>
                      <a:noFill/>
                      <a:ln>
                        <a:noFill/>
                      </a:ln>
                    </pic:spPr>
                  </pic:pic>
                </a:graphicData>
              </a:graphic>
            </wp:inline>
          </w:drawing>
        </w:r>
      </w:ins>
    </w:p>
    <w:p>
      <w:pPr>
        <w:pStyle w:val="Caption"/>
        <w:rPr>
          <w:ins w:id="2607" w:author="Claude" w:date="2026-10-23T09:00:00Z"/>
        </w:rPr>
      </w:pPr>
      <w:ins w:id="2604" w:author="Claude" w:date="2026-10-23T09:00:00Z">
        <w:r>
          <w:t>Gambar 4.</w:t>
          <w:fldChar w:fldCharType="begin"/>
          <w:instrText xml:space="preserve"> SEQ Gambar_4. \* ARABIC </w:instrText>
          <w:fldChar w:fldCharType="separate"/>
        </w:r>
      </w:ins>
      <w:ins w:id="2605" w:author="Claude" w:date="2026-10-23T09:00:00Z">
        <w:r>
          <w:rPr>
            <w:noProof/>
          </w:rPr>
          <w:t>29</w:t>
          <w:fldChar w:fldCharType="end"/>
        </w:r>
      </w:ins>
      <w:ins w:id="2606" w:author="Claude" w:date="2026-10-23T09:00:00Z">
        <w:r>
          <w:t xml:space="preserve"> Tampilan Mobile Layar Tinjau Hasil AI</w:t>
        </w:r>
      </w:ins>
    </w:p>
    <w:p>
      <w:pPr>
        <w:rPr>
          <w:ins w:id="2608" w:author="Claude" w:date="2026-10-23T09:00:00Z"/>
        </w:rPr>
      </w:pPr>
      <w:ins w:id="2609" w:author="Claude" w:date="2026-10-23T09:00:00Z">
        <w:r>
          <w:t xml:space="preserve">Ketika petugas menekan Simpan, setiap kejadian divalidasi dengan aturan yang sama seperti input manual dan diperiksa terhadap data yang sudah tersimpan, kemudian seluruh kejadian disimpan ke tabel MFDOWNTIME dalam satu transaksi dengan penguncian nomor transaksi. Nomor transaksi yang berasal dari pembacaan AI dicatat pada berkas tersendiri agar sumber input dapat dibedakan pada halaman Data Downtime dan Statistik AI, karena tabel MFDOWNTIME tidak memiliki kolom sumber. Tulisan kode mesin yang dikonfirmasi petugas disimpan sebagai padanan baru, sehingga lembar berikutnya dengan tulisan yang sama langsung dikenali.</w:t>
        </w:r>
      </w:ins>
    </w:p>
    <w:p w14:paraId="2E9557FA" w14:textId="77777777" w:rsidR="00BD5972" w:rsidRPr="00BD5972" w:rsidRDefault="00BD5972" w:rsidP="00BD5972">
      <w:pPr>
        <w:pStyle w:val="BodyText"/>
        <w:rPr>
          <w:lang w:val="id-ID" w:eastAsia="en-US"/>
        </w:rPr>
      </w:pPr>
    </w:p>
    <w:p w14:paraId="02F6AC94" w14:textId="4C475D04" w:rsidR="00274519" w:rsidRDefault="00000000">
      <w:pPr>
        <w:pStyle w:val="Heading3"/>
      </w:pPr>
      <w:bookmarkStart w:id="141" w:name="_Toc242101893"/>
      <w:r>
        <w:t>Modul Administrasi Alias Mesin</w:t>
      </w:r>
      <w:bookmarkEnd w:id="141"/>
    </w:p>
    <w:p w14:paraId="4191E3D9" w14:textId="20DBE283" w:rsidR="00080B07" w:rsidRDefault="005353FC" w:rsidP="00080B07">
      <w:r>
        <w:t xml:space="preserve">Untuk mengelola daftar padanan kode mesin yang tersimpan, sistem menyediakan halaman administrasi alias mesin. Melalui halaman ini, admin dapat melihat teks asli pada kertas yang pernah dipetakan, kode mesin resmi yang ditetapkan, serta waktu konfirmasinya. Admin dapat mengoreksi pemetaan yang keliru melalui pilihan </w:t>
      </w:r>
      <w:r>
        <w:rPr>
          <w:i/>
        </w:rPr>
        <w:t xml:space="preserve">dropdown</w:t>
      </w:r>
      <w:r>
        <w:t xml:space="preserve"> kode mesin resmi, dan perubahan tersebut langsung berlaku untuk foto berikutnya tanpa perlu mengubah berkas JSON secara manual. Tampilan halaman ini ditunjukkan pada Gambar 4.</w:t>
      </w:r>
      <w:del w:id="3395" w:author="Claude" w:date="2026-10-23T09:00:00Z">
        <w:r>
          <w:delText xml:space="preserve">24</w:delText>
        </w:r>
      </w:del>
      <w:ins w:id="3396" w:author="Claude" w:date="2026-10-23T09:00:00Z">
        <w:r>
          <w:t xml:space="preserve">30</w:t>
        </w:r>
      </w:ins>
      <w:r>
        <w:t xml:space="preserve">.</w:t>
      </w:r>
    </w:p>
    <w:p w14:paraId="4995127A" w14:textId="77777777" w:rsidR="00860E3A" w:rsidRDefault="00080B07" w:rsidP="00860E3A">
      <w:pPr>
        <w:keepNext/>
        <w:ind w:firstLine="0"/>
        <w:jc w:val="center"/>
        <w:rPr>
          <w:del w:id="2611" w:author="Claude" w:date="2026-10-23T09:00:00Z"/>
        </w:rPr>
      </w:pPr>
      <w:del w:id="2610" w:author="Claude" w:date="2026-10-23T09:00:00Z">
        <w:r>
          <w:rPr>
            <w:noProof/>
          </w:rPr>
          <w:drawing>
            <wp:inline distT="0" distB="0" distL="0" distR="0" wp14:anchorId="3485FD59" wp14:editId="2D19E135">
              <wp:extent cx="4929461" cy="1743075"/>
              <wp:effectExtent l="0" t="0" r="5080" b="0"/>
              <wp:docPr id="78469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95039" name=""/>
                      <pic:cNvPicPr/>
                    </pic:nvPicPr>
                    <pic:blipFill rotWithShape="1">
                      <a:blip r:embed="rId53"/>
                      <a:srcRect l="7182" r="8907" b="41184"/>
                      <a:stretch>
                        <a:fillRect/>
                      </a:stretch>
                    </pic:blipFill>
                    <pic:spPr bwMode="auto">
                      <a:xfrm>
                        <a:off x="0" y="0"/>
                        <a:ext cx="4932949" cy="1744309"/>
                      </a:xfrm>
                      <a:prstGeom prst="rect">
                        <a:avLst/>
                      </a:prstGeom>
                      <a:ln>
                        <a:noFill/>
                      </a:ln>
                      <a:extLst>
                        <a:ext uri="{53640926-AAD7-44D8-BBD7-CCE9431645EC}">
                          <a14:shadowObscured xmlns:a14="http://schemas.microsoft.com/office/drawing/2010/main"/>
                        </a:ext>
                      </a:extLst>
                    </pic:spPr>
                  </pic:pic>
                </a:graphicData>
              </a:graphic>
            </wp:inline>
          </w:drawing>
        </w:r>
      </w:del>
    </w:p>
    <w:p>
      <w:pPr>
        <w:keepNext/>
        <w:ind w:firstLine="0"/>
        <w:jc w:val="center"/>
        <w:rPr>
          <w:ins w:id="2612" w:author="Claude" w:date="2026-10-23T09:00:00Z"/>
        </w:rPr>
      </w:pPr>
      <w:ins w:id="2613" w:author="Claude" w:date="2026-10-23T09:00:00Z">
        <w:r>
          <w:rPr>
            <w:noProof/>
          </w:rPr>
          <w:drawing>
            <wp:inline distT="0" distB="0" distL="0" distR="0">
              <wp:extent cx="5580000" cy="2254875"/>
              <wp:effectExtent l="0" t="0" r="0" b="0"/>
              <wp:docPr id="900023" name="Gambar revisi 9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95039" name="L-alias.png"/>
                      <pic:cNvPicPr/>
                    </pic:nvPicPr>
                    <pic:blipFill rotWithShape="1">
                      <a:blip r:embed="rId922"/>
                      <a:srcRect l="7182" r="8907" b="41184"/>
                      <a:stretch>
                        <a:fillRect/>
                      </a:stretch>
                    </pic:blipFill>
                    <pic:spPr bwMode="auto">
                      <a:xfrm>
                        <a:off x="0" y="0"/>
                        <a:ext cx="5580000" cy="2254875"/>
                      </a:xfrm>
                      <a:prstGeom prst="rect">
                        <a:avLst/>
                      </a:prstGeom>
                      <a:ln>
                        <a:noFill/>
                      </a:ln>
                      <a:extLst>
                        <a:ext uri="{53640926-AAD7-44D8-BBD7-CCE9431645EC}">
                          <a14:shadowObscured xmlns:a14="http://schemas.microsoft.com/office/drawing/2010/main"/>
                        </a:ext>
                      </a:extLst>
                    </pic:spPr>
                  </pic:pic>
                </a:graphicData>
              </a:graphic>
            </wp:inline>
          </w:drawing>
        </w:r>
      </w:ins>
    </w:p>
    <w:p w14:paraId="73FD816B" w14:textId="1034F5F5" w:rsidR="001B3334" w:rsidRDefault="00860E3A" w:rsidP="00860E3A">
      <w:pPr>
        <w:pStyle w:val="Caption"/>
      </w:pPr>
      <w:bookmarkStart w:id="142" w:name="_Toc242095382"/>
      <w:r>
        <w:t>Gambar 4.</w:t>
        <w:fldChar w:fldCharType="begin"/>
        <w:instrText xml:space="preserve"> SEQ Gambar_4. \* ARABIC </w:instrText>
        <w:fldChar w:fldCharType="separate"/>
      </w:r>
      <w:del w:id="3377" w:author="Claude" w:date="2026-10-23T09:00:00Z">
        <w:r>
          <w:rPr>
            <w:noProof/>
          </w:rPr>
          <w:delText xml:space="preserve">24</w:delText>
        </w:r>
      </w:del>
      <w:ins w:id="3378" w:author="Claude" w:date="2026-10-23T09:00:00Z">
        <w:r>
          <w:rPr>
            <w:noProof/>
          </w:rPr>
          <w:t xml:space="preserve">30</w:t>
        </w:r>
      </w:ins>
      <w:r>
        <w:rPr>
          <w:noProof/>
        </w:rPr>
        <w:fldChar w:fldCharType="end"/>
      </w:r>
      <w:r>
        <w:t xml:space="preserve"> Tampilan Halaman Administrasi Alias Kode Mesin</w:t>
      </w:r>
      <w:bookmarkEnd w:id="142"/>
      <w:r>
        <w:t xml:space="preserve"> </w:t>
      </w:r>
    </w:p>
    <w:p w14:paraId="5FAB083F" w14:textId="77777777" w:rsidR="00BD5972" w:rsidRDefault="00BD5972" w:rsidP="00BD5972">
      <w:pPr>
        <w:pStyle w:val="BodyText"/>
      </w:pPr>
      <w:r>
        <w:t xml:space="preserve">Daftar pada halaman ini bertambah seiring bertambahnya padanan yang dikonfirmasi petugas pada layar tinjauan. </w:t>
      </w:r>
      <w:del w:id="2614" w:author="Claude" w:date="2026-10-23T09:00:00Z">
        <w:r>
          <w:delText xml:space="preserve">Dengan demikian,</w:delText>
        </w:r>
      </w:del>
      <w:ins w:id="2615" w:author="Claude" w:date="2026-10-23T09:00:00Z">
        <w:r>
          <w:t xml:space="preserve">Pada versi akhir, padanan disimpan otomatis ketika petugas menyimpan hasil tinjauan, sehingga</w:t>
        </w:r>
      </w:ins>
      <w:r>
        <w:t xml:space="preserve"> semakin sering sistem digunakan, semakin banyak kode mesin yang </w:t>
      </w:r>
      <w:del w:id="2616" w:author="Claude" w:date="2026-10-23T09:00:00Z">
        <w:r>
          <w:delText xml:space="preserve">dapat dikenali langsung melalui lapis pertama</w:delText>
        </w:r>
      </w:del>
      <w:ins w:id="2617" w:author="Claude" w:date="2026-10-23T09:00:00Z">
        <w:r>
          <w:t xml:space="preserve">langsung dikenali</w:t>
        </w:r>
      </w:ins>
      <w:r>
        <w:t xml:space="preserve"> tanpa perlu </w:t>
      </w:r>
      <w:del w:id="2618" w:author="Claude" w:date="2026-10-23T09:00:00Z">
        <w:r>
          <w:delText xml:space="preserve">meminta model AI memilih kode</w:delText>
        </w:r>
      </w:del>
      <w:ins w:id="2619" w:author="Claude" w:date="2026-10-23T09:00:00Z">
        <w:r>
          <w:t xml:space="preserve">dipilih ulang oleh petugas</w:t>
        </w:r>
      </w:ins>
      <w:r>
        <w:t xml:space="preserve">.</w:t>
      </w:r>
    </w:p>
    <w:p>
      <w:pPr>
        <w:pStyle w:val="Heading3"/>
        <w:rPr>
          <w:ins w:id="2620" w:author="Claude" w:date="2026-10-23T09:00:00Z"/>
        </w:rPr>
      </w:pPr>
      <w:ins w:id="2621" w:author="Claude" w:date="2026-10-23T09:00:00Z">
        <w:r>
          <w:t xml:space="preserve">Modul Sistem Informasi Downtime</w:t>
        </w:r>
      </w:ins>
    </w:p>
    <w:p>
      <w:pPr>
        <w:rPr>
          <w:ins w:id="2622" w:author="Claude" w:date="2026-10-23T09:00:00Z"/>
        </w:rPr>
      </w:pPr>
      <w:ins w:id="2623" w:author="Claude" w:date="2026-10-23T09:00:00Z">
        <w:r>
          <w:t xml:space="preserve">Modul sistem informasi mengolah data pada tabel MFDOWNTIME menjadi indikator, grafik, dan laporan. Seluruh perhitungan dilakukan oleh satu service analitik yang dipakai bersama oleh semua halaman, dengan kueri berbatas rentang tanggal dan hasil yang disimpan sementara (</w:t>
        </w:r>
        <w:r>
          <w:rPr>
            <w:i/>
            <w:iCs/>
          </w:rPr>
          <w:t xml:space="preserve">cache</w:t>
        </w:r>
        <w:r>
          <w:t xml:space="preserve">), lalu dibuang setiap kali data ditambah, diubah, atau dihapus. Semua halaman memakai filter yang sama, yaitu periode, shift, mesin, dan kategori masalah, serta pembanding terhadap periode sebelumnya dengan panjang yang sama. Indikator utama yang digunakan dirangkum pada Tabel 4.25.</w:t>
        </w:r>
      </w:ins>
    </w:p>
    <w:tbl>
      <w:tblPr>
        <w:tblStyle w:val="TableGrid"/>
        <w:tblW w:w="0" w:type="auto"/>
        <w:tblLook w:val="04A0" w:firstRow="1" w:lastRow="0" w:firstColumn="1" w:lastColumn="0" w:noHBand="0" w:noVBand="1"/>
      </w:tblPr>
      <w:tblGrid>
        <w:gridCol w:w="1800"/>
        <w:gridCol w:w="3300"/>
        <w:gridCol w:w="2827"/>
      </w:tblGrid>
      <w:tr>
        <w:trPr>
          <w:tblHeader/>
          <w:ins w:id="2624" w:author="Claude" w:date="2026-10-23T09:00:00Z"/>
        </w:trPr>
        <w:tc>
          <w:tcPr>
            <w:tcW w:w="1800" w:type="dxa"/>
            <w:shd w:val="clear" w:color="auto" w:fill="D0CECE" w:themeFill="background2" w:themeFillShade="E6"/>
          </w:tcPr>
          <w:p>
            <w:pPr>
              <w:ind w:firstLine="0"/>
              <w:jc w:val="center"/>
              <w:rPr>
                <w:ins w:id="2625" w:author="Claude" w:date="2026-10-23T09:00:00Z"/>
              </w:rPr>
            </w:pPr>
            <w:ins w:id="2626" w:author="Claude" w:date="2026-10-23T09:00:00Z">
              <w:r>
                <w:rPr>
                  <w:b/>
                  <w:bCs/>
                </w:rPr>
                <w:t xml:space="preserve">Indikator</w:t>
              </w:r>
            </w:ins>
          </w:p>
        </w:tc>
        <w:tc>
          <w:tcPr>
            <w:tcW w:w="3300" w:type="dxa"/>
            <w:shd w:val="clear" w:color="auto" w:fill="D0CECE" w:themeFill="background2" w:themeFillShade="E6"/>
          </w:tcPr>
          <w:p>
            <w:pPr>
              <w:ind w:firstLine="0"/>
              <w:jc w:val="center"/>
              <w:rPr>
                <w:ins w:id="2627" w:author="Claude" w:date="2026-10-23T09:00:00Z"/>
              </w:rPr>
            </w:pPr>
            <w:ins w:id="2628" w:author="Claude" w:date="2026-10-23T09:00:00Z">
              <w:r>
                <w:rPr>
                  <w:b/>
                  <w:bCs/>
                </w:rPr>
                <w:t xml:space="preserve">Definisi</w:t>
              </w:r>
            </w:ins>
          </w:p>
        </w:tc>
        <w:tc>
          <w:tcPr>
            <w:tcW w:w="2827" w:type="dxa"/>
            <w:shd w:val="clear" w:color="auto" w:fill="D0CECE" w:themeFill="background2" w:themeFillShade="E6"/>
          </w:tcPr>
          <w:p>
            <w:pPr>
              <w:ind w:firstLine="0"/>
              <w:jc w:val="center"/>
              <w:rPr>
                <w:ins w:id="2629" w:author="Claude" w:date="2026-10-23T09:00:00Z"/>
              </w:rPr>
            </w:pPr>
            <w:ins w:id="2630" w:author="Claude" w:date="2026-10-23T09:00:00Z">
              <w:r>
                <w:rPr>
                  <w:b/>
                  <w:bCs/>
                </w:rPr>
                <w:t xml:space="preserve">Kegunaan</w:t>
              </w:r>
            </w:ins>
          </w:p>
        </w:tc>
      </w:tr>
      <w:tr>
        <w:trPr>
          <w:ins w:id="2631" w:author="Claude" w:date="2026-10-23T09:00:00Z"/>
        </w:trPr>
        <w:tc>
          <w:tcPr>
            <w:tcW w:w="1800" w:type="dxa"/>
          </w:tcPr>
          <w:p>
            <w:pPr>
              <w:ind w:firstLine="0"/>
              <w:rPr>
                <w:ins w:id="2632" w:author="Claude" w:date="2026-10-23T09:00:00Z"/>
              </w:rPr>
            </w:pPr>
            <w:ins w:id="2633" w:author="Claude" w:date="2026-10-23T09:00:00Z">
              <w:r>
                <w:t xml:space="preserve">Total downtime</w:t>
              </w:r>
            </w:ins>
          </w:p>
        </w:tc>
        <w:tc>
          <w:tcPr>
            <w:tcW w:w="3300" w:type="dxa"/>
          </w:tcPr>
          <w:p>
            <w:pPr>
              <w:ind w:firstLine="0"/>
              <w:rPr>
                <w:ins w:id="2634" w:author="Claude" w:date="2026-10-23T09:00:00Z"/>
              </w:rPr>
            </w:pPr>
            <w:ins w:id="2635" w:author="Claude" w:date="2026-10-23T09:00:00Z">
              <w:r>
                <w:t xml:space="preserve">Jumlah Time_Total (menit) pada periode terpilih</w:t>
              </w:r>
            </w:ins>
          </w:p>
        </w:tc>
        <w:tc>
          <w:tcPr>
            <w:tcW w:w="2827" w:type="dxa"/>
          </w:tcPr>
          <w:p>
            <w:pPr>
              <w:ind w:firstLine="0"/>
              <w:rPr>
                <w:ins w:id="2636" w:author="Claude" w:date="2026-10-23T09:00:00Z"/>
              </w:rPr>
            </w:pPr>
            <w:ins w:id="2637" w:author="Claude" w:date="2026-10-23T09:00:00Z">
              <w:r>
                <w:t xml:space="preserve">Besarnya waktu produksi yang hilang</w:t>
              </w:r>
            </w:ins>
          </w:p>
        </w:tc>
      </w:tr>
      <w:tr>
        <w:trPr>
          <w:ins w:id="2638" w:author="Claude" w:date="2026-10-23T09:00:00Z"/>
        </w:trPr>
        <w:tc>
          <w:tcPr>
            <w:tcW w:w="1800" w:type="dxa"/>
          </w:tcPr>
          <w:p>
            <w:pPr>
              <w:ind w:firstLine="0"/>
              <w:rPr>
                <w:ins w:id="2639" w:author="Claude" w:date="2026-10-23T09:00:00Z"/>
              </w:rPr>
            </w:pPr>
            <w:ins w:id="2640" w:author="Claude" w:date="2026-10-23T09:00:00Z">
              <w:r>
                <w:t xml:space="preserve">Jumlah kejadian</w:t>
              </w:r>
            </w:ins>
          </w:p>
        </w:tc>
        <w:tc>
          <w:tcPr>
            <w:tcW w:w="3300" w:type="dxa"/>
          </w:tcPr>
          <w:p>
            <w:pPr>
              <w:ind w:firstLine="0"/>
              <w:rPr>
                <w:ins w:id="2641" w:author="Claude" w:date="2026-10-23T09:00:00Z"/>
              </w:rPr>
            </w:pPr>
            <w:ins w:id="2642" w:author="Claude" w:date="2026-10-23T09:00:00Z">
              <w:r>
                <w:t xml:space="preserve">Jumlah catatan downtime</w:t>
              </w:r>
            </w:ins>
          </w:p>
        </w:tc>
        <w:tc>
          <w:tcPr>
            <w:tcW w:w="2827" w:type="dxa"/>
          </w:tcPr>
          <w:p>
            <w:pPr>
              <w:ind w:firstLine="0"/>
              <w:rPr>
                <w:ins w:id="2643" w:author="Claude" w:date="2026-10-23T09:00:00Z"/>
              </w:rPr>
            </w:pPr>
            <w:ins w:id="2644" w:author="Claude" w:date="2026-10-23T09:00:00Z">
              <w:r>
                <w:t xml:space="preserve">Frekuensi gangguan</w:t>
              </w:r>
            </w:ins>
          </w:p>
        </w:tc>
      </w:tr>
      <w:tr>
        <w:trPr>
          <w:ins w:id="2645" w:author="Claude" w:date="2026-10-23T09:00:00Z"/>
        </w:trPr>
        <w:tc>
          <w:tcPr>
            <w:tcW w:w="1800" w:type="dxa"/>
          </w:tcPr>
          <w:p>
            <w:pPr>
              <w:ind w:firstLine="0"/>
              <w:rPr>
                <w:ins w:id="2646" w:author="Claude" w:date="2026-10-23T09:00:00Z"/>
              </w:rPr>
            </w:pPr>
            <w:ins w:id="2647" w:author="Claude" w:date="2026-10-23T09:00:00Z">
              <w:r>
                <w:t xml:space="preserve">Durasi rata-rata</w:t>
              </w:r>
            </w:ins>
          </w:p>
        </w:tc>
        <w:tc>
          <w:tcPr>
            <w:tcW w:w="3300" w:type="dxa"/>
          </w:tcPr>
          <w:p>
            <w:pPr>
              <w:ind w:firstLine="0"/>
              <w:rPr>
                <w:ins w:id="2648" w:author="Claude" w:date="2026-10-23T09:00:00Z"/>
              </w:rPr>
            </w:pPr>
            <w:ins w:id="2649" w:author="Claude" w:date="2026-10-23T09:00:00Z">
              <w:r>
                <w:t xml:space="preserve">Total downtime dibagi jumlah kejadian</w:t>
              </w:r>
            </w:ins>
          </w:p>
        </w:tc>
        <w:tc>
          <w:tcPr>
            <w:tcW w:w="2827" w:type="dxa"/>
          </w:tcPr>
          <w:p>
            <w:pPr>
              <w:ind w:firstLine="0"/>
              <w:rPr>
                <w:ins w:id="2650" w:author="Claude" w:date="2026-10-23T09:00:00Z"/>
              </w:rPr>
            </w:pPr>
            <w:ins w:id="2651" w:author="Claude" w:date="2026-10-23T09:00:00Z">
              <w:r>
                <w:t xml:space="preserve">Membedakan gangguan singkat yang sering dengan gangguan panjang yang jarang</w:t>
              </w:r>
            </w:ins>
          </w:p>
        </w:tc>
      </w:tr>
      <w:tr>
        <w:trPr>
          <w:ins w:id="2652" w:author="Claude" w:date="2026-10-23T09:00:00Z"/>
        </w:trPr>
        <w:tc>
          <w:tcPr>
            <w:tcW w:w="1800" w:type="dxa"/>
          </w:tcPr>
          <w:p>
            <w:pPr>
              <w:ind w:firstLine="0"/>
              <w:rPr>
                <w:ins w:id="2653" w:author="Claude" w:date="2026-10-23T09:00:00Z"/>
              </w:rPr>
            </w:pPr>
            <w:ins w:id="2654" w:author="Claude" w:date="2026-10-23T09:00:00Z">
              <w:r>
                <w:t xml:space="preserve">Downtime %</w:t>
              </w:r>
            </w:ins>
          </w:p>
        </w:tc>
        <w:tc>
          <w:tcPr>
            <w:tcW w:w="3300" w:type="dxa"/>
          </w:tcPr>
          <w:p>
            <w:pPr>
              <w:ind w:firstLine="0"/>
              <w:rPr>
                <w:ins w:id="2655" w:author="Claude" w:date="2026-10-23T09:00:00Z"/>
              </w:rPr>
            </w:pPr>
            <w:ins w:id="2656" w:author="Claude" w:date="2026-10-23T09:00:00Z">
              <w:r>
                <w:t xml:space="preserve">Total downtime dibagi waktu tersedia (jumlah mesin × 3 shift × 480 menit × jumlah hari)</w:t>
              </w:r>
            </w:ins>
          </w:p>
        </w:tc>
        <w:tc>
          <w:tcPr>
            <w:tcW w:w="2827" w:type="dxa"/>
          </w:tcPr>
          <w:p>
            <w:pPr>
              <w:ind w:firstLine="0"/>
              <w:rPr>
                <w:ins w:id="2657" w:author="Claude" w:date="2026-10-23T09:00:00Z"/>
              </w:rPr>
            </w:pPr>
            <w:ins w:id="2658" w:author="Claude" w:date="2026-10-23T09:00:00Z">
              <w:r>
                <w:t xml:space="preserve">Proporsi waktu shift yang hilang</w:t>
              </w:r>
            </w:ins>
          </w:p>
        </w:tc>
      </w:tr>
      <w:tr>
        <w:trPr>
          <w:ins w:id="2659" w:author="Claude" w:date="2026-10-23T09:00:00Z"/>
        </w:trPr>
        <w:tc>
          <w:tcPr>
            <w:tcW w:w="1800" w:type="dxa"/>
          </w:tcPr>
          <w:p>
            <w:pPr>
              <w:ind w:firstLine="0"/>
              <w:rPr>
                <w:ins w:id="2660" w:author="Claude" w:date="2026-10-23T09:00:00Z"/>
              </w:rPr>
            </w:pPr>
            <w:ins w:id="2661" w:author="Claude" w:date="2026-10-23T09:00:00Z">
              <w:r>
                <w:t xml:space="preserve">Mesin terburuk</w:t>
              </w:r>
            </w:ins>
          </w:p>
        </w:tc>
        <w:tc>
          <w:tcPr>
            <w:tcW w:w="3300" w:type="dxa"/>
          </w:tcPr>
          <w:p>
            <w:pPr>
              <w:ind w:firstLine="0"/>
              <w:rPr>
                <w:ins w:id="2662" w:author="Claude" w:date="2026-10-23T09:00:00Z"/>
              </w:rPr>
            </w:pPr>
            <w:ins w:id="2663" w:author="Claude" w:date="2026-10-23T09:00:00Z">
              <w:r>
                <w:t xml:space="preserve">Mesin dengan total downtime terbesar</w:t>
              </w:r>
            </w:ins>
          </w:p>
        </w:tc>
        <w:tc>
          <w:tcPr>
            <w:tcW w:w="2827" w:type="dxa"/>
          </w:tcPr>
          <w:p>
            <w:pPr>
              <w:ind w:firstLine="0"/>
              <w:rPr>
                <w:ins w:id="2664" w:author="Claude" w:date="2026-10-23T09:00:00Z"/>
              </w:rPr>
            </w:pPr>
            <w:ins w:id="2665" w:author="Claude" w:date="2026-10-23T09:00:00Z">
              <w:r>
                <w:t xml:space="preserve">Prioritas perbaikan mesin</w:t>
              </w:r>
            </w:ins>
          </w:p>
        </w:tc>
      </w:tr>
      <w:tr>
        <w:trPr>
          <w:ins w:id="2666" w:author="Claude" w:date="2026-10-23T09:00:00Z"/>
        </w:trPr>
        <w:tc>
          <w:tcPr>
            <w:tcW w:w="1800" w:type="dxa"/>
          </w:tcPr>
          <w:p>
            <w:pPr>
              <w:ind w:firstLine="0"/>
              <w:rPr>
                <w:ins w:id="2667" w:author="Claude" w:date="2026-10-23T09:00:00Z"/>
              </w:rPr>
            </w:pPr>
            <w:ins w:id="2668" w:author="Claude" w:date="2026-10-23T09:00:00Z">
              <w:r>
                <w:t xml:space="preserve">Masalah dominan</w:t>
              </w:r>
            </w:ins>
          </w:p>
        </w:tc>
        <w:tc>
          <w:tcPr>
            <w:tcW w:w="3300" w:type="dxa"/>
          </w:tcPr>
          <w:p>
            <w:pPr>
              <w:ind w:firstLine="0"/>
              <w:rPr>
                <w:ins w:id="2669" w:author="Claude" w:date="2026-10-23T09:00:00Z"/>
              </w:rPr>
            </w:pPr>
            <w:ins w:id="2670" w:author="Claude" w:date="2026-10-23T09:00:00Z">
              <w:r>
                <w:t xml:space="preserve">Kategori masalah dengan total downtime terbesar</w:t>
              </w:r>
            </w:ins>
          </w:p>
        </w:tc>
        <w:tc>
          <w:tcPr>
            <w:tcW w:w="2827" w:type="dxa"/>
          </w:tcPr>
          <w:p>
            <w:pPr>
              <w:ind w:firstLine="0"/>
              <w:rPr>
                <w:ins w:id="2671" w:author="Claude" w:date="2026-10-23T09:00:00Z"/>
              </w:rPr>
            </w:pPr>
            <w:ins w:id="2672" w:author="Claude" w:date="2026-10-23T09:00:00Z">
              <w:r>
                <w:t xml:space="preserve">Prioritas perbaikan penyebab</w:t>
              </w:r>
            </w:ins>
          </w:p>
        </w:tc>
      </w:tr>
      <w:tr>
        <w:trPr>
          <w:ins w:id="2673" w:author="Claude" w:date="2026-10-23T09:00:00Z"/>
        </w:trPr>
        <w:tc>
          <w:tcPr>
            <w:tcW w:w="1800" w:type="dxa"/>
          </w:tcPr>
          <w:p>
            <w:pPr>
              <w:ind w:firstLine="0"/>
              <w:rPr>
                <w:ins w:id="2674" w:author="Claude" w:date="2026-10-23T09:00:00Z"/>
              </w:rPr>
            </w:pPr>
            <w:ins w:id="2675" w:author="Claude" w:date="2026-10-23T09:00:00Z">
              <w:r>
                <w:t xml:space="preserve">Kelengkapan input</w:t>
              </w:r>
            </w:ins>
          </w:p>
        </w:tc>
        <w:tc>
          <w:tcPr>
            <w:tcW w:w="3300" w:type="dxa"/>
          </w:tcPr>
          <w:p>
            <w:pPr>
              <w:ind w:firstLine="0"/>
              <w:rPr>
                <w:ins w:id="2676" w:author="Claude" w:date="2026-10-23T09:00:00Z"/>
              </w:rPr>
            </w:pPr>
            <w:ins w:id="2677" w:author="Claude" w:date="2026-10-23T09:00:00Z">
              <w:r>
                <w:t xml:space="preserve">Status ada atau belum ada data untuk setiap mesin dan shift</w:t>
              </w:r>
            </w:ins>
          </w:p>
        </w:tc>
        <w:tc>
          <w:tcPr>
            <w:tcW w:w="2827" w:type="dxa"/>
          </w:tcPr>
          <w:p>
            <w:pPr>
              <w:ind w:firstLine="0"/>
              <w:rPr>
                <w:ins w:id="2678" w:author="Claude" w:date="2026-10-23T09:00:00Z"/>
              </w:rPr>
            </w:pPr>
            <w:ins w:id="2679" w:author="Claude" w:date="2026-10-23T09:00:00Z">
              <w:r>
                <w:t xml:space="preserve">Mendeteksi shift yang mungkin lupa diinput</w:t>
              </w:r>
            </w:ins>
          </w:p>
        </w:tc>
      </w:tr>
    </w:tbl>
    <w:p>
      <w:pPr>
        <w:pStyle w:val="Caption"/>
        <w:rPr>
          <w:ins w:id="2683" w:author="Claude" w:date="2026-10-23T09:00:00Z"/>
        </w:rPr>
      </w:pPr>
      <w:ins w:id="2680" w:author="Claude" w:date="2026-10-23T09:00:00Z">
        <w:r>
          <w:t>Tabel 4.</w:t>
          <w:fldChar w:fldCharType="begin"/>
          <w:instrText xml:space="preserve"> SEQ Tabel_4. \* ARABIC </w:instrText>
          <w:fldChar w:fldCharType="separate"/>
        </w:r>
      </w:ins>
      <w:ins w:id="2681" w:author="Claude" w:date="2026-10-23T09:00:00Z">
        <w:r>
          <w:rPr>
            <w:noProof/>
          </w:rPr>
          <w:t>25</w:t>
          <w:fldChar w:fldCharType="end"/>
        </w:r>
      </w:ins>
      <w:ins w:id="2682" w:author="Claude" w:date="2026-10-23T09:00:00Z">
        <w:r>
          <w:t xml:space="preserve"> Indikator Utama pada Modul Sistem Informasi</w:t>
        </w:r>
      </w:ins>
    </w:p>
    <w:p>
      <w:pPr>
        <w:rPr>
          <w:ins w:id="2684" w:author="Claude" w:date="2026-10-23T09:00:00Z"/>
        </w:rPr>
      </w:pPr>
      <w:ins w:id="2685" w:author="Claude" w:date="2026-10-23T09:00:00Z">
        <w:r>
          <w:t xml:space="preserve">Karena data hanya mencatat kejadian downtime, mesin dan shift tanpa data dapat berarti tidak ada masalah atau lupa diinput. Oleh karena itu, kelengkapan input ditampilkan sebagai status, bukan sebagai nilai benar atau salah. Halaman Ringkasan menjadi halaman utama setelah login, sebagaimana ditunjukkan pada Gambar 4.31. Halaman ini menampilkan kartu “Intinya”, yaitu kalimat ringkasan yang disusun otomatis berbasis aturan tanpa AI, misalnya mesin dengan downtime terbesar, penyebab utama, dan masalah yang berulang. Di bawahnya terdapat kartu indikator beserta perubahannya dibanding periode sebelumnya, tren downtime harian, komposisi per shift, diagram Pareto kategori masalah, sepuluh mesin dengan downtime terbesar, heatmap jam rawan, dan status kelengkapan input.</w:t>
        </w:r>
      </w:ins>
    </w:p>
    <w:p>
      <w:pPr>
        <w:keepNext/>
        <w:ind w:firstLine="0"/>
        <w:jc w:val="center"/>
        <w:rPr>
          <w:ins w:id="2686" w:author="Claude" w:date="2026-10-23T09:00:00Z"/>
        </w:rPr>
      </w:pPr>
      <w:ins w:id="2687" w:author="Claude" w:date="2026-10-23T09:00:00Z">
        <w:r>
          <w:rPr>
            <w:noProof/>
          </w:rPr>
          <w:drawing>
            <wp:inline distT="0" distB="0" distL="0" distR="0">
              <wp:extent cx="5400000" cy="6083894"/>
              <wp:effectExtent l="0" t="0" r="0" b="0"/>
              <wp:docPr id="900024" name="Gambar revisi 9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ingkasan.png"/>
                      <pic:cNvPicPr>
                        <a:picLocks noChangeAspect="1" noChangeArrowheads="1"/>
                      </pic:cNvPicPr>
                    </pic:nvPicPr>
                    <pic:blipFill>
                      <a:blip r:embed="rId923">
                        <a:extLst>
                          <a:ext uri="{28A0092B-C50C-407E-A947-70E740481C1C}">
                            <a14:useLocalDpi xmlns:a14="http://schemas.microsoft.com/office/drawing/2010/main" val="0"/>
                          </a:ext>
                        </a:extLst>
                      </a:blip>
                      <a:srcRect/>
                      <a:stretch>
                        <a:fillRect/>
                      </a:stretch>
                    </pic:blipFill>
                    <pic:spPr bwMode="auto">
                      <a:xfrm>
                        <a:off x="0" y="0"/>
                        <a:ext cx="5400000" cy="6083894"/>
                      </a:xfrm>
                      <a:prstGeom prst="rect">
                        <a:avLst/>
                      </a:prstGeom>
                      <a:noFill/>
                      <a:ln>
                        <a:noFill/>
                      </a:ln>
                    </pic:spPr>
                  </pic:pic>
                </a:graphicData>
              </a:graphic>
            </wp:inline>
          </w:drawing>
        </w:r>
      </w:ins>
    </w:p>
    <w:p>
      <w:pPr>
        <w:pStyle w:val="Caption"/>
        <w:rPr>
          <w:ins w:id="2691" w:author="Claude" w:date="2026-10-23T09:00:00Z"/>
        </w:rPr>
      </w:pPr>
      <w:ins w:id="2688" w:author="Claude" w:date="2026-10-23T09:00:00Z">
        <w:r>
          <w:t>Gambar 4.</w:t>
          <w:fldChar w:fldCharType="begin"/>
          <w:instrText xml:space="preserve"> SEQ Gambar_4. \* ARABIC </w:instrText>
          <w:fldChar w:fldCharType="separate"/>
        </w:r>
      </w:ins>
      <w:ins w:id="2689" w:author="Claude" w:date="2026-10-23T09:00:00Z">
        <w:r>
          <w:rPr>
            <w:noProof/>
          </w:rPr>
          <w:t>31</w:t>
          <w:fldChar w:fldCharType="end"/>
        </w:r>
      </w:ins>
      <w:ins w:id="2690" w:author="Claude" w:date="2026-10-23T09:00:00Z">
        <w:r>
          <w:t xml:space="preserve"> Tampilan Halaman Ringkasan</w:t>
        </w:r>
      </w:ins>
    </w:p>
    <w:p>
      <w:pPr>
        <w:rPr>
          <w:ins w:id="2692" w:author="Claude" w:date="2026-10-23T09:00:00Z"/>
        </w:rPr>
      </w:pPr>
      <w:ins w:id="2693" w:author="Claude" w:date="2026-10-23T09:00:00Z">
        <w:r>
          <w:t xml:space="preserve">Halaman Analisis Mesin (Gambar 4.32) menampilkan peta sebar frekuensi dan durasi rata-rata kejadian per mesin untuk membedakan mesin yang sering berhenti singkat dengan mesin yang jarang berhenti tetapi lama, treemap porsi downtime per kelompok mesin, serta tabel peringkat mesin. Menekan salah satu baris pada tabel membuka profil mesin yang berisi timeline kejadian per hari dan rincian masalahnya (Gambar 4.33).</w:t>
        </w:r>
      </w:ins>
    </w:p>
    <w:p>
      <w:pPr>
        <w:keepNext/>
        <w:ind w:firstLine="0"/>
        <w:jc w:val="center"/>
        <w:rPr>
          <w:ins w:id="2694" w:author="Claude" w:date="2026-10-23T09:00:00Z"/>
        </w:rPr>
      </w:pPr>
      <w:ins w:id="2695" w:author="Claude" w:date="2026-10-23T09:00:00Z">
        <w:r>
          <w:rPr>
            <w:noProof/>
          </w:rPr>
          <w:drawing>
            <wp:inline distT="0" distB="0" distL="0" distR="0">
              <wp:extent cx="5400000" cy="5099560"/>
              <wp:effectExtent l="0" t="0" r="0" b="0"/>
              <wp:docPr id="900025" name="Gambar revisi 9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esin.png"/>
                      <pic:cNvPicPr>
                        <a:picLocks noChangeAspect="1" noChangeArrowheads="1"/>
                      </pic:cNvPicPr>
                    </pic:nvPicPr>
                    <pic:blipFill>
                      <a:blip r:embed="rId924">
                        <a:extLst>
                          <a:ext uri="{28A0092B-C50C-407E-A947-70E740481C1C}">
                            <a14:useLocalDpi xmlns:a14="http://schemas.microsoft.com/office/drawing/2010/main" val="0"/>
                          </a:ext>
                        </a:extLst>
                      </a:blip>
                      <a:srcRect/>
                      <a:stretch>
                        <a:fillRect/>
                      </a:stretch>
                    </pic:blipFill>
                    <pic:spPr bwMode="auto">
                      <a:xfrm>
                        <a:off x="0" y="0"/>
                        <a:ext cx="5400000" cy="5099560"/>
                      </a:xfrm>
                      <a:prstGeom prst="rect">
                        <a:avLst/>
                      </a:prstGeom>
                      <a:noFill/>
                      <a:ln>
                        <a:noFill/>
                      </a:ln>
                    </pic:spPr>
                  </pic:pic>
                </a:graphicData>
              </a:graphic>
            </wp:inline>
          </w:drawing>
        </w:r>
      </w:ins>
    </w:p>
    <w:p>
      <w:pPr>
        <w:pStyle w:val="Caption"/>
        <w:rPr>
          <w:ins w:id="2699" w:author="Claude" w:date="2026-10-23T09:00:00Z"/>
        </w:rPr>
      </w:pPr>
      <w:ins w:id="2696" w:author="Claude" w:date="2026-10-23T09:00:00Z">
        <w:r>
          <w:t>Gambar 4.</w:t>
          <w:fldChar w:fldCharType="begin"/>
          <w:instrText xml:space="preserve"> SEQ Gambar_4. \* ARABIC </w:instrText>
          <w:fldChar w:fldCharType="separate"/>
        </w:r>
      </w:ins>
      <w:ins w:id="2697" w:author="Claude" w:date="2026-10-23T09:00:00Z">
        <w:r>
          <w:rPr>
            <w:noProof/>
          </w:rPr>
          <w:t>32</w:t>
          <w:fldChar w:fldCharType="end"/>
        </w:r>
      </w:ins>
      <w:ins w:id="2698" w:author="Claude" w:date="2026-10-23T09:00:00Z">
        <w:r>
          <w:t xml:space="preserve"> Tampilan Halaman Analisis Mesin</w:t>
        </w:r>
      </w:ins>
    </w:p>
    <w:p>
      <w:pPr>
        <w:keepNext/>
        <w:ind w:firstLine="0"/>
        <w:jc w:val="center"/>
        <w:rPr>
          <w:ins w:id="2700" w:author="Claude" w:date="2026-10-23T09:00:00Z"/>
        </w:rPr>
      </w:pPr>
      <w:ins w:id="2701" w:author="Claude" w:date="2026-10-23T09:00:00Z">
        <w:r>
          <w:rPr>
            <w:noProof/>
          </w:rPr>
          <w:drawing>
            <wp:inline distT="0" distB="0" distL="0" distR="0">
              <wp:extent cx="5400000" cy="5139092"/>
              <wp:effectExtent l="0" t="0" r="0" b="0"/>
              <wp:docPr id="900026" name="Gambar revisi 9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rofil.png"/>
                      <pic:cNvPicPr>
                        <a:picLocks noChangeAspect="1" noChangeArrowheads="1"/>
                      </pic:cNvPicPr>
                    </pic:nvPicPr>
                    <pic:blipFill>
                      <a:blip r:embed="rId925">
                        <a:extLst>
                          <a:ext uri="{28A0092B-C50C-407E-A947-70E740481C1C}">
                            <a14:useLocalDpi xmlns:a14="http://schemas.microsoft.com/office/drawing/2010/main" val="0"/>
                          </a:ext>
                        </a:extLst>
                      </a:blip>
                      <a:srcRect/>
                      <a:stretch>
                        <a:fillRect/>
                      </a:stretch>
                    </pic:blipFill>
                    <pic:spPr bwMode="auto">
                      <a:xfrm>
                        <a:off x="0" y="0"/>
                        <a:ext cx="5400000" cy="5139092"/>
                      </a:xfrm>
                      <a:prstGeom prst="rect">
                        <a:avLst/>
                      </a:prstGeom>
                      <a:noFill/>
                      <a:ln>
                        <a:noFill/>
                      </a:ln>
                    </pic:spPr>
                  </pic:pic>
                </a:graphicData>
              </a:graphic>
            </wp:inline>
          </w:drawing>
        </w:r>
      </w:ins>
    </w:p>
    <w:p>
      <w:pPr>
        <w:pStyle w:val="Caption"/>
        <w:rPr>
          <w:ins w:id="2705" w:author="Claude" w:date="2026-10-23T09:00:00Z"/>
        </w:rPr>
      </w:pPr>
      <w:ins w:id="2702" w:author="Claude" w:date="2026-10-23T09:00:00Z">
        <w:r>
          <w:t>Gambar 4.</w:t>
          <w:fldChar w:fldCharType="begin"/>
          <w:instrText xml:space="preserve"> SEQ Gambar_4. \* ARABIC </w:instrText>
          <w:fldChar w:fldCharType="separate"/>
        </w:r>
      </w:ins>
      <w:ins w:id="2703" w:author="Claude" w:date="2026-10-23T09:00:00Z">
        <w:r>
          <w:rPr>
            <w:noProof/>
          </w:rPr>
          <w:t>33</w:t>
          <w:fldChar w:fldCharType="end"/>
        </w:r>
      </w:ins>
      <w:ins w:id="2704" w:author="Claude" w:date="2026-10-23T09:00:00Z">
        <w:r>
          <w:t xml:space="preserve"> Tampilan Halaman Profil Mesin</w:t>
        </w:r>
      </w:ins>
    </w:p>
    <w:p>
      <w:pPr>
        <w:rPr>
          <w:ins w:id="2706" w:author="Claude" w:date="2026-10-23T09:00:00Z"/>
        </w:rPr>
      </w:pPr>
      <w:ins w:id="2707" w:author="Claude" w:date="2026-10-23T09:00:00Z">
        <w:r>
          <w:t xml:space="preserve">Halaman Analisis Masalah (Gambar 4.34) menyajikan diagram Pareto kategori masalah dengan garis prioritas yang dapat diatur admin, diagram lingkar bertingkat yang merinci kategori ke detail masalah, serta tabel ringkasan per kategori yang dilengkapi perubahan dibanding periode sebelumnya. Halaman Waktu dan Shift (Gambar 4.35) membantu menemukan pola waktu melalui kalender downtime harian, heatmap hari dan jam, rata-rata per hari dalam seminggu, serta perbandingan antarshift. Analisis jam memakai jam mulai kejadian, sedangkan pengelompokan tanggal memakai tanggal input sesuai data yang tersimpan.</w:t>
        </w:r>
      </w:ins>
    </w:p>
    <w:p>
      <w:pPr>
        <w:keepNext/>
        <w:ind w:firstLine="0"/>
        <w:jc w:val="center"/>
        <w:rPr>
          <w:ins w:id="2708" w:author="Claude" w:date="2026-10-23T09:00:00Z"/>
        </w:rPr>
      </w:pPr>
      <w:ins w:id="2709" w:author="Claude" w:date="2026-10-23T09:00:00Z">
        <w:r>
          <w:rPr>
            <w:noProof/>
          </w:rPr>
          <w:drawing>
            <wp:inline distT="0" distB="0" distL="0" distR="0">
              <wp:extent cx="5400000" cy="5139092"/>
              <wp:effectExtent l="0" t="0" r="0" b="0"/>
              <wp:docPr id="900027" name="Gambar revisi 9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asalah.png"/>
                      <pic:cNvPicPr>
                        <a:picLocks noChangeAspect="1" noChangeArrowheads="1"/>
                      </pic:cNvPicPr>
                    </pic:nvPicPr>
                    <pic:blipFill>
                      <a:blip r:embed="rId926">
                        <a:extLst>
                          <a:ext uri="{28A0092B-C50C-407E-A947-70E740481C1C}">
                            <a14:useLocalDpi xmlns:a14="http://schemas.microsoft.com/office/drawing/2010/main" val="0"/>
                          </a:ext>
                        </a:extLst>
                      </a:blip>
                      <a:srcRect/>
                      <a:stretch>
                        <a:fillRect/>
                      </a:stretch>
                    </pic:blipFill>
                    <pic:spPr bwMode="auto">
                      <a:xfrm>
                        <a:off x="0" y="0"/>
                        <a:ext cx="5400000" cy="5139092"/>
                      </a:xfrm>
                      <a:prstGeom prst="rect">
                        <a:avLst/>
                      </a:prstGeom>
                      <a:noFill/>
                      <a:ln>
                        <a:noFill/>
                      </a:ln>
                    </pic:spPr>
                  </pic:pic>
                </a:graphicData>
              </a:graphic>
            </wp:inline>
          </w:drawing>
        </w:r>
      </w:ins>
    </w:p>
    <w:p>
      <w:pPr>
        <w:pStyle w:val="Caption"/>
        <w:rPr>
          <w:ins w:id="2713" w:author="Claude" w:date="2026-10-23T09:00:00Z"/>
        </w:rPr>
      </w:pPr>
      <w:ins w:id="2710" w:author="Claude" w:date="2026-10-23T09:00:00Z">
        <w:r>
          <w:t>Gambar 4.</w:t>
          <w:fldChar w:fldCharType="begin"/>
          <w:instrText xml:space="preserve"> SEQ Gambar_4. \* ARABIC </w:instrText>
          <w:fldChar w:fldCharType="separate"/>
        </w:r>
      </w:ins>
      <w:ins w:id="2711" w:author="Claude" w:date="2026-10-23T09:00:00Z">
        <w:r>
          <w:rPr>
            <w:noProof/>
          </w:rPr>
          <w:t>34</w:t>
          <w:fldChar w:fldCharType="end"/>
        </w:r>
      </w:ins>
      <w:ins w:id="2712" w:author="Claude" w:date="2026-10-23T09:00:00Z">
        <w:r>
          <w:t xml:space="preserve"> Tampilan Halaman Analisis Masalah</w:t>
        </w:r>
      </w:ins>
    </w:p>
    <w:p>
      <w:pPr>
        <w:keepNext/>
        <w:ind w:firstLine="0"/>
        <w:jc w:val="center"/>
        <w:rPr>
          <w:ins w:id="2714" w:author="Claude" w:date="2026-10-23T09:00:00Z"/>
        </w:rPr>
      </w:pPr>
      <w:ins w:id="2715" w:author="Claude" w:date="2026-10-23T09:00:00Z">
        <w:r>
          <w:rPr>
            <w:noProof/>
          </w:rPr>
          <w:drawing>
            <wp:inline distT="0" distB="0" distL="0" distR="0">
              <wp:extent cx="5400000" cy="5139092"/>
              <wp:effectExtent l="0" t="0" r="0" b="0"/>
              <wp:docPr id="900028" name="Gambar revisi 9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waktu.png"/>
                      <pic:cNvPicPr>
                        <a:picLocks noChangeAspect="1" noChangeArrowheads="1"/>
                      </pic:cNvPicPr>
                    </pic:nvPicPr>
                    <pic:blipFill>
                      <a:blip r:embed="rId927">
                        <a:extLst>
                          <a:ext uri="{28A0092B-C50C-407E-A947-70E740481C1C}">
                            <a14:useLocalDpi xmlns:a14="http://schemas.microsoft.com/office/drawing/2010/main" val="0"/>
                          </a:ext>
                        </a:extLst>
                      </a:blip>
                      <a:srcRect/>
                      <a:stretch>
                        <a:fillRect/>
                      </a:stretch>
                    </pic:blipFill>
                    <pic:spPr bwMode="auto">
                      <a:xfrm>
                        <a:off x="0" y="0"/>
                        <a:ext cx="5400000" cy="5139092"/>
                      </a:xfrm>
                      <a:prstGeom prst="rect">
                        <a:avLst/>
                      </a:prstGeom>
                      <a:noFill/>
                      <a:ln>
                        <a:noFill/>
                      </a:ln>
                    </pic:spPr>
                  </pic:pic>
                </a:graphicData>
              </a:graphic>
            </wp:inline>
          </w:drawing>
        </w:r>
      </w:ins>
    </w:p>
    <w:p>
      <w:pPr>
        <w:pStyle w:val="Caption"/>
        <w:rPr>
          <w:ins w:id="2719" w:author="Claude" w:date="2026-10-23T09:00:00Z"/>
        </w:rPr>
      </w:pPr>
      <w:ins w:id="2716" w:author="Claude" w:date="2026-10-23T09:00:00Z">
        <w:r>
          <w:t>Gambar 4.</w:t>
          <w:fldChar w:fldCharType="begin"/>
          <w:instrText xml:space="preserve"> SEQ Gambar_4. \* ARABIC </w:instrText>
          <w:fldChar w:fldCharType="separate"/>
        </w:r>
      </w:ins>
      <w:ins w:id="2717" w:author="Claude" w:date="2026-10-23T09:00:00Z">
        <w:r>
          <w:rPr>
            <w:noProof/>
          </w:rPr>
          <w:t>35</w:t>
          <w:fldChar w:fldCharType="end"/>
        </w:r>
      </w:ins>
      <w:ins w:id="2718" w:author="Claude" w:date="2026-10-23T09:00:00Z">
        <w:r>
          <w:t xml:space="preserve"> Tampilan Halaman Waktu dan Shift</w:t>
        </w:r>
      </w:ins>
    </w:p>
    <w:p>
      <w:pPr>
        <w:rPr>
          <w:ins w:id="2720" w:author="Claude" w:date="2026-10-23T09:00:00Z"/>
        </w:rPr>
      </w:pPr>
      <w:ins w:id="2721" w:author="Claude" w:date="2026-10-23T09:00:00Z">
        <w:r>
          <w:t xml:space="preserve">Halaman Produk/Item (Gambar 4.36) menampilkan downtime per item, matriks item terhadap kategori masalah, dan hubungan antara kecepatan mesin dengan downtime. Halaman Analisis Operator (Gambar 4.37) hanya dapat diakses admin dan diberi keterangan bahwa data tersebut bukan penilaian kinerja, karena downtime dapat dipengaruhi kondisi mesin, material, dan jadwal yang berada di luar kendali operator.</w:t>
        </w:r>
      </w:ins>
    </w:p>
    <w:p>
      <w:pPr>
        <w:keepNext/>
        <w:ind w:firstLine="0"/>
        <w:jc w:val="center"/>
        <w:rPr>
          <w:ins w:id="2722" w:author="Claude" w:date="2026-10-23T09:00:00Z"/>
        </w:rPr>
      </w:pPr>
      <w:ins w:id="2723" w:author="Claude" w:date="2026-10-23T09:00:00Z">
        <w:r>
          <w:rPr>
            <w:noProof/>
          </w:rPr>
          <w:drawing>
            <wp:inline distT="0" distB="0" distL="0" distR="0">
              <wp:extent cx="5400000" cy="5139092"/>
              <wp:effectExtent l="0" t="0" r="0" b="0"/>
              <wp:docPr id="900029" name="Gambar revisi 9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roduk.png"/>
                      <pic:cNvPicPr>
                        <a:picLocks noChangeAspect="1" noChangeArrowheads="1"/>
                      </pic:cNvPicPr>
                    </pic:nvPicPr>
                    <pic:blipFill>
                      <a:blip r:embed="rId928">
                        <a:extLst>
                          <a:ext uri="{28A0092B-C50C-407E-A947-70E740481C1C}">
                            <a14:useLocalDpi xmlns:a14="http://schemas.microsoft.com/office/drawing/2010/main" val="0"/>
                          </a:ext>
                        </a:extLst>
                      </a:blip>
                      <a:srcRect/>
                      <a:stretch>
                        <a:fillRect/>
                      </a:stretch>
                    </pic:blipFill>
                    <pic:spPr bwMode="auto">
                      <a:xfrm>
                        <a:off x="0" y="0"/>
                        <a:ext cx="5400000" cy="5139092"/>
                      </a:xfrm>
                      <a:prstGeom prst="rect">
                        <a:avLst/>
                      </a:prstGeom>
                      <a:noFill/>
                      <a:ln>
                        <a:noFill/>
                      </a:ln>
                    </pic:spPr>
                  </pic:pic>
                </a:graphicData>
              </a:graphic>
            </wp:inline>
          </w:drawing>
        </w:r>
      </w:ins>
    </w:p>
    <w:p>
      <w:pPr>
        <w:pStyle w:val="Caption"/>
        <w:rPr>
          <w:ins w:id="2727" w:author="Claude" w:date="2026-10-23T09:00:00Z"/>
        </w:rPr>
      </w:pPr>
      <w:ins w:id="2724" w:author="Claude" w:date="2026-10-23T09:00:00Z">
        <w:r>
          <w:t>Gambar 4.</w:t>
          <w:fldChar w:fldCharType="begin"/>
          <w:instrText xml:space="preserve"> SEQ Gambar_4. \* ARABIC </w:instrText>
          <w:fldChar w:fldCharType="separate"/>
        </w:r>
      </w:ins>
      <w:ins w:id="2725" w:author="Claude" w:date="2026-10-23T09:00:00Z">
        <w:r>
          <w:rPr>
            <w:noProof/>
          </w:rPr>
          <w:t>36</w:t>
          <w:fldChar w:fldCharType="end"/>
        </w:r>
      </w:ins>
      <w:ins w:id="2726" w:author="Claude" w:date="2026-10-23T09:00:00Z">
        <w:r>
          <w:t xml:space="preserve"> Tampilan Halaman Produk/Item</w:t>
        </w:r>
      </w:ins>
    </w:p>
    <w:p>
      <w:pPr>
        <w:keepNext/>
        <w:ind w:firstLine="0"/>
        <w:jc w:val="center"/>
        <w:rPr>
          <w:ins w:id="2728" w:author="Claude" w:date="2026-10-23T09:00:00Z"/>
        </w:rPr>
      </w:pPr>
      <w:ins w:id="2729" w:author="Claude" w:date="2026-10-23T09:00:00Z">
        <w:r>
          <w:rPr>
            <w:noProof/>
          </w:rPr>
          <w:drawing>
            <wp:inline distT="0" distB="0" distL="0" distR="0">
              <wp:extent cx="5400000" cy="5139092"/>
              <wp:effectExtent l="0" t="0" r="0" b="0"/>
              <wp:docPr id="900030" name="Gambar revisi 9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erator.png"/>
                      <pic:cNvPicPr>
                        <a:picLocks noChangeAspect="1" noChangeArrowheads="1"/>
                      </pic:cNvPicPr>
                    </pic:nvPicPr>
                    <pic:blipFill>
                      <a:blip r:embed="rId929">
                        <a:extLst>
                          <a:ext uri="{28A0092B-C50C-407E-A947-70E740481C1C}">
                            <a14:useLocalDpi xmlns:a14="http://schemas.microsoft.com/office/drawing/2010/main" val="0"/>
                          </a:ext>
                        </a:extLst>
                      </a:blip>
                      <a:srcRect/>
                      <a:stretch>
                        <a:fillRect/>
                      </a:stretch>
                    </pic:blipFill>
                    <pic:spPr bwMode="auto">
                      <a:xfrm>
                        <a:off x="0" y="0"/>
                        <a:ext cx="5400000" cy="5139092"/>
                      </a:xfrm>
                      <a:prstGeom prst="rect">
                        <a:avLst/>
                      </a:prstGeom>
                      <a:noFill/>
                      <a:ln>
                        <a:noFill/>
                      </a:ln>
                    </pic:spPr>
                  </pic:pic>
                </a:graphicData>
              </a:graphic>
            </wp:inline>
          </w:drawing>
        </w:r>
      </w:ins>
    </w:p>
    <w:p>
      <w:pPr>
        <w:pStyle w:val="Caption"/>
        <w:rPr>
          <w:ins w:id="2733" w:author="Claude" w:date="2026-10-23T09:00:00Z"/>
        </w:rPr>
      </w:pPr>
      <w:ins w:id="2730" w:author="Claude" w:date="2026-10-23T09:00:00Z">
        <w:r>
          <w:t>Gambar 4.</w:t>
          <w:fldChar w:fldCharType="begin"/>
          <w:instrText xml:space="preserve"> SEQ Gambar_4. \* ARABIC </w:instrText>
          <w:fldChar w:fldCharType="separate"/>
        </w:r>
      </w:ins>
      <w:ins w:id="2731" w:author="Claude" w:date="2026-10-23T09:00:00Z">
        <w:r>
          <w:rPr>
            <w:noProof/>
          </w:rPr>
          <w:t>37</w:t>
          <w:fldChar w:fldCharType="end"/>
        </w:r>
      </w:ins>
      <w:ins w:id="2732" w:author="Claude" w:date="2026-10-23T09:00:00Z">
        <w:r>
          <w:t xml:space="preserve"> Tampilan Halaman Analisis Operator (Khusus Admin)</w:t>
        </w:r>
      </w:ins>
    </w:p>
    <w:p>
      <w:pPr>
        <w:rPr>
          <w:ins w:id="2734" w:author="Claude" w:date="2026-10-23T09:00:00Z"/>
        </w:rPr>
      </w:pPr>
      <w:ins w:id="2735" w:author="Claude" w:date="2026-10-23T09:00:00Z">
        <w:r>
          <w:t xml:space="preserve">Halaman Pemeriksaan Data (Gambar 4.38) menjalankan enam aturan pemeriksaan otomatis terhadap data pada periode terpilih, lalu menampilkan jumlah temuan per aturan dan daftar data yang perlu diperiksa. Temuan yang sama juga ditandai pada halaman Data Downtime dan dikirim sebagai pemberitahuan pada ikon lonceng di bagian atas setiap halaman, bersama pengingat shift yang belum diinput dan masalah yang berulang.</w:t>
        </w:r>
      </w:ins>
    </w:p>
    <w:p>
      <w:pPr>
        <w:keepNext/>
        <w:ind w:firstLine="0"/>
        <w:jc w:val="center"/>
        <w:rPr>
          <w:ins w:id="2736" w:author="Claude" w:date="2026-10-23T09:00:00Z"/>
        </w:rPr>
      </w:pPr>
      <w:ins w:id="2737" w:author="Claude" w:date="2026-10-23T09:00:00Z">
        <w:r>
          <w:rPr>
            <w:noProof/>
          </w:rPr>
          <w:drawing>
            <wp:inline distT="0" distB="0" distL="0" distR="0">
              <wp:extent cx="5400000" cy="3557833"/>
              <wp:effectExtent l="0" t="0" r="0" b="0"/>
              <wp:docPr id="900031" name="Gambar revisi 9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emeriksaan.png"/>
                      <pic:cNvPicPr>
                        <a:picLocks noChangeAspect="1" noChangeArrowheads="1"/>
                      </pic:cNvPicPr>
                    </pic:nvPicPr>
                    <pic:blipFill>
                      <a:blip r:embed="rId930">
                        <a:extLst>
                          <a:ext uri="{28A0092B-C50C-407E-A947-70E740481C1C}">
                            <a14:useLocalDpi xmlns:a14="http://schemas.microsoft.com/office/drawing/2010/main" val="0"/>
                          </a:ext>
                        </a:extLst>
                      </a:blip>
                      <a:srcRect/>
                      <a:stretch>
                        <a:fillRect/>
                      </a:stretch>
                    </pic:blipFill>
                    <pic:spPr bwMode="auto">
                      <a:xfrm>
                        <a:off x="0" y="0"/>
                        <a:ext cx="5400000" cy="3557833"/>
                      </a:xfrm>
                      <a:prstGeom prst="rect">
                        <a:avLst/>
                      </a:prstGeom>
                      <a:noFill/>
                      <a:ln>
                        <a:noFill/>
                      </a:ln>
                    </pic:spPr>
                  </pic:pic>
                </a:graphicData>
              </a:graphic>
            </wp:inline>
          </w:drawing>
        </w:r>
      </w:ins>
    </w:p>
    <w:p>
      <w:pPr>
        <w:pStyle w:val="Caption"/>
        <w:rPr>
          <w:ins w:id="2741" w:author="Claude" w:date="2026-10-23T09:00:00Z"/>
        </w:rPr>
      </w:pPr>
      <w:ins w:id="2738" w:author="Claude" w:date="2026-10-23T09:00:00Z">
        <w:r>
          <w:t>Gambar 4.</w:t>
          <w:fldChar w:fldCharType="begin"/>
          <w:instrText xml:space="preserve"> SEQ Gambar_4. \* ARABIC </w:instrText>
          <w:fldChar w:fldCharType="separate"/>
        </w:r>
      </w:ins>
      <w:ins w:id="2739" w:author="Claude" w:date="2026-10-23T09:00:00Z">
        <w:r>
          <w:rPr>
            <w:noProof/>
          </w:rPr>
          <w:t>38</w:t>
          <w:fldChar w:fldCharType="end"/>
        </w:r>
      </w:ins>
      <w:ins w:id="2740" w:author="Claude" w:date="2026-10-23T09:00:00Z">
        <w:r>
          <w:t xml:space="preserve"> Tampilan Halaman Pemeriksaan Data</w:t>
        </w:r>
      </w:ins>
    </w:p>
    <w:p>
      <w:pPr>
        <w:rPr>
          <w:ins w:id="2742" w:author="Claude" w:date="2026-10-23T09:00:00Z"/>
        </w:rPr>
      </w:pPr>
      <w:ins w:id="2743" w:author="Claude" w:date="2026-10-23T09:00:00Z">
        <w:r>
          <w:t xml:space="preserve">Halaman Laporan (Gambar 4.39) menyediakan laporan harian per shift dan laporan bulanan. Laporan ditampilkan dalam format A4 yang siap dicetak atau disimpan sebagai PDF melalui fitur cetak peramban (Gambar 4.40), serta dapat diunduh sebagai berkas Excel berisi beberapa sheet.</w:t>
        </w:r>
      </w:ins>
    </w:p>
    <w:p>
      <w:pPr>
        <w:keepNext/>
        <w:ind w:firstLine="0"/>
        <w:jc w:val="center"/>
        <w:rPr>
          <w:ins w:id="2744" w:author="Claude" w:date="2026-10-23T09:00:00Z"/>
        </w:rPr>
      </w:pPr>
      <w:ins w:id="2745" w:author="Claude" w:date="2026-10-23T09:00:00Z">
        <w:r>
          <w:rPr>
            <w:noProof/>
          </w:rPr>
          <w:drawing>
            <wp:inline distT="0" distB="0" distL="0" distR="0">
              <wp:extent cx="5400000" cy="1846120"/>
              <wp:effectExtent l="0" t="0" r="0" b="0"/>
              <wp:docPr id="900032" name="Gambar revisi 9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aporan.png"/>
                      <pic:cNvPicPr>
                        <a:picLocks noChangeAspect="1" noChangeArrowheads="1"/>
                      </pic:cNvPicPr>
                    </pic:nvPicPr>
                    <pic:blipFill>
                      <a:blip r:embed="rId931">
                        <a:extLst>
                          <a:ext uri="{28A0092B-C50C-407E-A947-70E740481C1C}">
                            <a14:useLocalDpi xmlns:a14="http://schemas.microsoft.com/office/drawing/2010/main" val="0"/>
                          </a:ext>
                        </a:extLst>
                      </a:blip>
                      <a:srcRect/>
                      <a:stretch>
                        <a:fillRect/>
                      </a:stretch>
                    </pic:blipFill>
                    <pic:spPr bwMode="auto">
                      <a:xfrm>
                        <a:off x="0" y="0"/>
                        <a:ext cx="5400000" cy="1846120"/>
                      </a:xfrm>
                      <a:prstGeom prst="rect">
                        <a:avLst/>
                      </a:prstGeom>
                      <a:noFill/>
                      <a:ln>
                        <a:noFill/>
                      </a:ln>
                    </pic:spPr>
                  </pic:pic>
                </a:graphicData>
              </a:graphic>
            </wp:inline>
          </w:drawing>
        </w:r>
      </w:ins>
    </w:p>
    <w:p>
      <w:pPr>
        <w:pStyle w:val="Caption"/>
        <w:rPr>
          <w:ins w:id="2749" w:author="Claude" w:date="2026-10-23T09:00:00Z"/>
        </w:rPr>
      </w:pPr>
      <w:ins w:id="2746" w:author="Claude" w:date="2026-10-23T09:00:00Z">
        <w:r>
          <w:t>Gambar 4.</w:t>
          <w:fldChar w:fldCharType="begin"/>
          <w:instrText xml:space="preserve"> SEQ Gambar_4. \* ARABIC </w:instrText>
          <w:fldChar w:fldCharType="separate"/>
        </w:r>
      </w:ins>
      <w:ins w:id="2747" w:author="Claude" w:date="2026-10-23T09:00:00Z">
        <w:r>
          <w:rPr>
            <w:noProof/>
          </w:rPr>
          <w:t>39</w:t>
          <w:fldChar w:fldCharType="end"/>
        </w:r>
      </w:ins>
      <w:ins w:id="2748" w:author="Claude" w:date="2026-10-23T09:00:00Z">
        <w:r>
          <w:t xml:space="preserve"> Tampilan Halaman Laporan</w:t>
        </w:r>
      </w:ins>
    </w:p>
    <w:p>
      <w:pPr>
        <w:keepNext/>
        <w:ind w:firstLine="0"/>
        <w:jc w:val="center"/>
        <w:rPr>
          <w:ins w:id="2750" w:author="Claude" w:date="2026-10-23T09:00:00Z"/>
        </w:rPr>
      </w:pPr>
      <w:ins w:id="2751" w:author="Claude" w:date="2026-10-23T09:00:00Z">
        <w:r>
          <w:rPr>
            <w:noProof/>
          </w:rPr>
          <w:drawing>
            <wp:inline distT="0" distB="0" distL="0" distR="0">
              <wp:extent cx="4320000" cy="5890909"/>
              <wp:effectExtent l="0" t="0" r="0" b="0"/>
              <wp:docPr id="900033" name="Gambar revisi 9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ap-harian.png"/>
                      <pic:cNvPicPr>
                        <a:picLocks noChangeAspect="1" noChangeArrowheads="1"/>
                      </pic:cNvPicPr>
                    </pic:nvPicPr>
                    <pic:blipFill>
                      <a:blip r:embed="rId932">
                        <a:extLst>
                          <a:ext uri="{28A0092B-C50C-407E-A947-70E740481C1C}">
                            <a14:useLocalDpi xmlns:a14="http://schemas.microsoft.com/office/drawing/2010/main" val="0"/>
                          </a:ext>
                        </a:extLst>
                      </a:blip>
                      <a:srcRect/>
                      <a:stretch>
                        <a:fillRect/>
                      </a:stretch>
                    </pic:blipFill>
                    <pic:spPr bwMode="auto">
                      <a:xfrm>
                        <a:off x="0" y="0"/>
                        <a:ext cx="4320000" cy="5890909"/>
                      </a:xfrm>
                      <a:prstGeom prst="rect">
                        <a:avLst/>
                      </a:prstGeom>
                      <a:noFill/>
                      <a:ln>
                        <a:noFill/>
                      </a:ln>
                    </pic:spPr>
                  </pic:pic>
                </a:graphicData>
              </a:graphic>
            </wp:inline>
          </w:drawing>
        </w:r>
      </w:ins>
    </w:p>
    <w:p>
      <w:pPr>
        <w:pStyle w:val="Caption"/>
        <w:rPr>
          <w:ins w:id="2755" w:author="Claude" w:date="2026-10-23T09:00:00Z"/>
        </w:rPr>
      </w:pPr>
      <w:ins w:id="2752" w:author="Claude" w:date="2026-10-23T09:00:00Z">
        <w:r>
          <w:t>Gambar 4.</w:t>
          <w:fldChar w:fldCharType="begin"/>
          <w:instrText xml:space="preserve"> SEQ Gambar_4. \* ARABIC </w:instrText>
          <w:fldChar w:fldCharType="separate"/>
        </w:r>
      </w:ins>
      <w:ins w:id="2753" w:author="Claude" w:date="2026-10-23T09:00:00Z">
        <w:r>
          <w:rPr>
            <w:noProof/>
          </w:rPr>
          <w:t>40</w:t>
          <w:fldChar w:fldCharType="end"/>
        </w:r>
      </w:ins>
      <w:ins w:id="2754" w:author="Claude" w:date="2026-10-23T09:00:00Z">
        <w:r>
          <w:t xml:space="preserve"> Tampilan Laporan Harian Siap Cetak</w:t>
        </w:r>
      </w:ins>
    </w:p>
    <w:p>
      <w:pPr>
        <w:rPr>
          <w:ins w:id="2756" w:author="Claude" w:date="2026-10-23T09:00:00Z"/>
        </w:rPr>
      </w:pPr>
      <w:ins w:id="2757" w:author="Claude" w:date="2026-10-23T09:00:00Z">
        <w:r>
          <w:t xml:space="preserve">Halaman Live (Gambar 4.41) dirancang untuk ditampilkan pada layar di ruang produksi. Halaman ini menampilkan downtime 24 jam terakhir dengan huruf besar, timeline mesin yang berhenti, mesin dengan downtime terbesar, dan kejadian terbaru, serta memperbarui datanya setiap menit. Selain itu, setiap halaman menyediakan kotak pencarian global untuk mencari nomor transaksi, mesin, masalah, atau item dengan cepat.</w:t>
        </w:r>
      </w:ins>
    </w:p>
    <w:p>
      <w:pPr>
        <w:keepNext/>
        <w:ind w:firstLine="0"/>
        <w:jc w:val="center"/>
        <w:rPr>
          <w:ins w:id="2758" w:author="Claude" w:date="2026-10-23T09:00:00Z"/>
        </w:rPr>
      </w:pPr>
      <w:ins w:id="2759" w:author="Claude" w:date="2026-10-23T09:00:00Z">
        <w:r>
          <w:rPr>
            <w:noProof/>
          </w:rPr>
          <w:drawing>
            <wp:inline distT="0" distB="0" distL="0" distR="0">
              <wp:extent cx="5400000" cy="3036017"/>
              <wp:effectExtent l="0" t="0" r="0" b="0"/>
              <wp:docPr id="900034" name="Gambar revisi 9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ive.png"/>
                      <pic:cNvPicPr>
                        <a:picLocks noChangeAspect="1" noChangeArrowheads="1"/>
                      </pic:cNvPicPr>
                    </pic:nvPicPr>
                    <pic:blipFill>
                      <a:blip r:embed="rId933">
                        <a:extLst>
                          <a:ext uri="{28A0092B-C50C-407E-A947-70E740481C1C}">
                            <a14:useLocalDpi xmlns:a14="http://schemas.microsoft.com/office/drawing/2010/main" val="0"/>
                          </a:ext>
                        </a:extLst>
                      </a:blip>
                      <a:srcRect/>
                      <a:stretch>
                        <a:fillRect/>
                      </a:stretch>
                    </pic:blipFill>
                    <pic:spPr bwMode="auto">
                      <a:xfrm>
                        <a:off x="0" y="0"/>
                        <a:ext cx="5400000" cy="3036017"/>
                      </a:xfrm>
                      <a:prstGeom prst="rect">
                        <a:avLst/>
                      </a:prstGeom>
                      <a:noFill/>
                      <a:ln>
                        <a:noFill/>
                      </a:ln>
                    </pic:spPr>
                  </pic:pic>
                </a:graphicData>
              </a:graphic>
            </wp:inline>
          </w:drawing>
        </w:r>
      </w:ins>
    </w:p>
    <w:p>
      <w:pPr>
        <w:pStyle w:val="Caption"/>
        <w:rPr>
          <w:ins w:id="2763" w:author="Claude" w:date="2026-10-23T09:00:00Z"/>
        </w:rPr>
      </w:pPr>
      <w:ins w:id="2760" w:author="Claude" w:date="2026-10-23T09:00:00Z">
        <w:r>
          <w:t>Gambar 4.</w:t>
          <w:fldChar w:fldCharType="begin"/>
          <w:instrText xml:space="preserve"> SEQ Gambar_4. \* ARABIC </w:instrText>
          <w:fldChar w:fldCharType="separate"/>
        </w:r>
      </w:ins>
      <w:ins w:id="2761" w:author="Claude" w:date="2026-10-23T09:00:00Z">
        <w:r>
          <w:rPr>
            <w:noProof/>
          </w:rPr>
          <w:t>41</w:t>
          <w:fldChar w:fldCharType="end"/>
        </w:r>
      </w:ins>
      <w:ins w:id="2762" w:author="Claude" w:date="2026-10-23T09:00:00Z">
        <w:r>
          <w:t xml:space="preserve"> Tampilan Halaman Live</w:t>
        </w:r>
      </w:ins>
    </w:p>
    <w:p>
      <w:pPr>
        <w:pStyle w:val="Heading3"/>
        <w:rPr>
          <w:ins w:id="2764" w:author="Claude" w:date="2026-10-23T09:00:00Z"/>
        </w:rPr>
      </w:pPr>
      <w:ins w:id="2765" w:author="Claude" w:date="2026-10-23T09:00:00Z">
        <w:r>
          <w:t xml:space="preserve">Modul Administrasi</w:t>
        </w:r>
      </w:ins>
    </w:p>
    <w:p>
      <w:pPr>
        <w:rPr>
          <w:ins w:id="2766" w:author="Claude" w:date="2026-10-23T09:00:00Z"/>
        </w:rPr>
      </w:pPr>
      <w:ins w:id="2767" w:author="Claude" w:date="2026-10-23T09:00:00Z">
        <w:r>
          <w:t xml:space="preserve">Menu administrasi hanya dapat diakses admin. Halaman Pengaturan (Gambar 4.42) digunakan untuk mengaktifkan target downtime per shift, mengisi target khusus per mesin, dan mengatur garis prioritas Pareto. Karena perusahaan belum memiliki target downtime resmi, target bersifat opsional; selama belum diisi, acuan baik atau buruk memakai perbandingan dengan periode sebelumnya. Pengaturan disimpan pada berkas </w:t>
        </w:r>
        <w:r>
          <w:rPr>
            <w:rFonts w:ascii="Courier New" w:hAnsi="Courier New" w:cs="Courier New"/>
            <w:sz w:val="20"/>
          </w:rPr>
          <w:t xml:space="preserve">storage/app/pengaturan.json</w:t>
        </w:r>
        <w:r>
          <w:t xml:space="preserve">, dan setiap perubahan dicatat pada audit log.</w:t>
        </w:r>
      </w:ins>
    </w:p>
    <w:p>
      <w:pPr>
        <w:keepNext/>
        <w:ind w:firstLine="0"/>
        <w:jc w:val="center"/>
        <w:rPr>
          <w:ins w:id="2768" w:author="Claude" w:date="2026-10-23T09:00:00Z"/>
        </w:rPr>
      </w:pPr>
      <w:ins w:id="2769" w:author="Claude" w:date="2026-10-23T09:00:00Z">
        <w:r>
          <w:rPr>
            <w:noProof/>
          </w:rPr>
          <w:drawing>
            <wp:inline distT="0" distB="0" distL="0" distR="0">
              <wp:extent cx="5400000" cy="3601317"/>
              <wp:effectExtent l="0" t="0" r="0" b="0"/>
              <wp:docPr id="900035" name="Gambar revisi 9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engaturan.png"/>
                      <pic:cNvPicPr>
                        <a:picLocks noChangeAspect="1" noChangeArrowheads="1"/>
                      </pic:cNvPicPr>
                    </pic:nvPicPr>
                    <pic:blipFill>
                      <a:blip r:embed="rId934">
                        <a:extLst>
                          <a:ext uri="{28A0092B-C50C-407E-A947-70E740481C1C}">
                            <a14:useLocalDpi xmlns:a14="http://schemas.microsoft.com/office/drawing/2010/main" val="0"/>
                          </a:ext>
                        </a:extLst>
                      </a:blip>
                      <a:srcRect/>
                      <a:stretch>
                        <a:fillRect/>
                      </a:stretch>
                    </pic:blipFill>
                    <pic:spPr bwMode="auto">
                      <a:xfrm>
                        <a:off x="0" y="0"/>
                        <a:ext cx="5400000" cy="3601317"/>
                      </a:xfrm>
                      <a:prstGeom prst="rect">
                        <a:avLst/>
                      </a:prstGeom>
                      <a:noFill/>
                      <a:ln>
                        <a:noFill/>
                      </a:ln>
                    </pic:spPr>
                  </pic:pic>
                </a:graphicData>
              </a:graphic>
            </wp:inline>
          </w:drawing>
        </w:r>
      </w:ins>
    </w:p>
    <w:p>
      <w:pPr>
        <w:pStyle w:val="Caption"/>
        <w:rPr>
          <w:ins w:id="2773" w:author="Claude" w:date="2026-10-23T09:00:00Z"/>
        </w:rPr>
      </w:pPr>
      <w:ins w:id="2770" w:author="Claude" w:date="2026-10-23T09:00:00Z">
        <w:r>
          <w:t>Gambar 4.</w:t>
          <w:fldChar w:fldCharType="begin"/>
          <w:instrText xml:space="preserve"> SEQ Gambar_4. \* ARABIC </w:instrText>
          <w:fldChar w:fldCharType="separate"/>
        </w:r>
      </w:ins>
      <w:ins w:id="2771" w:author="Claude" w:date="2026-10-23T09:00:00Z">
        <w:r>
          <w:rPr>
            <w:noProof/>
          </w:rPr>
          <w:t>42</w:t>
          <w:fldChar w:fldCharType="end"/>
        </w:r>
      </w:ins>
      <w:ins w:id="2772" w:author="Claude" w:date="2026-10-23T09:00:00Z">
        <w:r>
          <w:t xml:space="preserve"> Tampilan Halaman Pengaturan</w:t>
        </w:r>
      </w:ins>
    </w:p>
    <w:p>
      <w:pPr>
        <w:rPr>
          <w:ins w:id="2774" w:author="Claude" w:date="2026-10-23T09:00:00Z"/>
        </w:rPr>
      </w:pPr>
      <w:ins w:id="2775" w:author="Claude" w:date="2026-10-23T09:00:00Z">
        <w:r>
          <w:t xml:space="preserve">Halaman Audit Log (Gambar 4.43) menampilkan riwayat aktivitas pengguna yang dibaca dari berkas log harian, dengan filter periode, pengguna, dan jenis aksi. Setiap entri memuat waktu, pengguna, aksi, objek, nilai lama, nilai baru, dan alamat IP, sehingga perubahan data dapat ditelusuri meskipun tabel MFDOWNTIME hanya menyimpan identitas pengubah terakhir.</w:t>
        </w:r>
      </w:ins>
    </w:p>
    <w:p>
      <w:pPr>
        <w:keepNext/>
        <w:ind w:firstLine="0"/>
        <w:jc w:val="center"/>
        <w:rPr>
          <w:ins w:id="2776" w:author="Claude" w:date="2026-10-23T09:00:00Z"/>
        </w:rPr>
      </w:pPr>
      <w:ins w:id="2777" w:author="Claude" w:date="2026-10-23T09:00:00Z">
        <w:r>
          <w:rPr>
            <w:noProof/>
          </w:rPr>
          <w:drawing>
            <wp:inline distT="0" distB="0" distL="0" distR="0">
              <wp:extent cx="5400000" cy="3162518"/>
              <wp:effectExtent l="0" t="0" r="0" b="0"/>
              <wp:docPr id="900036" name="Gambar revisi 9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dit2.png"/>
                      <pic:cNvPicPr>
                        <a:picLocks noChangeAspect="1" noChangeArrowheads="1"/>
                      </pic:cNvPicPr>
                    </pic:nvPicPr>
                    <pic:blipFill>
                      <a:blip r:embed="rId935">
                        <a:extLst>
                          <a:ext uri="{28A0092B-C50C-407E-A947-70E740481C1C}">
                            <a14:useLocalDpi xmlns:a14="http://schemas.microsoft.com/office/drawing/2010/main" val="0"/>
                          </a:ext>
                        </a:extLst>
                      </a:blip>
                      <a:srcRect/>
                      <a:stretch>
                        <a:fillRect/>
                      </a:stretch>
                    </pic:blipFill>
                    <pic:spPr bwMode="auto">
                      <a:xfrm>
                        <a:off x="0" y="0"/>
                        <a:ext cx="5400000" cy="3162518"/>
                      </a:xfrm>
                      <a:prstGeom prst="rect">
                        <a:avLst/>
                      </a:prstGeom>
                      <a:noFill/>
                      <a:ln>
                        <a:noFill/>
                      </a:ln>
                    </pic:spPr>
                  </pic:pic>
                </a:graphicData>
              </a:graphic>
            </wp:inline>
          </w:drawing>
        </w:r>
      </w:ins>
    </w:p>
    <w:p>
      <w:pPr>
        <w:pStyle w:val="Caption"/>
        <w:rPr>
          <w:ins w:id="2781" w:author="Claude" w:date="2026-10-23T09:00:00Z"/>
        </w:rPr>
      </w:pPr>
      <w:ins w:id="2778" w:author="Claude" w:date="2026-10-23T09:00:00Z">
        <w:r>
          <w:t>Gambar 4.</w:t>
          <w:fldChar w:fldCharType="begin"/>
          <w:instrText xml:space="preserve"> SEQ Gambar_4. \* ARABIC </w:instrText>
          <w:fldChar w:fldCharType="separate"/>
        </w:r>
      </w:ins>
      <w:ins w:id="2779" w:author="Claude" w:date="2026-10-23T09:00:00Z">
        <w:r>
          <w:rPr>
            <w:noProof/>
          </w:rPr>
          <w:t>43</w:t>
          <w:fldChar w:fldCharType="end"/>
        </w:r>
      </w:ins>
      <w:ins w:id="2780" w:author="Claude" w:date="2026-10-23T09:00:00Z">
        <w:r>
          <w:t xml:space="preserve"> Tampilan Halaman Audit Log</w:t>
        </w:r>
      </w:ins>
    </w:p>
    <w:p>
      <w:pPr>
        <w:rPr>
          <w:ins w:id="2782" w:author="Claude" w:date="2026-10-23T09:00:00Z"/>
        </w:rPr>
      </w:pPr>
      <w:ins w:id="2783" w:author="Claude" w:date="2026-10-23T09:00:00Z">
        <w:r>
          <w:t xml:space="preserve">Halaman Statistik AI (Gambar 4.44) mengukur kinerja pembacaan foto di lapangan dari riwayat scan, meliputi jumlah lembar yang dibaca, persentase kotak ragu, persentase kotak yang dikoreksi petugas, waktu proses, porsi input yang berasal dari AI, serta rincian per petugas. Data ini menjadi dasar evaluasi berkelanjutan terhadap akurasi model pada formulir yang sebenarnya. Selain ketiga halaman tersebut, admin juga dapat mereset password pengguna melalui menu Password Pengguna.</w:t>
        </w:r>
      </w:ins>
    </w:p>
    <w:p>
      <w:pPr>
        <w:keepNext/>
        <w:ind w:firstLine="0"/>
        <w:jc w:val="center"/>
        <w:rPr>
          <w:ins w:id="2784" w:author="Claude" w:date="2026-10-23T09:00:00Z"/>
        </w:rPr>
      </w:pPr>
      <w:ins w:id="2785" w:author="Claude" w:date="2026-10-23T09:00:00Z">
        <w:r>
          <w:rPr>
            <w:noProof/>
          </w:rPr>
          <w:drawing>
            <wp:inline distT="0" distB="0" distL="0" distR="0">
              <wp:extent cx="5400000" cy="4364275"/>
              <wp:effectExtent l="0" t="0" r="0" b="0"/>
              <wp:docPr id="900037" name="Gambar revisi 9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atai2.png"/>
                      <pic:cNvPicPr>
                        <a:picLocks noChangeAspect="1" noChangeArrowheads="1"/>
                      </pic:cNvPicPr>
                    </pic:nvPicPr>
                    <pic:blipFill>
                      <a:blip r:embed="rId936">
                        <a:extLst>
                          <a:ext uri="{28A0092B-C50C-407E-A947-70E740481C1C}">
                            <a14:useLocalDpi xmlns:a14="http://schemas.microsoft.com/office/drawing/2010/main" val="0"/>
                          </a:ext>
                        </a:extLst>
                      </a:blip>
                      <a:srcRect/>
                      <a:stretch>
                        <a:fillRect/>
                      </a:stretch>
                    </pic:blipFill>
                    <pic:spPr bwMode="auto">
                      <a:xfrm>
                        <a:off x="0" y="0"/>
                        <a:ext cx="5400000" cy="4364275"/>
                      </a:xfrm>
                      <a:prstGeom prst="rect">
                        <a:avLst/>
                      </a:prstGeom>
                      <a:noFill/>
                      <a:ln>
                        <a:noFill/>
                      </a:ln>
                    </pic:spPr>
                  </pic:pic>
                </a:graphicData>
              </a:graphic>
            </wp:inline>
          </w:drawing>
        </w:r>
      </w:ins>
    </w:p>
    <w:p>
      <w:pPr>
        <w:pStyle w:val="Caption"/>
        <w:rPr>
          <w:ins w:id="2789" w:author="Claude" w:date="2026-10-23T09:00:00Z"/>
        </w:rPr>
      </w:pPr>
      <w:ins w:id="2786" w:author="Claude" w:date="2026-10-23T09:00:00Z">
        <w:r>
          <w:t>Gambar 4.</w:t>
          <w:fldChar w:fldCharType="begin"/>
          <w:instrText xml:space="preserve"> SEQ Gambar_4. \* ARABIC </w:instrText>
          <w:fldChar w:fldCharType="separate"/>
        </w:r>
      </w:ins>
      <w:ins w:id="2787" w:author="Claude" w:date="2026-10-23T09:00:00Z">
        <w:r>
          <w:rPr>
            <w:noProof/>
          </w:rPr>
          <w:t>44</w:t>
          <w:fldChar w:fldCharType="end"/>
        </w:r>
      </w:ins>
      <w:ins w:id="2788" w:author="Claude" w:date="2026-10-23T09:00:00Z">
        <w:r>
          <w:t xml:space="preserve"> Tampilan Halaman Statistik AI</w:t>
        </w:r>
      </w:ins>
    </w:p>
    <w:p w14:paraId="3FE8F291" w14:textId="77777777" w:rsidR="00250AF5" w:rsidRDefault="00250AF5" w:rsidP="00BD5972">
      <w:pPr>
        <w:ind w:firstLine="0"/>
      </w:pPr>
    </w:p>
    <w:p w14:paraId="16F86016" w14:textId="54744778" w:rsidR="00274519" w:rsidRDefault="005353FC">
      <w:pPr>
        <w:pStyle w:val="Heading3"/>
      </w:pPr>
      <w:bookmarkStart w:id="143" w:name="_Toc242101894"/>
      <w:r>
        <w:t>Pengujian Sistem</w:t>
      </w:r>
      <w:bookmarkEnd w:id="143"/>
    </w:p>
    <w:p w14:paraId="75DFD161" w14:textId="2913EA06" w:rsidR="005353FC" w:rsidRDefault="005353FC" w:rsidP="00250AF5">
      <w:r>
        <w:t xml:space="preserve">Pengujian sistem dilakukan melalui dua jalur yang hasilnya dapat diukur secara langsung, yaitu pengujian unit otomatis dan pengujian fungsional (</w:t>
      </w:r>
      <w:r>
        <w:rPr>
          <w:i/>
        </w:rPr>
        <w:t xml:space="preserve">black-box</w:t>
      </w:r>
      <w:r>
        <w:t xml:space="preserve">), sesuai metode pada Subbab 3.2.3. Evaluasi </w:t>
      </w:r>
      <w:del w:id="2790" w:author="Claude" w:date="2026-10-23T09:00:00Z">
        <w:r>
          <w:delText xml:space="preserve">model AI dan uji coba pengguna dibahas</w:delText>
        </w:r>
      </w:del>
      <w:ins w:id="2791" w:author="Claude" w:date="2026-10-23T09:00:00Z">
        <w:r>
          <w:t xml:space="preserve">akurasi model AI telah disajikan</w:t>
        </w:r>
      </w:ins>
      <w:r>
        <w:t xml:space="preserve"> pada Subbab 4.</w:t>
      </w:r>
      <w:del w:id="2792" w:author="Claude" w:date="2026-10-23T09:00:00Z">
        <w:r>
          <w:delText xml:space="preserve">4.</w:delText>
        </w:r>
      </w:del>
      <w:ins w:id="2793" w:author="Claude" w:date="2026-10-23T09:00:00Z">
        <w:r>
          <w:t xml:space="preserve">3.3, sedangkan pengujian di PC server perusahaan disajikan pada bagian akhir subbab ini.</w:t>
        </w:r>
      </w:ins>
    </w:p>
    <w:p w14:paraId="4151D7D5" w14:textId="36A6D037" w:rsidR="005353FC" w:rsidRPr="005353FC" w:rsidRDefault="005353FC" w:rsidP="005353FC">
      <w:pPr>
        <w:ind w:firstLine="0"/>
        <w:rPr>
          <w:b/>
          <w:bCs/>
        </w:rPr>
      </w:pPr>
      <w:r>
        <w:rPr>
          <w:b/>
          <w:bCs/>
        </w:rPr>
        <w:t>Pengujian Unit Otomatis</w:t>
      </w:r>
    </w:p>
    <w:p w14:paraId="2E192E22" w14:textId="506A9BC2" w:rsidR="00BD5972" w:rsidRDefault="00BD5972" w:rsidP="00BD5972">
      <w:r>
        <w:t xml:space="preserve">Bagian logika inti</w:t>
      </w:r>
      <w:del w:id="2794" w:author="Claude" w:date="2026-10-23T09:00:00Z">
        <w:r>
          <w:delText xml:space="preserve"> dari modul ekstraksi otomatis</w:delText>
        </w:r>
      </w:del>
      <w:r>
        <w:t xml:space="preserve">, yaitu konversi kode penyebab, penggabungan data waktu, </w:t>
      </w:r>
      <w:del w:id="2795" w:author="Claude" w:date="2026-10-23T09:00:00Z">
        <w:r>
          <w:delText xml:space="preserve">pencocokan operator, pencocokan kode mesin, dan pemrosesan hasil ekstraksi</w:delText>
        </w:r>
      </w:del>
      <w:ins w:id="2796" w:author="Claude" w:date="2026-10-23T09:00:00Z">
        <w:r>
          <w:t xml:space="preserve">penyimpanan alias mesin, serta pencocokan tulisan mesin dan operator pada hasil pembacaan foto</w:t>
        </w:r>
      </w:ins>
      <w:r>
        <w:t xml:space="preserve">, dilengkapi pengujian unit otomatis menggunakan PHPUnit dengan data tiruan, sesuai metode pengujian pada Subbab 3.2.3. Dengan cara ini, logika tersebut dapat diuji tanpa koneksi ke basis data maupun layanan AI sesungguhnya. Pengujian mencakup skenario umum maupun kasus batas, seperti pergantian hari, kode yang tidak dikenali, dan data yang tidak lengkap. </w:t>
      </w:r>
      <w:del w:id="2797" w:author="Claude" w:date="2026-10-23T09:00:00Z">
        <w:r>
          <w:delText xml:space="preserve">Secara keseluruhan</w:delText>
        </w:r>
      </w:del>
      <w:ins w:id="2798" w:author="Claude" w:date="2026-10-23T09:00:00Z">
        <w:r>
          <w:t xml:space="preserve">Pada iterasi III</w:t>
        </w:r>
      </w:ins>
      <w:r>
        <w:t xml:space="preserve"> terdapat 45 pengujian dengan 165 </w:t>
      </w:r>
      <w:r>
        <w:rPr>
          <w:i/>
          <w:iCs/>
        </w:rPr>
        <w:t xml:space="preserve">assertion</w:t>
      </w:r>
      <w:del w:id="2799" w:author="Claude" w:date="2026-10-23T09:00:00Z">
        <w:r>
          <w:delText xml:space="preserve"> yang terbagi ke dalam tujuh kelas pengujian</w:delText>
        </w:r>
      </w:del>
      <w:ins w:id="2800" w:author="Claude" w:date="2026-10-23T09:00:00Z">
        <w:r>
          <w:t xml:space="preserve">. Setelah alur Ollama dipensiunkan pada iterasi VI, kelas uji untuk MesinResolver, OperatorMatcher, dan PaperExtractionProcessor ikut dihapus bersama kelas yang diujinya, lalu ditambahkan pengujian untuk pencocok header hasil pembacaan foto. Versi akhir memiliki 32 pengujian dengan 99 </w:t>
        </w:r>
        <w:r>
          <w:rPr>
            <w:i/>
            <w:iCs/>
          </w:rPr>
          <w:t xml:space="preserve">assertion</w:t>
        </w:r>
      </w:ins>
      <w:r>
        <w:t xml:space="preserve">, dan seluruhnya lulus. Rekapitulasi hasil pengujian disajikan pada Tabel 4.</w:t>
      </w:r>
      <w:del w:id="2801" w:author="Claude" w:date="2026-10-23T09:00:00Z">
        <w:r>
          <w:delText xml:space="preserve">17</w:delText>
        </w:r>
      </w:del>
      <w:ins w:id="2802" w:author="Claude" w:date="2026-10-23T09:00:00Z">
        <w:r>
          <w:t xml:space="preserve">26</w:t>
        </w:r>
      </w:ins>
      <w:r>
        <w:t xml:space="preserve">.</w:t>
      </w:r>
    </w:p>
    <w:tbl>
      <w:tblPr>
        <w:tblStyle w:val="Table"/>
        <w:tblW w:w="79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439"/>
        <w:gridCol w:w="3798"/>
        <w:gridCol w:w="964"/>
        <w:gridCol w:w="737"/>
      </w:tblGrid>
      <w:tr w:rsidR="005422B0" w14:paraId="02DE457F" w14:textId="77777777" w:rsidTr="009B5F51">
        <w:trPr>
          <w:cnfStyle w:val="100000000000" w:firstRow="1" w:lastRow="0" w:firstColumn="0" w:lastColumn="0" w:oddVBand="0" w:evenVBand="0" w:oddHBand="0" w:evenHBand="0" w:firstRowFirstColumn="0" w:firstRowLastColumn="0" w:lastRowFirstColumn="0" w:lastRowLastColumn="0"/>
          <w:tblHeader/>
          <w:jc w:val="center"/>
        </w:trPr>
        <w:tc>
          <w:tcPr>
            <w:tcW w:w="2438" w:type="dxa"/>
            <w:shd w:val="clear" w:color="auto" w:fill="D9D9D9"/>
          </w:tcPr>
          <w:p w14:paraId="50124155" w14:textId="77777777" w:rsidR="005422B0" w:rsidRDefault="005422B0" w:rsidP="009B5F51">
            <w:pPr>
              <w:pStyle w:val="Compact"/>
              <w:spacing w:after="40" w:line="240" w:lineRule="auto"/>
              <w:ind w:firstLine="0"/>
              <w:jc w:val="center"/>
            </w:pPr>
            <w:r>
              <w:rPr>
                <w:rFonts w:ascii="Times New Roman" w:eastAsia="Times New Roman" w:hAnsi="Times New Roman" w:cs="Times New Roman"/>
                <w:b/>
                <w:color w:val="000000"/>
              </w:rPr>
              <w:t>Kelas Pengujian</w:t>
            </w:r>
          </w:p>
        </w:tc>
        <w:tc>
          <w:tcPr>
            <w:tcW w:w="3798" w:type="dxa"/>
            <w:shd w:val="clear" w:color="auto" w:fill="D9D9D9"/>
          </w:tcPr>
          <w:p w14:paraId="6761366A" w14:textId="77777777" w:rsidR="005422B0" w:rsidRDefault="005422B0" w:rsidP="009B5F51">
            <w:pPr>
              <w:pStyle w:val="Compact"/>
              <w:spacing w:after="40" w:line="240" w:lineRule="auto"/>
              <w:ind w:firstLine="0"/>
              <w:jc w:val="center"/>
            </w:pPr>
            <w:r>
              <w:rPr>
                <w:rFonts w:ascii="Times New Roman" w:eastAsia="Times New Roman" w:hAnsi="Times New Roman" w:cs="Times New Roman"/>
                <w:b/>
                <w:color w:val="000000"/>
              </w:rPr>
              <w:t>Cakupan Skenario</w:t>
            </w:r>
          </w:p>
        </w:tc>
        <w:tc>
          <w:tcPr>
            <w:tcW w:w="964" w:type="dxa"/>
            <w:shd w:val="clear" w:color="auto" w:fill="D9D9D9"/>
          </w:tcPr>
          <w:p w14:paraId="177166DD" w14:textId="77777777" w:rsidR="005422B0" w:rsidRDefault="005422B0" w:rsidP="009B5F51">
            <w:pPr>
              <w:pStyle w:val="Compact"/>
              <w:spacing w:after="40" w:line="240" w:lineRule="auto"/>
              <w:ind w:firstLine="0"/>
              <w:jc w:val="center"/>
            </w:pPr>
            <w:r>
              <w:rPr>
                <w:rFonts w:ascii="Times New Roman" w:eastAsia="Times New Roman" w:hAnsi="Times New Roman" w:cs="Times New Roman"/>
                <w:b/>
                <w:color w:val="000000"/>
              </w:rPr>
              <w:t>Jumlah</w:t>
            </w:r>
          </w:p>
        </w:tc>
        <w:tc>
          <w:tcPr>
            <w:tcW w:w="737" w:type="dxa"/>
            <w:shd w:val="clear" w:color="auto" w:fill="D9D9D9"/>
          </w:tcPr>
          <w:p w14:paraId="7483E467" w14:textId="77777777" w:rsidR="005422B0" w:rsidRDefault="005422B0" w:rsidP="009B5F51">
            <w:pPr>
              <w:pStyle w:val="Compact"/>
              <w:spacing w:after="40" w:line="240" w:lineRule="auto"/>
              <w:ind w:firstLine="0"/>
              <w:jc w:val="center"/>
            </w:pPr>
            <w:r>
              <w:rPr>
                <w:rFonts w:ascii="Times New Roman" w:eastAsia="Times New Roman" w:hAnsi="Times New Roman" w:cs="Times New Roman"/>
                <w:b/>
                <w:color w:val="000000"/>
              </w:rPr>
              <w:t>Hasil</w:t>
            </w:r>
          </w:p>
        </w:tc>
      </w:tr>
      <w:tr w:rsidR="005422B0" w14:paraId="6448EF4A" w14:textId="77777777" w:rsidTr="009B5F51">
        <w:trPr>
          <w:jc w:val="center"/>
        </w:trPr>
        <w:tc>
          <w:tcPr>
            <w:tcW w:w="2438" w:type="dxa"/>
          </w:tcPr>
          <w:p w14:paraId="241CD934"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GridTimeMergerTest</w:t>
            </w:r>
          </w:p>
        </w:tc>
        <w:tc>
          <w:tcPr>
            <w:tcW w:w="3798" w:type="dxa"/>
          </w:tcPr>
          <w:p w14:paraId="01C55EFD"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Penggabungan kotak waktu, pergantian hari melewati tengah malam, penanda rentang “x”, kotak kosong, dan kode tidak dikenal</w:t>
            </w:r>
          </w:p>
        </w:tc>
        <w:tc>
          <w:tcPr>
            <w:tcW w:w="964" w:type="dxa"/>
          </w:tcPr>
          <w:p w14:paraId="0BD9B1C8"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8</w:t>
            </w:r>
          </w:p>
        </w:tc>
        <w:tc>
          <w:tcPr>
            <w:tcW w:w="737" w:type="dxa"/>
          </w:tcPr>
          <w:p w14:paraId="3985FD08"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Lulus</w:t>
            </w:r>
          </w:p>
        </w:tc>
      </w:tr>
      <w:tr w:rsidR="005422B0" w14:paraId="3253E77E" w14:textId="77777777" w:rsidTr="009B5F51">
        <w:trPr>
          <w:jc w:val="center"/>
        </w:trPr>
        <w:tc>
          <w:tcPr>
            <w:tcW w:w="2438" w:type="dxa"/>
          </w:tcPr>
          <w:p w14:paraId="5D10E12B"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ProblemCodeConverterTest</w:t>
            </w:r>
          </w:p>
        </w:tc>
        <w:tc>
          <w:tcPr>
            <w:tcW w:w="3798" w:type="dxa"/>
          </w:tcPr>
          <w:p w14:paraId="6B9B0F0D"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Pembacaan angka kategori (0–8) dan huruf sub-poin, pengabaian kode 0 dan 8, serta pemetaan huruf ke nomor urut dua digit</w:t>
            </w:r>
          </w:p>
        </w:tc>
        <w:tc>
          <w:tcPr>
            <w:tcW w:w="964" w:type="dxa"/>
          </w:tcPr>
          <w:p w14:paraId="369D5D29"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7</w:t>
            </w:r>
          </w:p>
        </w:tc>
        <w:tc>
          <w:tcPr>
            <w:tcW w:w="737" w:type="dxa"/>
          </w:tcPr>
          <w:p w14:paraId="4E0BB60D"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Lulus</w:t>
            </w:r>
          </w:p>
        </w:tc>
      </w:tr>
      <w:tr w:rsidR="005422B0" w14:paraId="7AD00518" w14:textId="77777777" w:rsidTr="009B5F51">
        <w:trPr>
          <w:jc w:val="center"/>
        </w:trPr>
        <w:tc>
          <w:tcPr>
            <w:tcW w:w="2438" w:type="dxa"/>
          </w:tcPr>
          <w:p w14:paraId="57E48D49"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ProblemCodeResolverTest</w:t>
            </w:r>
          </w:p>
        </w:tc>
        <w:tc>
          <w:tcPr>
            <w:tcW w:w="3798" w:type="dxa"/>
          </w:tcPr>
          <w:p w14:paraId="760D126B"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Pencarian deskripsi masalah, penandaan “Perlu Review” untuk kode ambigu, dan kode yang tidak terdaftar di basis data</w:t>
            </w:r>
          </w:p>
        </w:tc>
        <w:tc>
          <w:tcPr>
            <w:tcW w:w="964" w:type="dxa"/>
          </w:tcPr>
          <w:p w14:paraId="6E887819"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6</w:t>
            </w:r>
          </w:p>
        </w:tc>
        <w:tc>
          <w:tcPr>
            <w:tcW w:w="737" w:type="dxa"/>
          </w:tcPr>
          <w:p w14:paraId="04744036"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Lulus</w:t>
            </w:r>
          </w:p>
        </w:tc>
      </w:tr>
      <w:tr w:rsidR="005422B0" w14:paraId="610F921D" w14:textId="77777777" w:rsidTr="009B5F51">
        <w:trPr>
          <w:jc w:val="center"/>
        </w:trPr>
        <w:tc>
          <w:tcPr>
            <w:tcW w:w="2438" w:type="dxa"/>
          </w:tcPr>
          <w:p w14:paraId="196073BD"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MesinAliasStoreTest</w:t>
            </w:r>
          </w:p>
        </w:tc>
        <w:tc>
          <w:tcPr>
            <w:tcW w:w="3798" w:type="dxa"/>
          </w:tcPr>
          <w:p w14:paraId="2444E39E"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Pembacaan dan penulisan berkas JSON, normalisasi spasi dan huruf kapital, penguncian berkas (</w:t>
            </w:r>
            <w:r>
              <w:rPr>
                <w:rStyle w:val="VerbatimChar"/>
                <w:rFonts w:ascii="Times New Roman" w:eastAsia="Times New Roman" w:hAnsi="Times New Roman" w:cs="Times New Roman"/>
                <w:color w:val="000000"/>
                <w:sz w:val="20"/>
              </w:rPr>
              <w:t>flock</w:t>
            </w:r>
            <w:r>
              <w:rPr>
                <w:rFonts w:ascii="Times New Roman" w:eastAsia="Times New Roman" w:hAnsi="Times New Roman" w:cs="Times New Roman"/>
                <w:color w:val="000000"/>
              </w:rPr>
              <w:t>), serta pembaruan alias</w:t>
            </w:r>
          </w:p>
        </w:tc>
        <w:tc>
          <w:tcPr>
            <w:tcW w:w="964" w:type="dxa"/>
          </w:tcPr>
          <w:p w14:paraId="01DCE298"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5</w:t>
            </w:r>
          </w:p>
        </w:tc>
        <w:tc>
          <w:tcPr>
            <w:tcW w:w="737" w:type="dxa"/>
          </w:tcPr>
          <w:p w14:paraId="11ED8B8E"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Lulus</w:t>
            </w:r>
          </w:p>
        </w:tc>
      </w:tr>
      <w:tr w:rsidR="005422B0" w:rsidTr="009B5F51">
        <w:trPr>
          <w:jc w:val="center"/>
          <w:ins w:id="2832" w:author="Claude" w:date="2026-10-23T09:00:00Z"/>
        </w:trPr>
        <w:tc>
          <w:tcPr>
            <w:tcW w:w="2438" w:type="dxa"/>
          </w:tcPr>
          <w:p>
            <w:pPr>
              <w:pStyle w:val="Compact"/>
              <w:spacing w:after="40" w:line="240" w:lineRule="auto"/>
              <w:ind w:firstLine="0"/>
              <w:jc w:val="left"/>
              <w:rPr>
                <w:ins w:id="2833" w:author="Claude" w:date="2026-10-23T09:00:00Z"/>
              </w:rPr>
            </w:pPr>
            <w:ins w:id="2834" w:author="Claude" w:date="2026-10-23T09:00:00Z">
              <w:r>
                <w:rPr>
                  <w:rFonts w:ascii="Times New Roman" w:eastAsia="Times New Roman" w:hAnsi="Times New Roman" w:cs="Times New Roman"/>
                  <w:color w:val="000000"/>
                </w:rPr>
                <w:t xml:space="preserve">PencocokHeaderTest</w:t>
              </w:r>
            </w:ins>
          </w:p>
        </w:tc>
        <w:tc>
          <w:tcPr>
            <w:tcW w:w="3798" w:type="dxa"/>
          </w:tcPr>
          <w:p>
            <w:pPr>
              <w:pStyle w:val="Compact"/>
              <w:spacing w:after="40" w:line="240" w:lineRule="auto"/>
              <w:ind w:firstLine="0"/>
              <w:jc w:val="left"/>
              <w:rPr>
                <w:ins w:id="2835" w:author="Claude" w:date="2026-10-23T09:00:00Z"/>
              </w:rPr>
            </w:pPr>
            <w:ins w:id="2836" w:author="Claude" w:date="2026-10-23T09:00:00Z">
              <w:r>
                <w:rPr>
                  <w:rFonts w:ascii="Times New Roman" w:eastAsia="Times New Roman" w:hAnsi="Times New Roman" w:cs="Times New Roman"/>
                  <w:color w:val="000000"/>
                </w:rPr>
                <w:t xml:space="preserve">Pencocokan tulisan kode mesin dan nama operator dengan data master, serta penyimpanan padanan mesin yang telah dikonfirmasi</w:t>
              </w:r>
            </w:ins>
          </w:p>
        </w:tc>
        <w:tc>
          <w:tcPr>
            <w:tcW w:w="964" w:type="dxa"/>
          </w:tcPr>
          <w:p>
            <w:pPr>
              <w:pStyle w:val="Compact"/>
              <w:spacing w:after="40" w:line="240" w:lineRule="auto"/>
              <w:ind w:firstLine="0"/>
              <w:jc w:val="left"/>
              <w:rPr>
                <w:ins w:id="2837" w:author="Claude" w:date="2026-10-23T09:00:00Z"/>
              </w:rPr>
            </w:pPr>
            <w:ins w:id="2838" w:author="Claude" w:date="2026-10-23T09:00:00Z">
              <w:r>
                <w:rPr>
                  <w:rFonts w:ascii="Times New Roman" w:eastAsia="Times New Roman" w:hAnsi="Times New Roman" w:cs="Times New Roman"/>
                  <w:color w:val="000000"/>
                </w:rPr>
                <w:t xml:space="preserve">4</w:t>
              </w:r>
            </w:ins>
          </w:p>
        </w:tc>
        <w:tc>
          <w:tcPr>
            <w:tcW w:w="737" w:type="dxa"/>
          </w:tcPr>
          <w:p>
            <w:pPr>
              <w:pStyle w:val="Compact"/>
              <w:spacing w:after="40" w:line="240" w:lineRule="auto"/>
              <w:ind w:firstLine="0"/>
              <w:jc w:val="left"/>
              <w:rPr>
                <w:ins w:id="2839" w:author="Claude" w:date="2026-10-23T09:00:00Z"/>
              </w:rPr>
            </w:pPr>
            <w:ins w:id="2840" w:author="Claude" w:date="2026-10-23T09:00:00Z">
              <w:r>
                <w:rPr>
                  <w:rFonts w:ascii="Times New Roman" w:eastAsia="Times New Roman" w:hAnsi="Times New Roman" w:cs="Times New Roman"/>
                  <w:color w:val="000000"/>
                </w:rPr>
                <w:t xml:space="preserve">Lulus</w:t>
              </w:r>
            </w:ins>
          </w:p>
        </w:tc>
      </w:tr>
      <w:tr w:rsidR="005422B0" w:rsidTr="009B5F51">
        <w:trPr>
          <w:jc w:val="center"/>
          <w:ins w:id="2841" w:author="Claude" w:date="2026-10-23T09:00:00Z"/>
        </w:trPr>
        <w:tc>
          <w:tcPr>
            <w:tcW w:w="2438" w:type="dxa"/>
          </w:tcPr>
          <w:p>
            <w:pPr>
              <w:pStyle w:val="Compact"/>
              <w:spacing w:after="40" w:line="240" w:lineRule="auto"/>
              <w:ind w:firstLine="0"/>
              <w:jc w:val="left"/>
              <w:rPr>
                <w:ins w:id="2842" w:author="Claude" w:date="2026-10-23T09:00:00Z"/>
              </w:rPr>
            </w:pPr>
            <w:ins w:id="2843" w:author="Claude" w:date="2026-10-23T09:00:00Z">
              <w:r>
                <w:rPr>
                  <w:rFonts w:ascii="Times New Roman" w:eastAsia="Times New Roman" w:hAnsi="Times New Roman" w:cs="Times New Roman"/>
                  <w:color w:val="000000"/>
                </w:rPr>
                <w:t xml:space="preserve">ExampleTest (unit dan feature)</w:t>
              </w:r>
            </w:ins>
          </w:p>
        </w:tc>
        <w:tc>
          <w:tcPr>
            <w:tcW w:w="3798" w:type="dxa"/>
          </w:tcPr>
          <w:p>
            <w:pPr>
              <w:pStyle w:val="Compact"/>
              <w:spacing w:after="40" w:line="240" w:lineRule="auto"/>
              <w:ind w:firstLine="0"/>
              <w:jc w:val="left"/>
              <w:rPr>
                <w:ins w:id="2844" w:author="Claude" w:date="2026-10-23T09:00:00Z"/>
              </w:rPr>
            </w:pPr>
            <w:ins w:id="2845" w:author="Claude" w:date="2026-10-23T09:00:00Z">
              <w:r>
                <w:rPr>
                  <w:rFonts w:ascii="Times New Roman" w:eastAsia="Times New Roman" w:hAnsi="Times New Roman" w:cs="Times New Roman"/>
                  <w:color w:val="000000"/>
                </w:rPr>
                <w:t xml:space="preserve">Pengujian bawaan Laravel untuk memastikan aplikasi dapat dimuat</w:t>
              </w:r>
            </w:ins>
          </w:p>
        </w:tc>
        <w:tc>
          <w:tcPr>
            <w:tcW w:w="964" w:type="dxa"/>
          </w:tcPr>
          <w:p>
            <w:pPr>
              <w:pStyle w:val="Compact"/>
              <w:spacing w:after="40" w:line="240" w:lineRule="auto"/>
              <w:ind w:firstLine="0"/>
              <w:jc w:val="left"/>
              <w:rPr>
                <w:ins w:id="2846" w:author="Claude" w:date="2026-10-23T09:00:00Z"/>
              </w:rPr>
            </w:pPr>
            <w:ins w:id="2847" w:author="Claude" w:date="2026-10-23T09:00:00Z">
              <w:r>
                <w:rPr>
                  <w:rFonts w:ascii="Times New Roman" w:eastAsia="Times New Roman" w:hAnsi="Times New Roman" w:cs="Times New Roman"/>
                  <w:color w:val="000000"/>
                </w:rPr>
                <w:t xml:space="preserve">2</w:t>
              </w:r>
            </w:ins>
          </w:p>
        </w:tc>
        <w:tc>
          <w:tcPr>
            <w:tcW w:w="737" w:type="dxa"/>
          </w:tcPr>
          <w:p>
            <w:pPr>
              <w:pStyle w:val="Compact"/>
              <w:spacing w:after="40" w:line="240" w:lineRule="auto"/>
              <w:ind w:firstLine="0"/>
              <w:jc w:val="left"/>
              <w:rPr>
                <w:ins w:id="2848" w:author="Claude" w:date="2026-10-23T09:00:00Z"/>
              </w:rPr>
            </w:pPr>
            <w:ins w:id="2849" w:author="Claude" w:date="2026-10-23T09:00:00Z">
              <w:r>
                <w:rPr>
                  <w:rFonts w:ascii="Times New Roman" w:eastAsia="Times New Roman" w:hAnsi="Times New Roman" w:cs="Times New Roman"/>
                  <w:color w:val="000000"/>
                </w:rPr>
                <w:t xml:space="preserve">Lulus</w:t>
              </w:r>
            </w:ins>
          </w:p>
        </w:tc>
      </w:tr>
      <w:tr w:rsidR="005422B0" w14:paraId="584FE111" w14:textId="77777777" w:rsidTr="009B5F51">
        <w:trPr>
          <w:jc w:val="center"/>
          <w:del w:id="2803" w:author="Claude" w:date="2026-10-23T09:00:00Z"/>
        </w:trPr>
        <w:tc>
          <w:tcPr>
            <w:tcW w:w="2438" w:type="dxa"/>
          </w:tcPr>
          <w:p w14:paraId="2D6556FA" w14:textId="77777777" w:rsidR="005422B0" w:rsidRDefault="005422B0" w:rsidP="009B5F51">
            <w:pPr>
              <w:pStyle w:val="Compact"/>
              <w:spacing w:after="40" w:line="240" w:lineRule="auto"/>
              <w:ind w:firstLine="0"/>
              <w:jc w:val="left"/>
              <w:rPr>
                <w:del w:id="2805" w:author="Claude" w:date="2026-10-23T09:00:00Z"/>
              </w:rPr>
            </w:pPr>
            <w:del w:id="2804" w:author="Claude" w:date="2026-10-23T09:00:00Z">
              <w:r>
                <w:rPr>
                  <w:rFonts w:ascii="Times New Roman" w:eastAsia="Times New Roman" w:hAnsi="Times New Roman" w:cs="Times New Roman"/>
                  <w:color w:val="000000"/>
                </w:rPr>
                <w:delText>MesinResolverTest</w:delText>
              </w:r>
            </w:del>
          </w:p>
        </w:tc>
        <w:tc>
          <w:tcPr>
            <w:tcW w:w="3798" w:type="dxa"/>
          </w:tcPr>
          <w:p w14:paraId="23C672A3" w14:textId="77777777" w:rsidR="005422B0" w:rsidRDefault="005422B0" w:rsidP="009B5F51">
            <w:pPr>
              <w:pStyle w:val="Compact"/>
              <w:spacing w:after="40" w:line="240" w:lineRule="auto"/>
              <w:ind w:firstLine="0"/>
              <w:jc w:val="left"/>
              <w:rPr>
                <w:del w:id="2809" w:author="Claude" w:date="2026-10-23T09:00:00Z"/>
              </w:rPr>
            </w:pPr>
            <w:del w:id="2806" w:author="Claude" w:date="2026-10-23T09:00:00Z">
              <w:r>
                <w:rPr>
                  <w:rFonts w:ascii="Times New Roman" w:eastAsia="Times New Roman" w:hAnsi="Times New Roman" w:cs="Times New Roman"/>
                  <w:color w:val="000000"/>
                </w:rPr>
                <w:delText xml:space="preserve">Resolusi kode mesin melalui alias JSON, </w:delText>
              </w:r>
            </w:del>
            <w:del w:id="2807" w:author="Claude" w:date="2026-10-23T09:00:00Z">
              <w:r>
                <w:rPr>
                  <w:rFonts w:ascii="Times New Roman" w:eastAsia="Times New Roman" w:hAnsi="Times New Roman" w:cs="Times New Roman"/>
                  <w:i/>
                  <w:iCs/>
                  <w:color w:val="000000"/>
                </w:rPr>
                <w:delText>fallback</w:delText>
              </w:r>
            </w:del>
            <w:del w:id="2808" w:author="Claude" w:date="2026-10-23T09:00:00Z">
              <w:r>
                <w:rPr>
                  <w:rFonts w:ascii="Times New Roman" w:eastAsia="Times New Roman" w:hAnsi="Times New Roman" w:cs="Times New Roman"/>
                  <w:color w:val="000000"/>
                </w:rPr>
                <w:delText xml:space="preserve"> ke AI dengan batasan kandidat resmi, dan input kosong</w:delText>
              </w:r>
            </w:del>
          </w:p>
        </w:tc>
        <w:tc>
          <w:tcPr>
            <w:tcW w:w="964" w:type="dxa"/>
          </w:tcPr>
          <w:p w14:paraId="0F28AB70" w14:textId="77777777" w:rsidR="005422B0" w:rsidRDefault="005422B0" w:rsidP="009B5F51">
            <w:pPr>
              <w:pStyle w:val="Compact"/>
              <w:spacing w:after="40" w:line="240" w:lineRule="auto"/>
              <w:ind w:firstLine="0"/>
              <w:jc w:val="left"/>
              <w:rPr>
                <w:del w:id="2811" w:author="Claude" w:date="2026-10-23T09:00:00Z"/>
              </w:rPr>
            </w:pPr>
            <w:del w:id="2810" w:author="Claude" w:date="2026-10-23T09:00:00Z">
              <w:r>
                <w:rPr>
                  <w:rFonts w:ascii="Times New Roman" w:eastAsia="Times New Roman" w:hAnsi="Times New Roman" w:cs="Times New Roman"/>
                  <w:color w:val="000000"/>
                </w:rPr>
                <w:delText>7</w:delText>
              </w:r>
            </w:del>
          </w:p>
        </w:tc>
        <w:tc>
          <w:tcPr>
            <w:tcW w:w="737" w:type="dxa"/>
          </w:tcPr>
          <w:p w14:paraId="2645A176" w14:textId="77777777" w:rsidR="005422B0" w:rsidRDefault="005422B0" w:rsidP="009B5F51">
            <w:pPr>
              <w:pStyle w:val="Compact"/>
              <w:spacing w:after="40" w:line="240" w:lineRule="auto"/>
              <w:ind w:firstLine="0"/>
              <w:jc w:val="left"/>
              <w:rPr>
                <w:del w:id="2813" w:author="Claude" w:date="2026-10-23T09:00:00Z"/>
              </w:rPr>
            </w:pPr>
            <w:del w:id="2812" w:author="Claude" w:date="2026-10-23T09:00:00Z">
              <w:r>
                <w:rPr>
                  <w:rFonts w:ascii="Times New Roman" w:eastAsia="Times New Roman" w:hAnsi="Times New Roman" w:cs="Times New Roman"/>
                  <w:color w:val="000000"/>
                </w:rPr>
                <w:delText>Lulus</w:delText>
              </w:r>
            </w:del>
          </w:p>
        </w:tc>
      </w:tr>
      <w:tr w:rsidR="005422B0" w14:paraId="6E525C78" w14:textId="77777777" w:rsidTr="009B5F51">
        <w:trPr>
          <w:jc w:val="center"/>
          <w:del w:id="2814" w:author="Claude" w:date="2026-10-23T09:00:00Z"/>
        </w:trPr>
        <w:tc>
          <w:tcPr>
            <w:tcW w:w="2438" w:type="dxa"/>
          </w:tcPr>
          <w:p w14:paraId="0B7A21AB" w14:textId="77777777" w:rsidR="005422B0" w:rsidRDefault="005422B0" w:rsidP="009B5F51">
            <w:pPr>
              <w:pStyle w:val="Compact"/>
              <w:spacing w:after="40" w:line="240" w:lineRule="auto"/>
              <w:ind w:firstLine="0"/>
              <w:jc w:val="left"/>
              <w:rPr>
                <w:del w:id="2816" w:author="Claude" w:date="2026-10-23T09:00:00Z"/>
              </w:rPr>
            </w:pPr>
            <w:del w:id="2815" w:author="Claude" w:date="2026-10-23T09:00:00Z">
              <w:r>
                <w:rPr>
                  <w:rFonts w:ascii="Times New Roman" w:eastAsia="Times New Roman" w:hAnsi="Times New Roman" w:cs="Times New Roman"/>
                  <w:color w:val="000000"/>
                </w:rPr>
                <w:delText>OperatorMatcherTest</w:delText>
              </w:r>
            </w:del>
          </w:p>
        </w:tc>
        <w:tc>
          <w:tcPr>
            <w:tcW w:w="3798" w:type="dxa"/>
          </w:tcPr>
          <w:p w14:paraId="676A6473" w14:textId="77777777" w:rsidR="005422B0" w:rsidRDefault="005422B0" w:rsidP="009B5F51">
            <w:pPr>
              <w:pStyle w:val="Compact"/>
              <w:spacing w:after="40" w:line="240" w:lineRule="auto"/>
              <w:ind w:firstLine="0"/>
              <w:jc w:val="left"/>
              <w:rPr>
                <w:del w:id="2818" w:author="Claude" w:date="2026-10-23T09:00:00Z"/>
              </w:rPr>
            </w:pPr>
            <w:del w:id="2817" w:author="Claude" w:date="2026-10-23T09:00:00Z">
              <w:r>
                <w:rPr>
                  <w:rFonts w:ascii="Times New Roman" w:eastAsia="Times New Roman" w:hAnsi="Times New Roman" w:cs="Times New Roman"/>
                  <w:color w:val="000000"/>
                </w:rPr>
                <w:delText>Nama persis, nama dengan salah eja ringan, penandaan “Perlu Review” untuk skor di bawah 70%, dan toleransi spasi</w:delText>
              </w:r>
            </w:del>
          </w:p>
        </w:tc>
        <w:tc>
          <w:tcPr>
            <w:tcW w:w="964" w:type="dxa"/>
          </w:tcPr>
          <w:p w14:paraId="779C8CFB" w14:textId="77777777" w:rsidR="005422B0" w:rsidRDefault="005422B0" w:rsidP="009B5F51">
            <w:pPr>
              <w:pStyle w:val="Compact"/>
              <w:spacing w:after="40" w:line="240" w:lineRule="auto"/>
              <w:ind w:firstLine="0"/>
              <w:jc w:val="left"/>
              <w:rPr>
                <w:del w:id="2820" w:author="Claude" w:date="2026-10-23T09:00:00Z"/>
              </w:rPr>
            </w:pPr>
            <w:del w:id="2819" w:author="Claude" w:date="2026-10-23T09:00:00Z">
              <w:r>
                <w:rPr>
                  <w:rFonts w:ascii="Times New Roman" w:eastAsia="Times New Roman" w:hAnsi="Times New Roman" w:cs="Times New Roman"/>
                  <w:color w:val="000000"/>
                </w:rPr>
                <w:delText>6</w:delText>
              </w:r>
            </w:del>
          </w:p>
        </w:tc>
        <w:tc>
          <w:tcPr>
            <w:tcW w:w="737" w:type="dxa"/>
          </w:tcPr>
          <w:p w14:paraId="4BD96707" w14:textId="77777777" w:rsidR="005422B0" w:rsidRDefault="005422B0" w:rsidP="009B5F51">
            <w:pPr>
              <w:pStyle w:val="Compact"/>
              <w:spacing w:after="40" w:line="240" w:lineRule="auto"/>
              <w:ind w:firstLine="0"/>
              <w:jc w:val="left"/>
              <w:rPr>
                <w:del w:id="2822" w:author="Claude" w:date="2026-10-23T09:00:00Z"/>
              </w:rPr>
            </w:pPr>
            <w:del w:id="2821" w:author="Claude" w:date="2026-10-23T09:00:00Z">
              <w:r>
                <w:rPr>
                  <w:rFonts w:ascii="Times New Roman" w:eastAsia="Times New Roman" w:hAnsi="Times New Roman" w:cs="Times New Roman"/>
                  <w:color w:val="000000"/>
                </w:rPr>
                <w:delText>Lulus</w:delText>
              </w:r>
            </w:del>
          </w:p>
        </w:tc>
      </w:tr>
      <w:tr w:rsidR="005422B0" w14:paraId="07A8934B" w14:textId="77777777" w:rsidTr="009B5F51">
        <w:trPr>
          <w:jc w:val="center"/>
          <w:del w:id="2823" w:author="Claude" w:date="2026-10-23T09:00:00Z"/>
        </w:trPr>
        <w:tc>
          <w:tcPr>
            <w:tcW w:w="2438" w:type="dxa"/>
          </w:tcPr>
          <w:p w14:paraId="68B25B22" w14:textId="77777777" w:rsidR="005422B0" w:rsidRDefault="005422B0" w:rsidP="009B5F51">
            <w:pPr>
              <w:pStyle w:val="Compact"/>
              <w:spacing w:after="40" w:line="240" w:lineRule="auto"/>
              <w:ind w:firstLine="0"/>
              <w:jc w:val="left"/>
              <w:rPr>
                <w:del w:id="2825" w:author="Claude" w:date="2026-10-23T09:00:00Z"/>
              </w:rPr>
            </w:pPr>
            <w:del w:id="2824" w:author="Claude" w:date="2026-10-23T09:00:00Z">
              <w:r>
                <w:rPr>
                  <w:rFonts w:ascii="Times New Roman" w:eastAsia="Times New Roman" w:hAnsi="Times New Roman" w:cs="Times New Roman"/>
                  <w:color w:val="000000"/>
                </w:rPr>
                <w:delText>PaperExtractionProcessorTest</w:delText>
              </w:r>
            </w:del>
          </w:p>
        </w:tc>
        <w:tc>
          <w:tcPr>
            <w:tcW w:w="3798" w:type="dxa"/>
          </w:tcPr>
          <w:p w14:paraId="1D5F04CA" w14:textId="77777777" w:rsidR="005422B0" w:rsidRDefault="005422B0" w:rsidP="009B5F51">
            <w:pPr>
              <w:pStyle w:val="Compact"/>
              <w:spacing w:after="40" w:line="240" w:lineRule="auto"/>
              <w:ind w:firstLine="0"/>
              <w:jc w:val="left"/>
              <w:rPr>
                <w:del w:id="2827" w:author="Claude" w:date="2026-10-23T09:00:00Z"/>
              </w:rPr>
            </w:pPr>
            <w:del w:id="2826" w:author="Claude" w:date="2026-10-23T09:00:00Z">
              <w:r>
                <w:rPr>
                  <w:rFonts w:ascii="Times New Roman" w:eastAsia="Times New Roman" w:hAnsi="Times New Roman" w:cs="Times New Roman"/>
                  <w:color w:val="000000"/>
                </w:rPr>
                <w:delText>Penyusunan draf transaksi secara menyeluruh, tanggal yang tidak valid, penerusan tanda peringatan ke layar tinjauan, dan grid kosong</w:delText>
              </w:r>
            </w:del>
          </w:p>
        </w:tc>
        <w:tc>
          <w:tcPr>
            <w:tcW w:w="964" w:type="dxa"/>
          </w:tcPr>
          <w:p w14:paraId="61478043" w14:textId="77777777" w:rsidR="005422B0" w:rsidRDefault="005422B0" w:rsidP="009B5F51">
            <w:pPr>
              <w:pStyle w:val="Compact"/>
              <w:spacing w:after="40" w:line="240" w:lineRule="auto"/>
              <w:ind w:firstLine="0"/>
              <w:jc w:val="left"/>
              <w:rPr>
                <w:del w:id="2829" w:author="Claude" w:date="2026-10-23T09:00:00Z"/>
              </w:rPr>
            </w:pPr>
            <w:del w:id="2828" w:author="Claude" w:date="2026-10-23T09:00:00Z">
              <w:r>
                <w:rPr>
                  <w:rFonts w:ascii="Times New Roman" w:eastAsia="Times New Roman" w:hAnsi="Times New Roman" w:cs="Times New Roman"/>
                  <w:color w:val="000000"/>
                </w:rPr>
                <w:delText>6</w:delText>
              </w:r>
            </w:del>
          </w:p>
        </w:tc>
        <w:tc>
          <w:tcPr>
            <w:tcW w:w="737" w:type="dxa"/>
          </w:tcPr>
          <w:p w14:paraId="0F10841A" w14:textId="77777777" w:rsidR="005422B0" w:rsidRDefault="005422B0" w:rsidP="009B5F51">
            <w:pPr>
              <w:pStyle w:val="Compact"/>
              <w:spacing w:after="40" w:line="240" w:lineRule="auto"/>
              <w:ind w:firstLine="0"/>
              <w:jc w:val="left"/>
              <w:rPr>
                <w:del w:id="2831" w:author="Claude" w:date="2026-10-23T09:00:00Z"/>
              </w:rPr>
            </w:pPr>
            <w:del w:id="2830" w:author="Claude" w:date="2026-10-23T09:00:00Z">
              <w:r>
                <w:rPr>
                  <w:rFonts w:ascii="Times New Roman" w:eastAsia="Times New Roman" w:hAnsi="Times New Roman" w:cs="Times New Roman"/>
                  <w:color w:val="000000"/>
                </w:rPr>
                <w:delText>Lulus</w:delText>
              </w:r>
            </w:del>
          </w:p>
        </w:tc>
      </w:tr>
      <w:tr w:rsidR="005422B0" w14:paraId="7A3FF289" w14:textId="77777777" w:rsidTr="009B5F51">
        <w:trPr>
          <w:jc w:val="center"/>
        </w:trPr>
        <w:tc>
          <w:tcPr>
            <w:tcW w:w="2438" w:type="dxa"/>
          </w:tcPr>
          <w:p w14:paraId="69276069" w14:textId="77777777" w:rsidR="005422B0" w:rsidRDefault="005422B0" w:rsidP="009B5F51">
            <w:pPr>
              <w:pStyle w:val="Compact"/>
              <w:spacing w:after="40" w:line="240" w:lineRule="auto"/>
              <w:ind w:firstLine="0"/>
              <w:jc w:val="left"/>
            </w:pPr>
            <w:r>
              <w:rPr>
                <w:rFonts w:ascii="Times New Roman" w:eastAsia="Times New Roman" w:hAnsi="Times New Roman" w:cs="Times New Roman"/>
                <w:b/>
                <w:bCs/>
                <w:color w:val="000000"/>
              </w:rPr>
              <w:t>Total</w:t>
            </w:r>
          </w:p>
        </w:tc>
        <w:tc>
          <w:tcPr>
            <w:tcW w:w="3798" w:type="dxa"/>
          </w:tcPr>
          <w:p w14:paraId="26AA96E1" w14:textId="77777777" w:rsidR="005422B0" w:rsidRDefault="005422B0" w:rsidP="009B5F51">
            <w:pPr>
              <w:pStyle w:val="Compact"/>
              <w:spacing w:after="40" w:line="240" w:lineRule="auto"/>
              <w:ind w:firstLine="0"/>
              <w:jc w:val="left"/>
            </w:pPr>
          </w:p>
        </w:tc>
        <w:tc>
          <w:tcPr>
            <w:tcW w:w="964" w:type="dxa"/>
          </w:tcPr>
          <w:p w14:paraId="796AFD71" w14:textId="77777777" w:rsidR="005422B0" w:rsidRDefault="005422B0" w:rsidP="009B5F51">
            <w:pPr>
              <w:pStyle w:val="Compact"/>
              <w:spacing w:after="40" w:line="240" w:lineRule="auto"/>
              <w:ind w:firstLine="0"/>
              <w:jc w:val="left"/>
            </w:pPr>
            <w:del w:id="2850" w:author="Claude" w:date="2026-10-23T09:00:00Z">
              <w:r>
                <w:rPr>
                  <w:rFonts w:ascii="Times New Roman" w:eastAsia="Times New Roman" w:hAnsi="Times New Roman" w:cs="Times New Roman"/>
                  <w:b/>
                  <w:bCs/>
                  <w:color w:val="000000"/>
                </w:rPr>
                <w:delText xml:space="preserve">45</w:delText>
              </w:r>
            </w:del>
            <w:ins w:id="2851" w:author="Claude" w:date="2026-10-23T09:00:00Z">
              <w:r>
                <w:rPr>
                  <w:rFonts w:ascii="Times New Roman" w:eastAsia="Times New Roman" w:hAnsi="Times New Roman" w:cs="Times New Roman"/>
                  <w:b/>
                  <w:bCs/>
                  <w:color w:val="000000"/>
                </w:rPr>
                <w:t xml:space="preserve">32</w:t>
              </w:r>
            </w:ins>
          </w:p>
        </w:tc>
        <w:tc>
          <w:tcPr>
            <w:tcW w:w="737" w:type="dxa"/>
          </w:tcPr>
          <w:p w14:paraId="1889D1BD" w14:textId="77777777" w:rsidR="005422B0" w:rsidRDefault="005422B0" w:rsidP="00BA021F">
            <w:pPr>
              <w:pStyle w:val="Compact"/>
              <w:keepNext/>
              <w:spacing w:after="40" w:line="240" w:lineRule="auto"/>
              <w:ind w:firstLine="0"/>
              <w:jc w:val="left"/>
            </w:pPr>
            <w:r>
              <w:rPr>
                <w:rFonts w:ascii="Times New Roman" w:eastAsia="Times New Roman" w:hAnsi="Times New Roman" w:cs="Times New Roman"/>
                <w:b/>
                <w:bCs/>
                <w:color w:val="000000"/>
              </w:rPr>
              <w:t>Lulus</w:t>
            </w:r>
          </w:p>
        </w:tc>
      </w:tr>
    </w:tbl>
    <w:p w14:paraId="230348F2" w14:textId="1C3CB3CD" w:rsidR="005422B0" w:rsidRDefault="00BA021F" w:rsidP="00BA021F">
      <w:pPr>
        <w:pStyle w:val="Caption"/>
      </w:pPr>
      <w:bookmarkStart w:id="144" w:name="_Toc242095806"/>
      <w:r>
        <w:t>Tabel 4.</w:t>
        <w:fldChar w:fldCharType="begin"/>
        <w:instrText xml:space="preserve"> SEQ Tabel_4. \* ARABIC </w:instrText>
        <w:fldChar w:fldCharType="separate"/>
      </w:r>
      <w:del w:id="3379" w:author="Claude" w:date="2026-10-23T09:00:00Z">
        <w:r>
          <w:rPr>
            <w:noProof/>
          </w:rPr>
          <w:delText xml:space="preserve">18</w:delText>
        </w:r>
      </w:del>
      <w:ins w:id="3380" w:author="Claude" w:date="2026-10-23T09:00:00Z">
        <w:r>
          <w:rPr>
            <w:noProof/>
          </w:rPr>
          <w:t xml:space="preserve">26</w:t>
        </w:r>
      </w:ins>
      <w:r>
        <w:rPr>
          <w:noProof/>
        </w:rPr>
        <w:fldChar w:fldCharType="end"/>
      </w:r>
      <w:r>
        <w:t xml:space="preserve"> Rekapitulasi Hasil Pengujian Unit Otomatis</w:t>
      </w:r>
      <w:bookmarkEnd w:id="144"/>
    </w:p>
    <w:p w14:paraId="0ADCE329" w14:textId="77777777" w:rsidR="005422B0" w:rsidRDefault="005422B0" w:rsidP="005422B0">
      <w:pPr>
        <w:pStyle w:val="BodyText"/>
        <w:spacing w:before="240"/>
      </w:pPr>
      <w:r>
        <w:t xml:space="preserve">Berdasarkan Tabel 4.</w:t>
      </w:r>
      <w:del w:id="2852" w:author="Claude" w:date="2026-10-23T09:00:00Z">
        <w:r>
          <w:delText xml:space="preserve">17</w:delText>
        </w:r>
      </w:del>
      <w:ins w:id="2853" w:author="Claude" w:date="2026-10-23T09:00:00Z">
        <w:r>
          <w:t xml:space="preserve">26</w:t>
        </w:r>
      </w:ins>
      <w:r>
        <w:t xml:space="preserve">, pengujian difokuskan pada logika yang paling rawan kesalahan, yaitu konversi kode dan penggabungan waktu, termasuk kasus batas seperti pergantian hari. Pengujian ini memastikan logika tersebut berjalan sesuai aturan, tetapi tidak mengukur ketepatan model AI dalam membaca tulisan tangan, yang </w:t>
      </w:r>
      <w:del w:id="2854" w:author="Claude" w:date="2026-10-23T09:00:00Z">
        <w:r>
          <w:delText xml:space="preserve">dibahas secara kualitatif pada Subbab 4.4.3 dan 4.4.4.</w:delText>
        </w:r>
      </w:del>
      <w:ins w:id="2855" w:author="Claude" w:date="2026-10-23T09:00:00Z">
        <w:r>
          <w:t xml:space="preserve">dievaluasi tersendiri terhadap kunci jawaban (Tabel 4.24).</w:t>
        </w:r>
      </w:ins>
    </w:p>
    <w:p w14:paraId="30BA95DF" w14:textId="251CBF31" w:rsidR="005353FC" w:rsidRPr="005353FC" w:rsidRDefault="005353FC" w:rsidP="005353FC">
      <w:pPr>
        <w:pStyle w:val="BodyText"/>
        <w:spacing w:before="240"/>
        <w:ind w:firstLine="0"/>
        <w:rPr>
          <w:b/>
          <w:bCs/>
        </w:rPr>
      </w:pPr>
      <w:r>
        <w:rPr>
          <w:b/>
          <w:bCs/>
        </w:rPr>
        <w:t>Pengujian Fungsional (</w:t>
      </w:r>
      <w:r>
        <w:rPr>
          <w:b/>
          <w:bCs/>
          <w:i/>
          <w:iCs/>
        </w:rPr>
        <w:t>Black-Box</w:t>
      </w:r>
      <w:r>
        <w:rPr>
          <w:b/>
          <w:bCs/>
        </w:rPr>
        <w:t>)</w:t>
      </w:r>
    </w:p>
    <w:p w14:paraId="3C1FC2EA" w14:textId="4A0D4409" w:rsidR="00710428" w:rsidRDefault="005353FC" w:rsidP="00BD5972">
      <w:r>
        <w:t xml:space="preserve">Pengujian fungsional dilakukan dengan memberikan berbagai masukan pada antarmuka, baik bernilai valid maupun tidak valid, lalu membandingkan respons sistem dengan hasil yang diharapkan tanpa memeriksa kode program, sesuai metode pada Subbab 3.2.3. Hasil pengujian fungsional disajikan pada Tabel 4.</w:t>
      </w:r>
      <w:del w:id="3397" w:author="Claude" w:date="2026-10-23T09:00:00Z">
        <w:r>
          <w:delText xml:space="preserve">18</w:delText>
        </w:r>
      </w:del>
      <w:ins w:id="3398" w:author="Claude" w:date="2026-10-23T09:00:00Z">
        <w:r>
          <w:t xml:space="preserve">27</w:t>
        </w:r>
      </w:ins>
      <w:r>
        <w:t xml:space="preserve">.</w:t>
      </w:r>
    </w:p>
    <w:tbl>
      <w:tblPr>
        <w:tblStyle w:val="TableGrid"/>
        <w:tblW w:w="0" w:type="auto"/>
        <w:jc w:val="center"/>
        <w:tblLayout w:type="fixed"/>
        <w:tblLook w:val="04A0" w:firstRow="1" w:lastRow="0" w:firstColumn="1" w:lastColumn="0" w:noHBand="0" w:noVBand="1"/>
      </w:tblPr>
      <w:tblGrid>
        <w:gridCol w:w="623"/>
        <w:gridCol w:w="2154"/>
        <w:gridCol w:w="2097"/>
        <w:gridCol w:w="1984"/>
        <w:gridCol w:w="1077"/>
      </w:tblGrid>
      <w:tr w:rsidR="005353FC" w14:paraId="2D477AAC" w14:textId="77777777" w:rsidTr="00CB3882">
        <w:trPr>
          <w:tblHeader/>
          <w:jc w:val="center"/>
        </w:trPr>
        <w:tc>
          <w:tcPr>
            <w:tcW w:w="623" w:type="dxa"/>
            <w:shd w:val="clear" w:color="auto" w:fill="D0CECE"/>
          </w:tcPr>
          <w:p w14:paraId="12403CE3" w14:textId="77777777" w:rsidR="005353FC" w:rsidRDefault="005353FC" w:rsidP="00CB3882">
            <w:pPr>
              <w:ind w:firstLine="0"/>
              <w:jc w:val="center"/>
            </w:pPr>
            <w:r>
              <w:rPr>
                <w:b/>
                <w:bCs/>
                <w:lang w:val="id-ID"/>
              </w:rPr>
              <w:t>No.</w:t>
            </w:r>
          </w:p>
        </w:tc>
        <w:tc>
          <w:tcPr>
            <w:tcW w:w="2154" w:type="dxa"/>
            <w:shd w:val="clear" w:color="auto" w:fill="D0CECE"/>
          </w:tcPr>
          <w:p w14:paraId="456C8FEE" w14:textId="77777777" w:rsidR="005353FC" w:rsidRDefault="005353FC" w:rsidP="00CB3882">
            <w:pPr>
              <w:ind w:firstLine="0"/>
              <w:jc w:val="center"/>
            </w:pPr>
            <w:r>
              <w:rPr>
                <w:b/>
                <w:bCs/>
                <w:lang w:val="id-ID"/>
              </w:rPr>
              <w:t>Skenario Pengujian</w:t>
            </w:r>
          </w:p>
        </w:tc>
        <w:tc>
          <w:tcPr>
            <w:tcW w:w="2097" w:type="dxa"/>
            <w:shd w:val="clear" w:color="auto" w:fill="D0CECE"/>
          </w:tcPr>
          <w:p w14:paraId="70DA7D08" w14:textId="77777777" w:rsidR="005353FC" w:rsidRDefault="005353FC" w:rsidP="00CB3882">
            <w:pPr>
              <w:ind w:firstLine="0"/>
              <w:jc w:val="center"/>
            </w:pPr>
            <w:r>
              <w:rPr>
                <w:b/>
                <w:bCs/>
                <w:lang w:val="id-ID"/>
              </w:rPr>
              <w:t>Hasil yang Diharapkan</w:t>
            </w:r>
          </w:p>
        </w:tc>
        <w:tc>
          <w:tcPr>
            <w:tcW w:w="1984" w:type="dxa"/>
            <w:shd w:val="clear" w:color="auto" w:fill="D0CECE"/>
          </w:tcPr>
          <w:p w14:paraId="08FB7CB8" w14:textId="77777777" w:rsidR="005353FC" w:rsidRDefault="005353FC" w:rsidP="00CB3882">
            <w:pPr>
              <w:ind w:firstLine="0"/>
              <w:jc w:val="center"/>
            </w:pPr>
            <w:r>
              <w:rPr>
                <w:b/>
                <w:bCs/>
                <w:lang w:val="id-ID"/>
              </w:rPr>
              <w:t>Hasil Aktual</w:t>
            </w:r>
          </w:p>
        </w:tc>
        <w:tc>
          <w:tcPr>
            <w:tcW w:w="1077" w:type="dxa"/>
            <w:shd w:val="clear" w:color="auto" w:fill="D0CECE"/>
          </w:tcPr>
          <w:p w14:paraId="32EC4608" w14:textId="77777777" w:rsidR="005353FC" w:rsidRDefault="005353FC" w:rsidP="00CB3882">
            <w:pPr>
              <w:ind w:firstLine="0"/>
              <w:jc w:val="center"/>
            </w:pPr>
            <w:r>
              <w:rPr>
                <w:b/>
                <w:bCs/>
                <w:lang w:val="id-ID"/>
              </w:rPr>
              <w:t>Status</w:t>
            </w:r>
          </w:p>
        </w:tc>
      </w:tr>
      <w:tr w:rsidR="005353FC" w14:paraId="29AF74D2" w14:textId="77777777" w:rsidTr="00CB3882">
        <w:trPr>
          <w:jc w:val="center"/>
        </w:trPr>
        <w:tc>
          <w:tcPr>
            <w:tcW w:w="623" w:type="dxa"/>
          </w:tcPr>
          <w:p w14:paraId="2A39E331" w14:textId="77777777" w:rsidR="005353FC" w:rsidRDefault="005353FC" w:rsidP="00CB3882">
            <w:pPr>
              <w:pStyle w:val="Compact"/>
              <w:spacing w:after="40" w:line="240" w:lineRule="auto"/>
              <w:ind w:firstLine="0"/>
              <w:jc w:val="left"/>
            </w:pPr>
            <w:r>
              <w:t>1</w:t>
            </w:r>
          </w:p>
        </w:tc>
        <w:tc>
          <w:tcPr>
            <w:tcW w:w="2154" w:type="dxa"/>
          </w:tcPr>
          <w:p w14:paraId="09CD85F4" w14:textId="77777777" w:rsidR="005353FC" w:rsidRDefault="005353FC" w:rsidP="00CB3882">
            <w:pPr>
              <w:pStyle w:val="Compact"/>
              <w:spacing w:after="40" w:line="240" w:lineRule="auto"/>
              <w:ind w:firstLine="0"/>
              <w:jc w:val="left"/>
            </w:pPr>
            <w:r>
              <w:t xml:space="preserve">Login dengan kode pengguna dan </w:t>
            </w:r>
            <w:r>
              <w:rPr>
                <w:i/>
                <w:iCs/>
              </w:rPr>
              <w:t>password</w:t>
            </w:r>
            <w:r>
              <w:t xml:space="preserve"> yang valid</w:t>
            </w:r>
          </w:p>
        </w:tc>
        <w:tc>
          <w:tcPr>
            <w:tcW w:w="2097" w:type="dxa"/>
          </w:tcPr>
          <w:p w14:paraId="2C988921" w14:textId="77777777" w:rsidR="005353FC" w:rsidRDefault="005353FC" w:rsidP="00CB3882">
            <w:pPr>
              <w:pStyle w:val="Compact"/>
              <w:spacing w:after="40" w:line="240" w:lineRule="auto"/>
              <w:ind w:firstLine="0"/>
              <w:jc w:val="left"/>
            </w:pPr>
            <w:r>
              <w:t xml:space="preserve">Pengguna diautentikasi dan diarahkan ke </w:t>
            </w:r>
            <w:del w:id="2856" w:author="Claude" w:date="2026-10-23T09:00:00Z">
              <w:r>
                <w:rPr>
                  <w:i/>
                  <w:iCs/>
                </w:rPr>
                <w:delText xml:space="preserve">dashboard</w:delText>
              </w:r>
            </w:del>
            <w:ins w:id="2857" w:author="Claude" w:date="2026-10-23T09:00:00Z">
              <w:r>
                <w:t xml:space="preserve">halaman Ringkasan</w:t>
              </w:r>
            </w:ins>
          </w:p>
        </w:tc>
        <w:tc>
          <w:tcPr>
            <w:tcW w:w="1984" w:type="dxa"/>
          </w:tcPr>
          <w:p w14:paraId="72D18642" w14:textId="77777777" w:rsidR="005353FC" w:rsidRDefault="005353FC" w:rsidP="00CB3882">
            <w:pPr>
              <w:pStyle w:val="Compact"/>
              <w:spacing w:after="40" w:line="240" w:lineRule="auto"/>
              <w:ind w:firstLine="0"/>
              <w:jc w:val="left"/>
            </w:pPr>
            <w:r>
              <w:t xml:space="preserve">Pengguna berhasil masuk ke </w:t>
            </w:r>
            <w:del w:id="2858" w:author="Claude" w:date="2026-10-23T09:00:00Z">
              <w:r>
                <w:rPr>
                  <w:i/>
                  <w:iCs/>
                </w:rPr>
                <w:delText xml:space="preserve">dashboard</w:delText>
              </w:r>
            </w:del>
            <w:ins w:id="2859" w:author="Claude" w:date="2026-10-23T09:00:00Z">
              <w:r>
                <w:t xml:space="preserve">halaman Ringkasan</w:t>
              </w:r>
            </w:ins>
          </w:p>
        </w:tc>
        <w:tc>
          <w:tcPr>
            <w:tcW w:w="1077" w:type="dxa"/>
          </w:tcPr>
          <w:p w14:paraId="6B1898EC" w14:textId="77777777" w:rsidR="005353FC" w:rsidRDefault="005353FC" w:rsidP="00CB3882">
            <w:pPr>
              <w:pStyle w:val="Compact"/>
              <w:spacing w:after="40" w:line="240" w:lineRule="auto"/>
              <w:ind w:firstLine="0"/>
              <w:jc w:val="left"/>
            </w:pPr>
            <w:r>
              <w:t>Berhasil</w:t>
            </w:r>
          </w:p>
        </w:tc>
      </w:tr>
      <w:tr w:rsidR="005353FC" w14:paraId="540E2B52" w14:textId="77777777" w:rsidTr="00CB3882">
        <w:trPr>
          <w:jc w:val="center"/>
        </w:trPr>
        <w:tc>
          <w:tcPr>
            <w:tcW w:w="623" w:type="dxa"/>
          </w:tcPr>
          <w:p w14:paraId="4B216319" w14:textId="77777777" w:rsidR="005353FC" w:rsidRDefault="005353FC" w:rsidP="00CB3882">
            <w:pPr>
              <w:pStyle w:val="Compact"/>
              <w:spacing w:after="40" w:line="240" w:lineRule="auto"/>
              <w:ind w:firstLine="0"/>
              <w:jc w:val="left"/>
            </w:pPr>
            <w:r>
              <w:t>2</w:t>
            </w:r>
          </w:p>
        </w:tc>
        <w:tc>
          <w:tcPr>
            <w:tcW w:w="2154" w:type="dxa"/>
          </w:tcPr>
          <w:p w14:paraId="5AE38282" w14:textId="77777777" w:rsidR="005353FC" w:rsidRDefault="005353FC" w:rsidP="00CB3882">
            <w:pPr>
              <w:pStyle w:val="Compact"/>
              <w:spacing w:after="40" w:line="240" w:lineRule="auto"/>
              <w:ind w:firstLine="0"/>
              <w:jc w:val="left"/>
            </w:pPr>
            <w:r>
              <w:t xml:space="preserve">Login akun lama yang memiliki hak akses menu tetapi belum memiliki </w:t>
            </w:r>
            <w:r>
              <w:rPr>
                <w:i/>
                <w:iCs/>
              </w:rPr>
              <w:t>password</w:t>
            </w:r>
          </w:p>
        </w:tc>
        <w:tc>
          <w:tcPr>
            <w:tcW w:w="2097" w:type="dxa"/>
          </w:tcPr>
          <w:p w14:paraId="6512998E" w14:textId="77777777" w:rsidR="005353FC" w:rsidRDefault="005353FC" w:rsidP="00CB3882">
            <w:pPr>
              <w:pStyle w:val="Compact"/>
              <w:spacing w:after="40" w:line="240" w:lineRule="auto"/>
              <w:ind w:firstLine="0"/>
              <w:jc w:val="left"/>
            </w:pPr>
            <w:r>
              <w:t xml:space="preserve">Sistem mengizinkan </w:t>
            </w:r>
            <w:r>
              <w:rPr>
                <w:i/>
                <w:iCs/>
              </w:rPr>
              <w:t>login</w:t>
            </w:r>
            <w:r>
              <w:t xml:space="preserve"> berdasarkan hak akses menu tanpa </w:t>
            </w:r>
            <w:r>
              <w:rPr>
                <w:i/>
                <w:iCs/>
              </w:rPr>
              <w:t>password</w:t>
            </w:r>
          </w:p>
        </w:tc>
        <w:tc>
          <w:tcPr>
            <w:tcW w:w="1984" w:type="dxa"/>
          </w:tcPr>
          <w:p w14:paraId="1599BEBF" w14:textId="77777777" w:rsidR="005353FC" w:rsidRDefault="005353FC" w:rsidP="00CB3882">
            <w:pPr>
              <w:pStyle w:val="Compact"/>
              <w:spacing w:after="40" w:line="240" w:lineRule="auto"/>
              <w:ind w:firstLine="0"/>
              <w:jc w:val="left"/>
            </w:pPr>
            <w:r>
              <w:t xml:space="preserve">Pengguna berhasil masuk ke </w:t>
            </w:r>
            <w:del w:id="2860" w:author="Claude" w:date="2026-10-23T09:00:00Z">
              <w:r>
                <w:rPr>
                  <w:i/>
                  <w:iCs/>
                </w:rPr>
                <w:delText xml:space="preserve">dashboard</w:delText>
              </w:r>
            </w:del>
            <w:ins w:id="2861" w:author="Claude" w:date="2026-10-23T09:00:00Z">
              <w:r>
                <w:t xml:space="preserve">halaman Ringkasan</w:t>
              </w:r>
            </w:ins>
          </w:p>
        </w:tc>
        <w:tc>
          <w:tcPr>
            <w:tcW w:w="1077" w:type="dxa"/>
          </w:tcPr>
          <w:p w14:paraId="463756EA" w14:textId="77777777" w:rsidR="005353FC" w:rsidRDefault="005353FC" w:rsidP="00CB3882">
            <w:pPr>
              <w:pStyle w:val="Compact"/>
              <w:spacing w:after="40" w:line="240" w:lineRule="auto"/>
              <w:ind w:firstLine="0"/>
              <w:jc w:val="left"/>
            </w:pPr>
            <w:r>
              <w:t>Berhasil</w:t>
            </w:r>
          </w:p>
        </w:tc>
      </w:tr>
      <w:tr w:rsidR="005353FC" w14:paraId="64CF1A88" w14:textId="77777777" w:rsidTr="00CB3882">
        <w:trPr>
          <w:jc w:val="center"/>
        </w:trPr>
        <w:tc>
          <w:tcPr>
            <w:tcW w:w="623" w:type="dxa"/>
          </w:tcPr>
          <w:p w14:paraId="3EA0BA3D" w14:textId="77777777" w:rsidR="005353FC" w:rsidRDefault="005353FC" w:rsidP="00CB3882">
            <w:pPr>
              <w:pStyle w:val="Compact"/>
              <w:spacing w:after="40" w:line="240" w:lineRule="auto"/>
              <w:ind w:firstLine="0"/>
              <w:jc w:val="left"/>
            </w:pPr>
            <w:r>
              <w:t>3</w:t>
            </w:r>
          </w:p>
        </w:tc>
        <w:tc>
          <w:tcPr>
            <w:tcW w:w="2154" w:type="dxa"/>
          </w:tcPr>
          <w:p w14:paraId="37157AA5" w14:textId="77777777" w:rsidR="005353FC" w:rsidRDefault="005353FC" w:rsidP="00CB3882">
            <w:pPr>
              <w:pStyle w:val="Compact"/>
              <w:spacing w:after="40" w:line="240" w:lineRule="auto"/>
              <w:ind w:firstLine="0"/>
              <w:jc w:val="left"/>
            </w:pPr>
            <w:r>
              <w:t>Login dengan kode pengguna yang tidak terdaftar</w:t>
            </w:r>
          </w:p>
        </w:tc>
        <w:tc>
          <w:tcPr>
            <w:tcW w:w="2097" w:type="dxa"/>
          </w:tcPr>
          <w:p w14:paraId="4E0EE687" w14:textId="77777777" w:rsidR="005353FC" w:rsidRDefault="005353FC" w:rsidP="00CB3882">
            <w:pPr>
              <w:pStyle w:val="Compact"/>
              <w:spacing w:after="40" w:line="240" w:lineRule="auto"/>
              <w:ind w:firstLine="0"/>
              <w:jc w:val="left"/>
            </w:pPr>
            <w:r>
              <w:t>Sistem menolak akses dan menampilkan pesan peringatan</w:t>
            </w:r>
          </w:p>
        </w:tc>
        <w:tc>
          <w:tcPr>
            <w:tcW w:w="1984" w:type="dxa"/>
          </w:tcPr>
          <w:p w14:paraId="2CAEBA09" w14:textId="77777777" w:rsidR="005353FC" w:rsidRDefault="005353FC" w:rsidP="00CB3882">
            <w:pPr>
              <w:pStyle w:val="Compact"/>
              <w:spacing w:after="40" w:line="240" w:lineRule="auto"/>
              <w:ind w:firstLine="0"/>
              <w:jc w:val="left"/>
            </w:pPr>
            <w:r>
              <w:t>Akses ditolak dengan notifikasi galat</w:t>
            </w:r>
          </w:p>
        </w:tc>
        <w:tc>
          <w:tcPr>
            <w:tcW w:w="1077" w:type="dxa"/>
          </w:tcPr>
          <w:p w14:paraId="4623C1D0" w14:textId="77777777" w:rsidR="005353FC" w:rsidRDefault="005353FC" w:rsidP="00CB3882">
            <w:pPr>
              <w:pStyle w:val="Compact"/>
              <w:spacing w:after="40" w:line="240" w:lineRule="auto"/>
              <w:ind w:firstLine="0"/>
              <w:jc w:val="left"/>
            </w:pPr>
            <w:r>
              <w:t>Berhasil</w:t>
            </w:r>
          </w:p>
        </w:tc>
      </w:tr>
      <w:tr w:rsidR="005353FC" w14:paraId="480703D4" w14:textId="77777777" w:rsidTr="00CB3882">
        <w:trPr>
          <w:jc w:val="center"/>
        </w:trPr>
        <w:tc>
          <w:tcPr>
            <w:tcW w:w="623" w:type="dxa"/>
          </w:tcPr>
          <w:p w14:paraId="7839C8AA" w14:textId="77777777" w:rsidR="005353FC" w:rsidRDefault="005353FC" w:rsidP="00CB3882">
            <w:pPr>
              <w:pStyle w:val="Compact"/>
              <w:spacing w:after="40" w:line="240" w:lineRule="auto"/>
              <w:ind w:firstLine="0"/>
              <w:jc w:val="left"/>
            </w:pPr>
            <w:r>
              <w:t>4</w:t>
            </w:r>
          </w:p>
        </w:tc>
        <w:tc>
          <w:tcPr>
            <w:tcW w:w="2154" w:type="dxa"/>
          </w:tcPr>
          <w:p w14:paraId="5BD42C39" w14:textId="77777777" w:rsidR="005353FC" w:rsidRDefault="005353FC" w:rsidP="00CB3882">
            <w:pPr>
              <w:pStyle w:val="Compact"/>
              <w:spacing w:after="40" w:line="240" w:lineRule="auto"/>
              <w:ind w:firstLine="0"/>
              <w:jc w:val="left"/>
            </w:pPr>
            <w:r>
              <w:t xml:space="preserve">Membuka </w:t>
            </w:r>
            <w:del w:id="2862" w:author="Claude" w:date="2026-10-23T09:00:00Z">
              <w:r>
                <w:rPr>
                  <w:i/>
                  <w:iCs/>
                </w:rPr>
                <w:delText xml:space="preserve">dashboard</w:delText>
              </w:r>
            </w:del>
            <w:del w:id="2863" w:author="Claude" w:date="2026-10-23T09:00:00Z">
              <w:r>
                <w:delText xml:space="preserve"> riwayat data</w:delText>
              </w:r>
            </w:del>
            <w:ins w:id="2864" w:author="Claude" w:date="2026-10-23T09:00:00Z">
              <w:r>
                <w:t xml:space="preserve">halaman Data Downtime</w:t>
              </w:r>
            </w:ins>
          </w:p>
        </w:tc>
        <w:tc>
          <w:tcPr>
            <w:tcW w:w="2097" w:type="dxa"/>
          </w:tcPr>
          <w:p w14:paraId="75B17A52" w14:textId="77777777" w:rsidR="005353FC" w:rsidRDefault="005353FC" w:rsidP="00CB3882">
            <w:pPr>
              <w:pStyle w:val="Compact"/>
              <w:spacing w:after="40" w:line="240" w:lineRule="auto"/>
              <w:ind w:firstLine="0"/>
              <w:jc w:val="left"/>
            </w:pPr>
            <w:r>
              <w:t>Riwayat data tampil tanpa spasi tambahan dari kolom bertipe CHAR</w:t>
            </w:r>
          </w:p>
        </w:tc>
        <w:tc>
          <w:tcPr>
            <w:tcW w:w="1984" w:type="dxa"/>
          </w:tcPr>
          <w:p w14:paraId="34AE800B" w14:textId="77777777" w:rsidR="005353FC" w:rsidRDefault="005353FC" w:rsidP="00CB3882">
            <w:pPr>
              <w:pStyle w:val="Compact"/>
              <w:spacing w:after="40" w:line="240" w:lineRule="auto"/>
              <w:ind w:firstLine="0"/>
              <w:jc w:val="left"/>
            </w:pPr>
            <w:r>
              <w:t>Data tampil rapi tanpa spasi berlebih</w:t>
            </w:r>
          </w:p>
        </w:tc>
        <w:tc>
          <w:tcPr>
            <w:tcW w:w="1077" w:type="dxa"/>
          </w:tcPr>
          <w:p w14:paraId="25730156" w14:textId="77777777" w:rsidR="005353FC" w:rsidRDefault="005353FC" w:rsidP="00CB3882">
            <w:pPr>
              <w:pStyle w:val="Compact"/>
              <w:spacing w:after="40" w:line="240" w:lineRule="auto"/>
              <w:ind w:firstLine="0"/>
              <w:jc w:val="left"/>
            </w:pPr>
            <w:r>
              <w:t>Berhasil</w:t>
            </w:r>
          </w:p>
        </w:tc>
      </w:tr>
      <w:tr w:rsidR="005353FC" w14:paraId="77917629" w14:textId="77777777" w:rsidTr="00CB3882">
        <w:trPr>
          <w:jc w:val="center"/>
        </w:trPr>
        <w:tc>
          <w:tcPr>
            <w:tcW w:w="623" w:type="dxa"/>
          </w:tcPr>
          <w:p w14:paraId="502AAFB6" w14:textId="77777777" w:rsidR="005353FC" w:rsidRDefault="005353FC" w:rsidP="00CB3882">
            <w:pPr>
              <w:pStyle w:val="Compact"/>
              <w:spacing w:after="40" w:line="240" w:lineRule="auto"/>
              <w:ind w:firstLine="0"/>
              <w:jc w:val="left"/>
            </w:pPr>
            <w:r>
              <w:t>5</w:t>
            </w:r>
          </w:p>
        </w:tc>
        <w:tc>
          <w:tcPr>
            <w:tcW w:w="2154" w:type="dxa"/>
          </w:tcPr>
          <w:p w14:paraId="10A3AED7" w14:textId="77777777" w:rsidR="005353FC" w:rsidRDefault="005353FC" w:rsidP="00CB3882">
            <w:pPr>
              <w:pStyle w:val="Compact"/>
              <w:spacing w:after="40" w:line="240" w:lineRule="auto"/>
              <w:ind w:firstLine="0"/>
              <w:jc w:val="left"/>
            </w:pPr>
            <w:r>
              <w:t>Menambah data secara manual dengan isian lengkap dan valid</w:t>
            </w:r>
          </w:p>
        </w:tc>
        <w:tc>
          <w:tcPr>
            <w:tcW w:w="2097" w:type="dxa"/>
          </w:tcPr>
          <w:p w14:paraId="727719C9" w14:textId="77777777" w:rsidR="005353FC" w:rsidRDefault="005353FC" w:rsidP="00CB3882">
            <w:pPr>
              <w:pStyle w:val="Compact"/>
              <w:spacing w:after="40" w:line="240" w:lineRule="auto"/>
              <w:ind w:firstLine="0"/>
              <w:jc w:val="left"/>
            </w:pPr>
            <w:r>
              <w:t>Data tersimpan dan nomor transaksi terbentuk otomatis</w:t>
            </w:r>
          </w:p>
        </w:tc>
        <w:tc>
          <w:tcPr>
            <w:tcW w:w="1984" w:type="dxa"/>
          </w:tcPr>
          <w:p w14:paraId="5E253040" w14:textId="77777777" w:rsidR="005353FC" w:rsidRDefault="005353FC" w:rsidP="00CB3882">
            <w:pPr>
              <w:pStyle w:val="Compact"/>
              <w:spacing w:after="40" w:line="240" w:lineRule="auto"/>
              <w:ind w:firstLine="0"/>
              <w:jc w:val="left"/>
            </w:pPr>
            <w:r>
              <w:t>Data tersimpan dengan format nomor yang benar</w:t>
            </w:r>
          </w:p>
        </w:tc>
        <w:tc>
          <w:tcPr>
            <w:tcW w:w="1077" w:type="dxa"/>
          </w:tcPr>
          <w:p w14:paraId="53B8E762" w14:textId="77777777" w:rsidR="005353FC" w:rsidRDefault="005353FC" w:rsidP="00CB3882">
            <w:pPr>
              <w:pStyle w:val="Compact"/>
              <w:spacing w:after="40" w:line="240" w:lineRule="auto"/>
              <w:ind w:firstLine="0"/>
              <w:jc w:val="left"/>
            </w:pPr>
            <w:r>
              <w:t>Berhasil</w:t>
            </w:r>
          </w:p>
        </w:tc>
      </w:tr>
      <w:tr w:rsidR="005353FC" w14:paraId="27D65234" w14:textId="77777777" w:rsidTr="00CB3882">
        <w:trPr>
          <w:jc w:val="center"/>
        </w:trPr>
        <w:tc>
          <w:tcPr>
            <w:tcW w:w="623" w:type="dxa"/>
          </w:tcPr>
          <w:p w14:paraId="226F01C0" w14:textId="77777777" w:rsidR="005353FC" w:rsidRDefault="005353FC" w:rsidP="00CB3882">
            <w:pPr>
              <w:pStyle w:val="Compact"/>
              <w:spacing w:after="40" w:line="240" w:lineRule="auto"/>
              <w:ind w:firstLine="0"/>
              <w:jc w:val="left"/>
            </w:pPr>
            <w:r>
              <w:t>6</w:t>
            </w:r>
          </w:p>
        </w:tc>
        <w:tc>
          <w:tcPr>
            <w:tcW w:w="2154" w:type="dxa"/>
          </w:tcPr>
          <w:p w14:paraId="17A2EA29" w14:textId="77777777" w:rsidR="005353FC" w:rsidRPr="005353FC" w:rsidRDefault="005353FC" w:rsidP="00CB3882">
            <w:pPr>
              <w:pStyle w:val="Compact"/>
              <w:spacing w:after="40" w:line="240" w:lineRule="auto"/>
              <w:ind w:firstLine="0"/>
              <w:jc w:val="left"/>
            </w:pPr>
            <w:r>
              <w:t>Menambah data dengan jam mulai lebih besar dari jam selesai (tanpa lintas hari)</w:t>
            </w:r>
          </w:p>
        </w:tc>
        <w:tc>
          <w:tcPr>
            <w:tcW w:w="2097" w:type="dxa"/>
          </w:tcPr>
          <w:p w14:paraId="5FFDDE57" w14:textId="77777777" w:rsidR="005353FC" w:rsidRPr="005353FC" w:rsidRDefault="005353FC" w:rsidP="00CB3882">
            <w:pPr>
              <w:pStyle w:val="Compact"/>
              <w:spacing w:after="40" w:line="240" w:lineRule="auto"/>
              <w:ind w:firstLine="0"/>
              <w:jc w:val="left"/>
            </w:pPr>
            <w:r>
              <w:t>Sistem menolak penyimpanan dan menampilkan pesan validasi waktu</w:t>
            </w:r>
          </w:p>
        </w:tc>
        <w:tc>
          <w:tcPr>
            <w:tcW w:w="1984" w:type="dxa"/>
          </w:tcPr>
          <w:p w14:paraId="29479955" w14:textId="77777777" w:rsidR="005353FC" w:rsidRPr="005353FC" w:rsidRDefault="005353FC" w:rsidP="00CB3882">
            <w:pPr>
              <w:pStyle w:val="Compact"/>
              <w:spacing w:after="40" w:line="240" w:lineRule="auto"/>
              <w:ind w:firstLine="0"/>
              <w:jc w:val="left"/>
            </w:pPr>
            <w:r>
              <w:t>Sistem menolak input dan menampilkan pesan kesalahan</w:t>
            </w:r>
          </w:p>
        </w:tc>
        <w:tc>
          <w:tcPr>
            <w:tcW w:w="1077" w:type="dxa"/>
          </w:tcPr>
          <w:p w14:paraId="3AD210AB" w14:textId="77777777" w:rsidR="005353FC" w:rsidRPr="005353FC" w:rsidRDefault="005353FC" w:rsidP="00CB3882">
            <w:pPr>
              <w:pStyle w:val="Compact"/>
              <w:spacing w:after="40" w:line="240" w:lineRule="auto"/>
              <w:ind w:firstLine="0"/>
              <w:jc w:val="left"/>
            </w:pPr>
            <w:r>
              <w:t>Berhasil</w:t>
            </w:r>
          </w:p>
        </w:tc>
      </w:tr>
      <w:tr w:rsidR="005353FC" w14:paraId="03939223" w14:textId="77777777" w:rsidTr="00CB3882">
        <w:trPr>
          <w:jc w:val="center"/>
        </w:trPr>
        <w:tc>
          <w:tcPr>
            <w:tcW w:w="623" w:type="dxa"/>
          </w:tcPr>
          <w:p w14:paraId="641C65D0" w14:textId="77777777" w:rsidR="005353FC" w:rsidRDefault="005353FC" w:rsidP="00CB3882">
            <w:pPr>
              <w:pStyle w:val="Compact"/>
              <w:spacing w:after="40" w:line="240" w:lineRule="auto"/>
              <w:ind w:firstLine="0"/>
              <w:jc w:val="left"/>
            </w:pPr>
            <w:r>
              <w:t>7</w:t>
            </w:r>
          </w:p>
        </w:tc>
        <w:tc>
          <w:tcPr>
            <w:tcW w:w="2154" w:type="dxa"/>
          </w:tcPr>
          <w:p w14:paraId="307ABCFF" w14:textId="77777777" w:rsidR="005353FC" w:rsidRDefault="005353FC" w:rsidP="00CB3882">
            <w:pPr>
              <w:pStyle w:val="Compact"/>
              <w:spacing w:after="40" w:line="240" w:lineRule="auto"/>
              <w:ind w:firstLine="0"/>
              <w:jc w:val="left"/>
            </w:pPr>
            <w:r>
              <w:t>Memilih mesin pada formulir input manual</w:t>
            </w:r>
          </w:p>
        </w:tc>
        <w:tc>
          <w:tcPr>
            <w:tcW w:w="2097" w:type="dxa"/>
          </w:tcPr>
          <w:p w14:paraId="6FB153B5" w14:textId="77777777" w:rsidR="005353FC" w:rsidRDefault="005353FC" w:rsidP="00CB3882">
            <w:pPr>
              <w:pStyle w:val="Compact"/>
              <w:spacing w:after="40" w:line="240" w:lineRule="auto"/>
              <w:ind w:firstLine="0"/>
              <w:jc w:val="left"/>
            </w:pPr>
            <w:r>
              <w:t>Daftar item tersaring sesuai mesin yang dipilih (</w:t>
            </w:r>
            <w:r>
              <w:rPr>
                <w:i/>
                <w:iCs/>
              </w:rPr>
              <w:t>cascading</w:t>
            </w:r>
            <w:r>
              <w:t>)</w:t>
            </w:r>
          </w:p>
        </w:tc>
        <w:tc>
          <w:tcPr>
            <w:tcW w:w="1984" w:type="dxa"/>
          </w:tcPr>
          <w:p w14:paraId="00E53521" w14:textId="77777777" w:rsidR="005353FC" w:rsidRDefault="005353FC" w:rsidP="00CB3882">
            <w:pPr>
              <w:pStyle w:val="Compact"/>
              <w:spacing w:after="40" w:line="240" w:lineRule="auto"/>
              <w:ind w:firstLine="0"/>
              <w:jc w:val="left"/>
            </w:pPr>
            <w:r>
              <w:t>Pilihan item tersaring secara dinamis</w:t>
            </w:r>
          </w:p>
        </w:tc>
        <w:tc>
          <w:tcPr>
            <w:tcW w:w="1077" w:type="dxa"/>
          </w:tcPr>
          <w:p w14:paraId="7433D587" w14:textId="77777777" w:rsidR="005353FC" w:rsidRDefault="005353FC" w:rsidP="00CB3882">
            <w:pPr>
              <w:pStyle w:val="Compact"/>
              <w:spacing w:after="40" w:line="240" w:lineRule="auto"/>
              <w:ind w:firstLine="0"/>
              <w:jc w:val="left"/>
            </w:pPr>
            <w:r>
              <w:t>Berhasil</w:t>
            </w:r>
          </w:p>
        </w:tc>
      </w:tr>
      <w:tr w:rsidR="005353FC" w14:paraId="7A7E6536" w14:textId="77777777" w:rsidTr="00CB3882">
        <w:trPr>
          <w:jc w:val="center"/>
        </w:trPr>
        <w:tc>
          <w:tcPr>
            <w:tcW w:w="623" w:type="dxa"/>
          </w:tcPr>
          <w:p w14:paraId="4F59EB8E" w14:textId="77777777" w:rsidR="005353FC" w:rsidRDefault="005353FC" w:rsidP="00CB3882">
            <w:pPr>
              <w:pStyle w:val="Compact"/>
              <w:spacing w:after="40" w:line="240" w:lineRule="auto"/>
              <w:ind w:firstLine="0"/>
              <w:jc w:val="left"/>
            </w:pPr>
            <w:r>
              <w:lastRenderedPageBreak/>
              <w:t>8</w:t>
            </w:r>
          </w:p>
        </w:tc>
        <w:tc>
          <w:tcPr>
            <w:tcW w:w="2154" w:type="dxa"/>
          </w:tcPr>
          <w:p w14:paraId="47AE922F" w14:textId="77777777" w:rsidR="005353FC" w:rsidRDefault="005353FC" w:rsidP="00CB3882">
            <w:pPr>
              <w:pStyle w:val="Compact"/>
              <w:spacing w:after="40" w:line="240" w:lineRule="auto"/>
              <w:ind w:firstLine="0"/>
              <w:jc w:val="left"/>
            </w:pPr>
            <w:r>
              <w:t>Mengubah data melalui tombol ubah</w:t>
            </w:r>
          </w:p>
        </w:tc>
        <w:tc>
          <w:tcPr>
            <w:tcW w:w="2097" w:type="dxa"/>
          </w:tcPr>
          <w:p w14:paraId="0F2AE89F" w14:textId="77777777" w:rsidR="005353FC" w:rsidRDefault="005353FC" w:rsidP="00CB3882">
            <w:pPr>
              <w:pStyle w:val="Compact"/>
              <w:spacing w:after="40" w:line="240" w:lineRule="auto"/>
              <w:ind w:firstLine="0"/>
              <w:jc w:val="left"/>
            </w:pPr>
            <w:r>
              <w:t>Perubahan tanggal, jam, atau penyebab tersimpan di basis data</w:t>
            </w:r>
          </w:p>
        </w:tc>
        <w:tc>
          <w:tcPr>
            <w:tcW w:w="1984" w:type="dxa"/>
          </w:tcPr>
          <w:p w14:paraId="7C2AE38A" w14:textId="77777777" w:rsidR="005353FC" w:rsidRDefault="005353FC" w:rsidP="00CB3882">
            <w:pPr>
              <w:pStyle w:val="Compact"/>
              <w:spacing w:after="40" w:line="240" w:lineRule="auto"/>
              <w:ind w:firstLine="0"/>
              <w:jc w:val="left"/>
            </w:pPr>
            <w:r>
              <w:t>Data berhasil diperbarui</w:t>
            </w:r>
          </w:p>
        </w:tc>
        <w:tc>
          <w:tcPr>
            <w:tcW w:w="1077" w:type="dxa"/>
          </w:tcPr>
          <w:p w14:paraId="146825CA" w14:textId="77777777" w:rsidR="005353FC" w:rsidRDefault="005353FC" w:rsidP="00CB3882">
            <w:pPr>
              <w:pStyle w:val="Compact"/>
              <w:spacing w:after="40" w:line="240" w:lineRule="auto"/>
              <w:ind w:firstLine="0"/>
              <w:jc w:val="left"/>
            </w:pPr>
            <w:r>
              <w:t>Berhasil</w:t>
            </w:r>
          </w:p>
        </w:tc>
      </w:tr>
      <w:tr w:rsidR="005353FC" w14:paraId="58739527" w14:textId="77777777" w:rsidTr="00CB3882">
        <w:trPr>
          <w:jc w:val="center"/>
        </w:trPr>
        <w:tc>
          <w:tcPr>
            <w:tcW w:w="623" w:type="dxa"/>
          </w:tcPr>
          <w:p w14:paraId="5DFDB69C" w14:textId="77777777" w:rsidR="005353FC" w:rsidRDefault="005353FC" w:rsidP="00CB3882">
            <w:pPr>
              <w:pStyle w:val="Compact"/>
              <w:spacing w:after="40" w:line="240" w:lineRule="auto"/>
              <w:ind w:firstLine="0"/>
              <w:jc w:val="left"/>
            </w:pPr>
            <w:r>
              <w:t>9</w:t>
            </w:r>
          </w:p>
        </w:tc>
        <w:tc>
          <w:tcPr>
            <w:tcW w:w="2154" w:type="dxa"/>
          </w:tcPr>
          <w:p w14:paraId="69537163" w14:textId="77777777" w:rsidR="005353FC" w:rsidRDefault="005353FC" w:rsidP="00CB3882">
            <w:pPr>
              <w:pStyle w:val="Compact"/>
              <w:spacing w:after="40" w:line="240" w:lineRule="auto"/>
              <w:ind w:firstLine="0"/>
              <w:jc w:val="left"/>
            </w:pPr>
            <w:r>
              <w:t>Menghapus data melalui tombol hapus</w:t>
            </w:r>
          </w:p>
        </w:tc>
        <w:tc>
          <w:tcPr>
            <w:tcW w:w="2097" w:type="dxa"/>
          </w:tcPr>
          <w:p w14:paraId="4131C053" w14:textId="77777777" w:rsidR="005353FC" w:rsidRDefault="005353FC" w:rsidP="00CB3882">
            <w:pPr>
              <w:pStyle w:val="Compact"/>
              <w:spacing w:after="40" w:line="240" w:lineRule="auto"/>
              <w:ind w:firstLine="0"/>
              <w:jc w:val="left"/>
            </w:pPr>
            <w:r>
              <w:t>Data terhapus dan tidak lagi tampil pada riwayat</w:t>
            </w:r>
          </w:p>
        </w:tc>
        <w:tc>
          <w:tcPr>
            <w:tcW w:w="1984" w:type="dxa"/>
          </w:tcPr>
          <w:p w14:paraId="2CAC166E" w14:textId="77777777" w:rsidR="005353FC" w:rsidRDefault="005353FC" w:rsidP="00CB3882">
            <w:pPr>
              <w:pStyle w:val="Compact"/>
              <w:spacing w:after="40" w:line="240" w:lineRule="auto"/>
              <w:ind w:firstLine="0"/>
              <w:jc w:val="left"/>
            </w:pPr>
            <w:r>
              <w:t>Data berhasil dihapus</w:t>
            </w:r>
          </w:p>
        </w:tc>
        <w:tc>
          <w:tcPr>
            <w:tcW w:w="1077" w:type="dxa"/>
          </w:tcPr>
          <w:p w14:paraId="60E5517A" w14:textId="77777777" w:rsidR="005353FC" w:rsidRDefault="005353FC" w:rsidP="00CB3882">
            <w:pPr>
              <w:pStyle w:val="Compact"/>
              <w:spacing w:after="40" w:line="240" w:lineRule="auto"/>
              <w:ind w:firstLine="0"/>
              <w:jc w:val="left"/>
            </w:pPr>
            <w:r>
              <w:t>Berhasil</w:t>
            </w:r>
          </w:p>
        </w:tc>
      </w:tr>
      <w:tr w:rsidR="005353FC" w14:paraId="36365F9B" w14:textId="77777777" w:rsidTr="00CB3882">
        <w:trPr>
          <w:jc w:val="center"/>
        </w:trPr>
        <w:tc>
          <w:tcPr>
            <w:tcW w:w="623" w:type="dxa"/>
          </w:tcPr>
          <w:p w14:paraId="652DDF38" w14:textId="77777777" w:rsidR="005353FC" w:rsidRDefault="005353FC" w:rsidP="00CB3882">
            <w:pPr>
              <w:pStyle w:val="Compact"/>
              <w:spacing w:after="40" w:line="240" w:lineRule="auto"/>
              <w:ind w:firstLine="0"/>
              <w:jc w:val="left"/>
            </w:pPr>
            <w:r>
              <w:t>10</w:t>
            </w:r>
          </w:p>
        </w:tc>
        <w:tc>
          <w:tcPr>
            <w:tcW w:w="2154" w:type="dxa"/>
          </w:tcPr>
          <w:p w14:paraId="2BD95052" w14:textId="77777777" w:rsidR="005353FC" w:rsidRDefault="005353FC" w:rsidP="00CB3882">
            <w:pPr>
              <w:pStyle w:val="Compact"/>
              <w:spacing w:after="40" w:line="240" w:lineRule="auto"/>
              <w:ind w:firstLine="0"/>
              <w:jc w:val="left"/>
            </w:pPr>
            <w:r>
              <w:t xml:space="preserve">Mengunggah foto </w:t>
            </w:r>
            <w:del w:id="2865" w:author="Claude" w:date="2026-10-23T09:00:00Z">
              <w:r>
                <w:delText xml:space="preserve">Section 1 (header)</w:delText>
              </w:r>
            </w:del>
            <w:ins w:id="2866" w:author="Claude" w:date="2026-10-23T09:00:00Z">
              <w:r>
                <w:t xml:space="preserve">seluruh formulir</w:t>
              </w:r>
            </w:ins>
          </w:p>
        </w:tc>
        <w:tc>
          <w:tcPr>
            <w:tcW w:w="2097" w:type="dxa"/>
          </w:tcPr>
          <w:p w14:paraId="4AEB1F9F" w14:textId="77777777" w:rsidR="005353FC" w:rsidRDefault="005353FC" w:rsidP="00CB3882">
            <w:pPr>
              <w:pStyle w:val="Compact"/>
              <w:spacing w:after="40" w:line="240" w:lineRule="auto"/>
              <w:ind w:firstLine="0"/>
              <w:jc w:val="left"/>
            </w:pPr>
            <w:del w:id="2867" w:author="Claude" w:date="2026-10-23T09:00:00Z">
              <w:r>
                <w:delText xml:space="preserve">Model AI membaca tanggal, shift, teks kode mesin, dan nama operator, lalu </w:delText>
              </w:r>
            </w:del>
            <w:del w:id="2868" w:author="Claude" w:date="2026-10-23T09:00:00Z">
              <w:r>
                <w:rPr>
                  <w:i/>
                  <w:iCs/>
                </w:rPr>
                <w:delText xml:space="preserve">field</w:delText>
              </w:r>
            </w:del>
            <w:del w:id="2869" w:author="Claude" w:date="2026-10-23T09:00:00Z">
              <w:r>
                <w:delText xml:space="preserve"> terisi otomatis</w:delText>
              </w:r>
            </w:del>
            <w:ins w:id="2870" w:author="Claude" w:date="2026-10-23T09:00:00Z">
              <w:r>
                <w:t xml:space="preserve">Foto masuk antrian, dibaca layanan AI di latar belakang, lalu pemberitahuan “Selesai diproses” muncul</w:t>
              </w:r>
            </w:ins>
          </w:p>
        </w:tc>
        <w:tc>
          <w:tcPr>
            <w:tcW w:w="1984" w:type="dxa"/>
          </w:tcPr>
          <w:p w14:paraId="3928FBB1" w14:textId="77777777" w:rsidR="005353FC" w:rsidRDefault="005353FC" w:rsidP="00CB3882">
            <w:pPr>
              <w:pStyle w:val="Compact"/>
              <w:spacing w:after="40" w:line="240" w:lineRule="auto"/>
              <w:ind w:firstLine="0"/>
              <w:jc w:val="left"/>
            </w:pPr>
            <w:del w:id="2871" w:author="Claude" w:date="2026-10-23T09:00:00Z">
              <w:r>
                <w:delText xml:space="preserve">Informasi header terisi pada formulir</w:delText>
              </w:r>
            </w:del>
            <w:ins w:id="2872" w:author="Claude" w:date="2026-10-23T09:00:00Z">
              <w:r>
                <w:t xml:space="preserve">Foto terbaca dan pemberitahuan muncul</w:t>
              </w:r>
            </w:ins>
          </w:p>
        </w:tc>
        <w:tc>
          <w:tcPr>
            <w:tcW w:w="1077" w:type="dxa"/>
          </w:tcPr>
          <w:p w14:paraId="744C8279" w14:textId="77777777" w:rsidR="005353FC" w:rsidRDefault="005353FC" w:rsidP="00CB3882">
            <w:pPr>
              <w:pStyle w:val="Compact"/>
              <w:spacing w:after="40" w:line="240" w:lineRule="auto"/>
              <w:ind w:firstLine="0"/>
              <w:jc w:val="left"/>
            </w:pPr>
            <w:r>
              <w:t>Berhasil</w:t>
            </w:r>
          </w:p>
        </w:tc>
      </w:tr>
      <w:tr w:rsidR="005353FC" w14:paraId="15712244" w14:textId="77777777" w:rsidTr="00CB3882">
        <w:trPr>
          <w:jc w:val="center"/>
        </w:trPr>
        <w:tc>
          <w:tcPr>
            <w:tcW w:w="623" w:type="dxa"/>
          </w:tcPr>
          <w:p w14:paraId="5EFE9CB1" w14:textId="77777777" w:rsidR="005353FC" w:rsidRDefault="005353FC" w:rsidP="00CB3882">
            <w:pPr>
              <w:pStyle w:val="Compact"/>
              <w:spacing w:after="40" w:line="240" w:lineRule="auto"/>
              <w:ind w:firstLine="0"/>
              <w:jc w:val="left"/>
            </w:pPr>
            <w:r>
              <w:t>11</w:t>
            </w:r>
          </w:p>
        </w:tc>
        <w:tc>
          <w:tcPr>
            <w:tcW w:w="2154" w:type="dxa"/>
          </w:tcPr>
          <w:p w14:paraId="68CE14E7" w14:textId="77777777" w:rsidR="005353FC" w:rsidRDefault="005353FC" w:rsidP="00CB3882">
            <w:pPr>
              <w:pStyle w:val="Compact"/>
              <w:spacing w:after="40" w:line="240" w:lineRule="auto"/>
              <w:ind w:firstLine="0"/>
              <w:jc w:val="left"/>
            </w:pPr>
            <w:del w:id="2873" w:author="Claude" w:date="2026-10-23T09:00:00Z">
              <w:r>
                <w:delText xml:space="preserve">Ekstraksi singkatan kode mesin dan nama operator dengan variasi ejaan</w:delText>
              </w:r>
            </w:del>
            <w:ins w:id="2874" w:author="Claude" w:date="2026-10-23T09:00:00Z">
              <w:r>
                <w:t xml:space="preserve">Mengunggah formulir bertulisan shift 1 dengan pilihan shift 2 saat unggah</w:t>
              </w:r>
            </w:ins>
          </w:p>
        </w:tc>
        <w:tc>
          <w:tcPr>
            <w:tcW w:w="2097" w:type="dxa"/>
          </w:tcPr>
          <w:p w14:paraId="4504E39E" w14:textId="77777777" w:rsidR="005353FC" w:rsidRDefault="005353FC" w:rsidP="00CB3882">
            <w:pPr>
              <w:pStyle w:val="Compact"/>
              <w:spacing w:after="40" w:line="240" w:lineRule="auto"/>
              <w:ind w:firstLine="0"/>
              <w:jc w:val="left"/>
            </w:pPr>
            <w:del w:id="2875" w:author="Claude" w:date="2026-10-23T09:00:00Z">
              <w:r>
                <w:delText xml:space="preserve">Kode mesin dicocokkan melalui alias atau model AI, dan nama operator melalui </w:delText>
              </w:r>
            </w:del>
            <w:del w:id="2876" w:author="Claude" w:date="2026-10-23T09:00:00Z">
              <w:r>
                <w:rPr>
                  <w:i/>
                  <w:iCs/>
                </w:rPr>
                <w:delText xml:space="preserve">fuzzy string matching</w:delText>
              </w:r>
            </w:del>
            <w:ins w:id="2877" w:author="Claude" w:date="2026-10-23T09:00:00Z">
              <w:r>
                <w:t xml:space="preserve">Baris shift 1 yang dibaca, sesuai tulisan di kertas</w:t>
              </w:r>
            </w:ins>
          </w:p>
        </w:tc>
        <w:tc>
          <w:tcPr>
            <w:tcW w:w="1984" w:type="dxa"/>
          </w:tcPr>
          <w:p w14:paraId="679D0E58" w14:textId="77777777" w:rsidR="005353FC" w:rsidRDefault="005353FC" w:rsidP="00CB3882">
            <w:pPr>
              <w:pStyle w:val="Compact"/>
              <w:spacing w:after="40" w:line="240" w:lineRule="auto"/>
              <w:ind w:firstLine="0"/>
              <w:jc w:val="left"/>
            </w:pPr>
            <w:del w:id="2878" w:author="Claude" w:date="2026-10-23T09:00:00Z">
              <w:r>
                <w:delText xml:space="preserve">Kode mesin dan NIK operator berhasil dipasangkan</w:delText>
              </w:r>
            </w:del>
            <w:ins w:id="2879" w:author="Claude" w:date="2026-10-23T09:00:00Z">
              <w:r>
                <w:t xml:space="preserve">Baris shift 1 dibaca dengan keterangan sumber dari kertas</w:t>
              </w:r>
            </w:ins>
          </w:p>
        </w:tc>
        <w:tc>
          <w:tcPr>
            <w:tcW w:w="1077" w:type="dxa"/>
          </w:tcPr>
          <w:p w14:paraId="0F3C4008" w14:textId="77777777" w:rsidR="005353FC" w:rsidRDefault="005353FC" w:rsidP="00CB3882">
            <w:pPr>
              <w:pStyle w:val="Compact"/>
              <w:spacing w:after="40" w:line="240" w:lineRule="auto"/>
              <w:ind w:firstLine="0"/>
              <w:jc w:val="left"/>
            </w:pPr>
            <w:r>
              <w:t>Berhasil</w:t>
            </w:r>
          </w:p>
        </w:tc>
      </w:tr>
      <w:tr w:rsidR="005353FC" w14:paraId="4A841F52" w14:textId="77777777" w:rsidTr="00CB3882">
        <w:trPr>
          <w:jc w:val="center"/>
        </w:trPr>
        <w:tc>
          <w:tcPr>
            <w:tcW w:w="623" w:type="dxa"/>
          </w:tcPr>
          <w:p w14:paraId="303C3663" w14:textId="77777777" w:rsidR="005353FC" w:rsidRDefault="005353FC" w:rsidP="00CB3882">
            <w:pPr>
              <w:pStyle w:val="Compact"/>
              <w:spacing w:after="40" w:line="240" w:lineRule="auto"/>
              <w:ind w:firstLine="0"/>
              <w:jc w:val="left"/>
            </w:pPr>
            <w:r>
              <w:t>12</w:t>
            </w:r>
          </w:p>
        </w:tc>
        <w:tc>
          <w:tcPr>
            <w:tcW w:w="2154" w:type="dxa"/>
          </w:tcPr>
          <w:p w14:paraId="10FF49D6" w14:textId="77777777" w:rsidR="005353FC" w:rsidRDefault="005353FC" w:rsidP="00CB3882">
            <w:pPr>
              <w:pStyle w:val="Compact"/>
              <w:spacing w:after="40" w:line="240" w:lineRule="auto"/>
              <w:ind w:firstLine="0"/>
              <w:jc w:val="left"/>
            </w:pPr>
            <w:del w:id="2880" w:author="Claude" w:date="2026-10-23T09:00:00Z">
              <w:r>
                <w:delText xml:space="preserve">Mengunggah foto Section 2 dan menandai tiga titik sudut</w:delText>
              </w:r>
            </w:del>
            <w:ins w:id="2881" w:author="Claude" w:date="2026-10-23T09:00:00Z">
              <w:r>
                <w:t xml:space="preserve">Membaca ulang foto dengan memaksa shift 2</w:t>
              </w:r>
            </w:ins>
          </w:p>
        </w:tc>
        <w:tc>
          <w:tcPr>
            <w:tcW w:w="2097" w:type="dxa"/>
          </w:tcPr>
          <w:p w14:paraId="2CC0505D" w14:textId="77777777" w:rsidR="005353FC" w:rsidRDefault="005353FC" w:rsidP="00CB3882">
            <w:pPr>
              <w:pStyle w:val="Compact"/>
              <w:spacing w:after="40" w:line="240" w:lineRule="auto"/>
              <w:ind w:firstLine="0"/>
              <w:jc w:val="left"/>
            </w:pPr>
            <w:del w:id="2882" w:author="Claude" w:date="2026-10-23T09:00:00Z">
              <w:r>
                <w:delText xml:space="preserve">Gambar tabel diluruskan dengan transformasi affine dan dipotong per kotak 10 menit</w:delText>
              </w:r>
            </w:del>
            <w:ins w:id="2883" w:author="Claude" w:date="2026-10-23T09:00:00Z">
              <w:r>
                <w:t xml:space="preserve">Baris shift 2 dibaca dan muncul peringatan bahwa tulisan di kertas berbeda</w:t>
              </w:r>
            </w:ins>
          </w:p>
        </w:tc>
        <w:tc>
          <w:tcPr>
            <w:tcW w:w="1984" w:type="dxa"/>
          </w:tcPr>
          <w:p w14:paraId="68D7CD69" w14:textId="77777777" w:rsidR="005353FC" w:rsidRDefault="005353FC" w:rsidP="00CB3882">
            <w:pPr>
              <w:pStyle w:val="Compact"/>
              <w:spacing w:after="40" w:line="240" w:lineRule="auto"/>
              <w:ind w:firstLine="0"/>
              <w:jc w:val="left"/>
            </w:pPr>
            <w:del w:id="2884" w:author="Claude" w:date="2026-10-23T09:00:00Z">
              <w:r>
                <w:delText xml:space="preserve">Tabel tampil lurus dan kotak terpetakan sesuai posisinya</w:delText>
              </w:r>
            </w:del>
            <w:ins w:id="2885" w:author="Claude" w:date="2026-10-23T09:00:00Z">
              <w:r>
                <w:t xml:space="preserve">Baris shift 2 dibaca dengan peringatan</w:t>
              </w:r>
            </w:ins>
          </w:p>
        </w:tc>
        <w:tc>
          <w:tcPr>
            <w:tcW w:w="1077" w:type="dxa"/>
          </w:tcPr>
          <w:p w14:paraId="39F015E1" w14:textId="77777777" w:rsidR="005353FC" w:rsidRDefault="005353FC" w:rsidP="00CB3882">
            <w:pPr>
              <w:pStyle w:val="Compact"/>
              <w:spacing w:after="40" w:line="240" w:lineRule="auto"/>
              <w:ind w:firstLine="0"/>
              <w:jc w:val="left"/>
            </w:pPr>
            <w:r>
              <w:t>Berhasil</w:t>
            </w:r>
          </w:p>
        </w:tc>
      </w:tr>
      <w:tr w:rsidR="005353FC" w14:paraId="02E35115" w14:textId="77777777" w:rsidTr="00CB3882">
        <w:trPr>
          <w:jc w:val="center"/>
        </w:trPr>
        <w:tc>
          <w:tcPr>
            <w:tcW w:w="623" w:type="dxa"/>
          </w:tcPr>
          <w:p w14:paraId="49B26AAD" w14:textId="77777777" w:rsidR="005353FC" w:rsidRDefault="005353FC" w:rsidP="00CB3882">
            <w:pPr>
              <w:pStyle w:val="Compact"/>
              <w:spacing w:after="40" w:line="240" w:lineRule="auto"/>
              <w:ind w:firstLine="0"/>
              <w:jc w:val="left"/>
            </w:pPr>
            <w:r>
              <w:t>13</w:t>
            </w:r>
          </w:p>
        </w:tc>
        <w:tc>
          <w:tcPr>
            <w:tcW w:w="2154" w:type="dxa"/>
          </w:tcPr>
          <w:p w14:paraId="5CB3392D" w14:textId="77777777" w:rsidR="005353FC" w:rsidRDefault="005353FC" w:rsidP="00CB3882">
            <w:pPr>
              <w:pStyle w:val="Compact"/>
              <w:spacing w:after="40" w:line="240" w:lineRule="auto"/>
              <w:ind w:firstLine="0"/>
              <w:jc w:val="left"/>
            </w:pPr>
            <w:del w:id="2886" w:author="Claude" w:date="2026-10-23T09:00:00Z">
              <w:r>
                <w:delText xml:space="preserve">Membaca kotak kosong pada Section 2</w:delText>
              </w:r>
            </w:del>
            <w:ins w:id="2887" w:author="Claude" w:date="2026-10-23T09:00:00Z">
              <w:r>
                <w:t xml:space="preserve">Meninjau kotak ragu, memilih kandidat, dan mengosongkan kotak dengan tombol ×</w:t>
              </w:r>
            </w:ins>
          </w:p>
        </w:tc>
        <w:tc>
          <w:tcPr>
            <w:tcW w:w="2097" w:type="dxa"/>
          </w:tcPr>
          <w:p w14:paraId="62A55461" w14:textId="77777777" w:rsidR="005353FC" w:rsidRDefault="005353FC" w:rsidP="00CB3882">
            <w:pPr>
              <w:pStyle w:val="Compact"/>
              <w:spacing w:after="40" w:line="240" w:lineRule="auto"/>
              <w:ind w:firstLine="0"/>
              <w:jc w:val="left"/>
            </w:pPr>
            <w:r>
              <w:t xml:space="preserve">Kotak</w:t>
            </w:r>
            <w:del w:id="2888" w:author="Claude" w:date="2026-10-23T09:00:00Z">
              <w:r>
                <w:delText xml:space="preserve"> dengan proporsi piksel gelap di bawah 2% dilewati tanpa memanggil model AI</w:delText>
              </w:r>
            </w:del>
            <w:ins w:id="2889" w:author="Claude" w:date="2026-10-23T09:00:00Z">
              <w:r>
                <w:t xml:space="preserve"> ragu ditandai dengan tiga kandidat, dan daftar kejadian dihitung ulang pada setiap perubahan</w:t>
              </w:r>
            </w:ins>
          </w:p>
        </w:tc>
        <w:tc>
          <w:tcPr>
            <w:tcW w:w="1984" w:type="dxa"/>
          </w:tcPr>
          <w:p w14:paraId="7BA2EFB1" w14:textId="77777777" w:rsidR="005353FC" w:rsidRDefault="005353FC" w:rsidP="00CB3882">
            <w:pPr>
              <w:pStyle w:val="Compact"/>
              <w:spacing w:after="40" w:line="240" w:lineRule="auto"/>
              <w:ind w:firstLine="0"/>
              <w:jc w:val="left"/>
            </w:pPr>
            <w:del w:id="2890" w:author="Claude" w:date="2026-10-23T09:00:00Z">
              <w:r>
                <w:delText xml:space="preserve">Kotak kosong dilewati</w:delText>
              </w:r>
            </w:del>
            <w:ins w:id="2891" w:author="Claude" w:date="2026-10-23T09:00:00Z">
              <w:r>
                <w:t xml:space="preserve">Isi kotak berubah dan daftar kejadian diperbarui</w:t>
              </w:r>
            </w:ins>
          </w:p>
        </w:tc>
        <w:tc>
          <w:tcPr>
            <w:tcW w:w="1077" w:type="dxa"/>
          </w:tcPr>
          <w:p w14:paraId="34D24D11" w14:textId="77777777" w:rsidR="005353FC" w:rsidRDefault="005353FC" w:rsidP="00CB3882">
            <w:pPr>
              <w:pStyle w:val="Compact"/>
              <w:spacing w:after="40" w:line="240" w:lineRule="auto"/>
              <w:ind w:firstLine="0"/>
              <w:jc w:val="left"/>
            </w:pPr>
            <w:r>
              <w:t>Berhasil</w:t>
            </w:r>
          </w:p>
        </w:tc>
      </w:tr>
      <w:tr w:rsidR="005353FC" w14:paraId="45BF213B" w14:textId="77777777" w:rsidTr="00CB3882">
        <w:trPr>
          <w:jc w:val="center"/>
        </w:trPr>
        <w:tc>
          <w:tcPr>
            <w:tcW w:w="623" w:type="dxa"/>
          </w:tcPr>
          <w:p w14:paraId="65AA462D" w14:textId="77777777" w:rsidR="005353FC" w:rsidRDefault="005353FC" w:rsidP="00CB3882">
            <w:pPr>
              <w:pStyle w:val="Compact"/>
              <w:spacing w:after="40" w:line="240" w:lineRule="auto"/>
              <w:ind w:firstLine="0"/>
              <w:jc w:val="left"/>
            </w:pPr>
            <w:r>
              <w:t>14</w:t>
            </w:r>
          </w:p>
        </w:tc>
        <w:tc>
          <w:tcPr>
            <w:tcW w:w="2154" w:type="dxa"/>
          </w:tcPr>
          <w:p w14:paraId="50532B5A" w14:textId="77777777" w:rsidR="005353FC" w:rsidRDefault="005353FC" w:rsidP="00CB3882">
            <w:pPr>
              <w:pStyle w:val="Compact"/>
              <w:spacing w:after="40" w:line="240" w:lineRule="auto"/>
              <w:ind w:firstLine="0"/>
              <w:jc w:val="left"/>
            </w:pPr>
            <w:del w:id="2892" w:author="Claude" w:date="2026-10-23T09:00:00Z">
              <w:r>
                <w:delText xml:space="preserve">Meninjau hasil ekstraksi pada tabel tinjauan</w:delText>
              </w:r>
            </w:del>
            <w:ins w:id="2893" w:author="Claude" w:date="2026-10-23T09:00:00Z">
              <w:r>
                <w:t xml:space="preserve">Menyimpan hasil tinjauan yang bertumpuk dengan data yang sudah ada</w:t>
              </w:r>
            </w:ins>
          </w:p>
        </w:tc>
        <w:tc>
          <w:tcPr>
            <w:tcW w:w="2097" w:type="dxa"/>
          </w:tcPr>
          <w:p w14:paraId="21B307F8" w14:textId="77777777" w:rsidR="005353FC" w:rsidRDefault="005353FC" w:rsidP="00CB3882">
            <w:pPr>
              <w:pStyle w:val="Compact"/>
              <w:spacing w:after="40" w:line="240" w:lineRule="auto"/>
              <w:ind w:firstLine="0"/>
              <w:jc w:val="left"/>
            </w:pPr>
            <w:del w:id="2894" w:author="Claude" w:date="2026-10-23T09:00:00Z">
              <w:r>
                <w:delText xml:space="preserve">Kotak berurutan digabungkan menjadi satu kejadian, dan baris meragukan diberi penanda “Perlu Review”</w:delText>
              </w:r>
            </w:del>
            <w:ins w:id="2895" w:author="Claude" w:date="2026-10-23T09:00:00Z">
              <w:r>
                <w:t xml:space="preserve">Sistem menampilkan temuan pemeriksaan dan baru menyimpan setelah petugas mencentang tetap simpan</w:t>
              </w:r>
            </w:ins>
          </w:p>
        </w:tc>
        <w:tc>
          <w:tcPr>
            <w:tcW w:w="1984" w:type="dxa"/>
          </w:tcPr>
          <w:p w14:paraId="6C457AA0" w14:textId="77777777" w:rsidR="005353FC" w:rsidRDefault="005353FC" w:rsidP="00CB3882">
            <w:pPr>
              <w:pStyle w:val="Compact"/>
              <w:spacing w:after="40" w:line="240" w:lineRule="auto"/>
              <w:ind w:firstLine="0"/>
              <w:jc w:val="left"/>
            </w:pPr>
            <w:del w:id="2896" w:author="Claude" w:date="2026-10-23T09:00:00Z">
              <w:r>
                <w:delText xml:space="preserve">Tabel tinjauan menampilkan durasi dan penanda review</w:delText>
              </w:r>
            </w:del>
            <w:ins w:id="2897" w:author="Claude" w:date="2026-10-23T09:00:00Z">
              <w:r>
                <w:t xml:space="preserve">Temuan tampil dan data tersimpan setelah dikonfirmasi</w:t>
              </w:r>
            </w:ins>
          </w:p>
        </w:tc>
        <w:tc>
          <w:tcPr>
            <w:tcW w:w="1077" w:type="dxa"/>
          </w:tcPr>
          <w:p w14:paraId="407E3B8B" w14:textId="77777777" w:rsidR="005353FC" w:rsidRDefault="005353FC" w:rsidP="00CB3882">
            <w:pPr>
              <w:pStyle w:val="Compact"/>
              <w:spacing w:after="40" w:line="240" w:lineRule="auto"/>
              <w:ind w:firstLine="0"/>
              <w:jc w:val="left"/>
            </w:pPr>
            <w:r>
              <w:t>Berhasil</w:t>
            </w:r>
          </w:p>
        </w:tc>
      </w:tr>
      <w:tr w:rsidR="005353FC" w14:paraId="0937CDAE" w14:textId="77777777" w:rsidTr="00CB3882">
        <w:trPr>
          <w:jc w:val="center"/>
        </w:trPr>
        <w:tc>
          <w:tcPr>
            <w:tcW w:w="623" w:type="dxa"/>
          </w:tcPr>
          <w:p w14:paraId="506AB730" w14:textId="77777777" w:rsidR="005353FC" w:rsidRDefault="005353FC" w:rsidP="00CB3882">
            <w:pPr>
              <w:pStyle w:val="Compact"/>
              <w:spacing w:after="40" w:line="240" w:lineRule="auto"/>
              <w:ind w:firstLine="0"/>
              <w:jc w:val="left"/>
            </w:pPr>
            <w:r>
              <w:t>15</w:t>
            </w:r>
          </w:p>
        </w:tc>
        <w:tc>
          <w:tcPr>
            <w:tcW w:w="2154" w:type="dxa"/>
          </w:tcPr>
          <w:p w14:paraId="290295B7" w14:textId="77777777" w:rsidR="005353FC" w:rsidRDefault="005353FC" w:rsidP="00CB3882">
            <w:pPr>
              <w:pStyle w:val="Compact"/>
              <w:spacing w:after="40" w:line="240" w:lineRule="auto"/>
              <w:ind w:firstLine="0"/>
              <w:jc w:val="left"/>
            </w:pPr>
            <w:del w:id="2898" w:author="Claude" w:date="2026-10-23T09:00:00Z">
              <w:r>
                <w:delText xml:space="preserve">Mengoreksi data pada tabel tinjauan lalu menekan “Simpan Semua”</w:delText>
              </w:r>
            </w:del>
            <w:ins w:id="2899" w:author="Claude" w:date="2026-10-23T09:00:00Z">
              <w:r>
                <w:t xml:space="preserve">Menyimpan hasil tinjauan</w:t>
              </w:r>
            </w:ins>
          </w:p>
        </w:tc>
        <w:tc>
          <w:tcPr>
            <w:tcW w:w="2097" w:type="dxa"/>
          </w:tcPr>
          <w:p w14:paraId="633648D2" w14:textId="77777777" w:rsidR="005353FC" w:rsidRDefault="005353FC" w:rsidP="00CB3882">
            <w:pPr>
              <w:pStyle w:val="Compact"/>
              <w:spacing w:after="40" w:line="240" w:lineRule="auto"/>
              <w:ind w:firstLine="0"/>
              <w:jc w:val="left"/>
            </w:pPr>
            <w:r>
              <w:t xml:space="preserve">Seluruh </w:t>
            </w:r>
            <w:del w:id="2900" w:author="Claude" w:date="2026-10-23T09:00:00Z">
              <w:r>
                <w:delText xml:space="preserve">baris</w:delText>
              </w:r>
            </w:del>
            <w:ins w:id="2901" w:author="Claude" w:date="2026-10-23T09:00:00Z">
              <w:r>
                <w:t xml:space="preserve">kejadian</w:t>
              </w:r>
            </w:ins>
            <w:r>
              <w:t xml:space="preserve"> tersimpan ke tabel MFDOWNTIME dalam satu transaksi</w:t>
            </w:r>
            <w:ins w:id="2902" w:author="Claude" w:date="2026-10-23T09:00:00Z">
              <w:r>
                <w:t xml:space="preserve"> dan tercatat sebagai input AI</w:t>
              </w:r>
            </w:ins>
          </w:p>
        </w:tc>
        <w:tc>
          <w:tcPr>
            <w:tcW w:w="1984" w:type="dxa"/>
          </w:tcPr>
          <w:p w14:paraId="34949B19" w14:textId="77777777" w:rsidR="005353FC" w:rsidRDefault="005353FC" w:rsidP="00CB3882">
            <w:pPr>
              <w:pStyle w:val="Compact"/>
              <w:spacing w:after="40" w:line="240" w:lineRule="auto"/>
              <w:ind w:firstLine="0"/>
              <w:jc w:val="left"/>
            </w:pPr>
            <w:r>
              <w:t xml:space="preserve">Seluruh </w:t>
            </w:r>
            <w:del w:id="2903" w:author="Claude" w:date="2026-10-23T09:00:00Z">
              <w:r>
                <w:delText xml:space="preserve">baris</w:delText>
              </w:r>
            </w:del>
            <w:ins w:id="2904" w:author="Claude" w:date="2026-10-23T09:00:00Z">
              <w:r>
                <w:t xml:space="preserve">kejadian</w:t>
              </w:r>
            </w:ins>
            <w:r>
              <w:t xml:space="preserve"> tersimpan dengan nomor unik</w:t>
            </w:r>
          </w:p>
        </w:tc>
        <w:tc>
          <w:tcPr>
            <w:tcW w:w="1077" w:type="dxa"/>
          </w:tcPr>
          <w:p w14:paraId="440EDCC2" w14:textId="77777777" w:rsidR="005353FC" w:rsidRDefault="005353FC" w:rsidP="00CB3882">
            <w:pPr>
              <w:pStyle w:val="Compact"/>
              <w:spacing w:after="40" w:line="240" w:lineRule="auto"/>
              <w:ind w:firstLine="0"/>
              <w:jc w:val="left"/>
            </w:pPr>
            <w:r>
              <w:t>Berhasil</w:t>
            </w:r>
          </w:p>
        </w:tc>
      </w:tr>
      <w:tr w:rsidR="005353FC" w14:paraId="1A9B623A" w14:textId="77777777" w:rsidTr="00CB3882">
        <w:trPr>
          <w:jc w:val="center"/>
        </w:trPr>
        <w:tc>
          <w:tcPr>
            <w:tcW w:w="623" w:type="dxa"/>
          </w:tcPr>
          <w:p w14:paraId="3CDA3F76" w14:textId="77777777" w:rsidR="005353FC" w:rsidRDefault="005353FC" w:rsidP="00CB3882">
            <w:pPr>
              <w:pStyle w:val="Compact"/>
              <w:spacing w:after="40" w:line="240" w:lineRule="auto"/>
              <w:ind w:firstLine="0"/>
              <w:jc w:val="left"/>
            </w:pPr>
            <w:r>
              <w:lastRenderedPageBreak/>
              <w:t>16</w:t>
            </w:r>
          </w:p>
        </w:tc>
        <w:tc>
          <w:tcPr>
            <w:tcW w:w="2154" w:type="dxa"/>
          </w:tcPr>
          <w:p w14:paraId="1BC17500" w14:textId="77777777" w:rsidR="005353FC" w:rsidRDefault="005353FC" w:rsidP="00CB3882">
            <w:pPr>
              <w:pStyle w:val="Compact"/>
              <w:spacing w:after="40" w:line="240" w:lineRule="auto"/>
              <w:ind w:firstLine="0"/>
              <w:jc w:val="left"/>
            </w:pPr>
            <w:r>
              <w:t>Mengoreksi padanan pada halaman administrasi alias mesin</w:t>
            </w:r>
          </w:p>
        </w:tc>
        <w:tc>
          <w:tcPr>
            <w:tcW w:w="2097" w:type="dxa"/>
          </w:tcPr>
          <w:p w14:paraId="67B24063" w14:textId="77777777" w:rsidR="005353FC" w:rsidRDefault="005353FC" w:rsidP="00CB3882">
            <w:pPr>
              <w:pStyle w:val="Compact"/>
              <w:spacing w:after="40" w:line="240" w:lineRule="auto"/>
              <w:ind w:firstLine="0"/>
              <w:jc w:val="left"/>
            </w:pPr>
            <w:r>
              <w:t>Perubahan padanan langsung berlaku untuk pemindaian berikutnya</w:t>
            </w:r>
          </w:p>
        </w:tc>
        <w:tc>
          <w:tcPr>
            <w:tcW w:w="1984" w:type="dxa"/>
          </w:tcPr>
          <w:p w14:paraId="3C5D096E" w14:textId="77777777" w:rsidR="005353FC" w:rsidRDefault="005353FC" w:rsidP="00CB3882">
            <w:pPr>
              <w:pStyle w:val="Compact"/>
              <w:spacing w:after="40" w:line="240" w:lineRule="auto"/>
              <w:ind w:firstLine="0"/>
              <w:jc w:val="left"/>
            </w:pPr>
            <w:r>
              <w:t>Pemindaian berikutnya memakai kode yang baru</w:t>
            </w:r>
          </w:p>
        </w:tc>
        <w:tc>
          <w:tcPr>
            <w:tcW w:w="1077" w:type="dxa"/>
          </w:tcPr>
          <w:p w14:paraId="583F9747" w14:textId="77777777" w:rsidR="005353FC" w:rsidRDefault="005353FC" w:rsidP="005353FC">
            <w:pPr>
              <w:pStyle w:val="Compact"/>
              <w:keepNext/>
              <w:spacing w:after="40" w:line="240" w:lineRule="auto"/>
              <w:ind w:firstLine="0"/>
              <w:jc w:val="left"/>
            </w:pPr>
            <w:r>
              <w:t>Berhasil</w:t>
            </w:r>
          </w:p>
        </w:tc>
      </w:tr>
      <w:tr w:rsidR="005353FC" w:rsidTr="00CB3882">
        <w:trPr>
          <w:jc w:val="center"/>
          <w:ins w:id="2905" w:author="Claude" w:date="2026-10-23T09:00:00Z"/>
        </w:trPr>
        <w:tc>
          <w:tcPr>
            <w:tcW w:w="623" w:type="dxa"/>
          </w:tcPr>
          <w:p>
            <w:pPr>
              <w:pStyle w:val="Compact"/>
              <w:spacing w:after="40" w:line="240" w:lineRule="auto"/>
              <w:ind w:firstLine="0"/>
              <w:jc w:val="left"/>
              <w:rPr>
                <w:ins w:id="2906" w:author="Claude" w:date="2026-10-23T09:00:00Z"/>
              </w:rPr>
            </w:pPr>
            <w:ins w:id="2907" w:author="Claude" w:date="2026-10-23T09:00:00Z">
              <w:r>
                <w:t xml:space="preserve">17</w:t>
              </w:r>
            </w:ins>
          </w:p>
        </w:tc>
        <w:tc>
          <w:tcPr>
            <w:tcW w:w="2154" w:type="dxa"/>
          </w:tcPr>
          <w:p>
            <w:pPr>
              <w:pStyle w:val="Compact"/>
              <w:spacing w:after="40" w:line="240" w:lineRule="auto"/>
              <w:ind w:firstLine="0"/>
              <w:jc w:val="left"/>
              <w:rPr>
                <w:ins w:id="2908" w:author="Claude" w:date="2026-10-23T09:00:00Z"/>
              </w:rPr>
            </w:pPr>
            <w:ins w:id="2909" w:author="Claude" w:date="2026-10-23T09:00:00Z">
              <w:r>
                <w:t xml:space="preserve">Menghapus foto yang sedang dibaca AI dari antrian</w:t>
              </w:r>
            </w:ins>
          </w:p>
        </w:tc>
        <w:tc>
          <w:tcPr>
            <w:tcW w:w="2097" w:type="dxa"/>
          </w:tcPr>
          <w:p>
            <w:pPr>
              <w:pStyle w:val="Compact"/>
              <w:spacing w:after="40" w:line="240" w:lineRule="auto"/>
              <w:ind w:firstLine="0"/>
              <w:jc w:val="left"/>
              <w:rPr>
                <w:ins w:id="2910" w:author="Claude" w:date="2026-10-23T09:00:00Z"/>
              </w:rPr>
            </w:pPr>
            <w:ins w:id="2911" w:author="Claude" w:date="2026-10-23T09:00:00Z">
              <w:r>
                <w:t xml:space="preserve">Sistem menolak dan meminta menunggu hingga pembacaan selesai</w:t>
              </w:r>
            </w:ins>
          </w:p>
        </w:tc>
        <w:tc>
          <w:tcPr>
            <w:tcW w:w="1984" w:type="dxa"/>
          </w:tcPr>
          <w:p>
            <w:pPr>
              <w:pStyle w:val="Compact"/>
              <w:spacing w:after="40" w:line="240" w:lineRule="auto"/>
              <w:ind w:firstLine="0"/>
              <w:jc w:val="left"/>
              <w:rPr>
                <w:ins w:id="2912" w:author="Claude" w:date="2026-10-23T09:00:00Z"/>
              </w:rPr>
            </w:pPr>
            <w:ins w:id="2913" w:author="Claude" w:date="2026-10-23T09:00:00Z">
              <w:r>
                <w:t xml:space="preserve">Penghapusan ditolak dengan pesan</w:t>
              </w:r>
            </w:ins>
          </w:p>
        </w:tc>
        <w:tc>
          <w:tcPr>
            <w:tcW w:w="1077" w:type="dxa"/>
          </w:tcPr>
          <w:p>
            <w:pPr>
              <w:pStyle w:val="Compact"/>
              <w:keepNext/>
              <w:spacing w:after="40" w:line="240" w:lineRule="auto"/>
              <w:ind w:firstLine="0"/>
              <w:jc w:val="left"/>
              <w:rPr>
                <w:ins w:id="2914" w:author="Claude" w:date="2026-10-23T09:00:00Z"/>
              </w:rPr>
            </w:pPr>
            <w:ins w:id="2915" w:author="Claude" w:date="2026-10-23T09:00:00Z">
              <w:r>
                <w:t xml:space="preserve">Berhasil</w:t>
              </w:r>
            </w:ins>
          </w:p>
        </w:tc>
      </w:tr>
      <w:tr w:rsidR="005353FC" w:rsidTr="00CB3882">
        <w:trPr>
          <w:jc w:val="center"/>
          <w:ins w:id="2916" w:author="Claude" w:date="2026-10-23T09:00:00Z"/>
        </w:trPr>
        <w:tc>
          <w:tcPr>
            <w:tcW w:w="623" w:type="dxa"/>
          </w:tcPr>
          <w:p>
            <w:pPr>
              <w:pStyle w:val="Compact"/>
              <w:spacing w:after="40" w:line="240" w:lineRule="auto"/>
              <w:ind w:firstLine="0"/>
              <w:jc w:val="left"/>
              <w:rPr>
                <w:ins w:id="2917" w:author="Claude" w:date="2026-10-23T09:00:00Z"/>
              </w:rPr>
            </w:pPr>
            <w:ins w:id="2918" w:author="Claude" w:date="2026-10-23T09:00:00Z">
              <w:r>
                <w:t xml:space="preserve">18</w:t>
              </w:r>
            </w:ins>
          </w:p>
        </w:tc>
        <w:tc>
          <w:tcPr>
            <w:tcW w:w="2154" w:type="dxa"/>
          </w:tcPr>
          <w:p>
            <w:pPr>
              <w:pStyle w:val="Compact"/>
              <w:spacing w:after="40" w:line="240" w:lineRule="auto"/>
              <w:ind w:firstLine="0"/>
              <w:jc w:val="left"/>
              <w:rPr>
                <w:ins w:id="2919" w:author="Claude" w:date="2026-10-23T09:00:00Z"/>
              </w:rPr>
            </w:pPr>
            <w:ins w:id="2920" w:author="Claude" w:date="2026-10-23T09:00:00Z">
              <w:r>
                <w:t xml:space="preserve">Membuka halaman analitik dengan filter periode, shift, dan mesin</w:t>
              </w:r>
            </w:ins>
          </w:p>
        </w:tc>
        <w:tc>
          <w:tcPr>
            <w:tcW w:w="2097" w:type="dxa"/>
          </w:tcPr>
          <w:p>
            <w:pPr>
              <w:pStyle w:val="Compact"/>
              <w:spacing w:after="40" w:line="240" w:lineRule="auto"/>
              <w:ind w:firstLine="0"/>
              <w:jc w:val="left"/>
              <w:rPr>
                <w:ins w:id="2921" w:author="Claude" w:date="2026-10-23T09:00:00Z"/>
              </w:rPr>
            </w:pPr>
            <w:ins w:id="2922" w:author="Claude" w:date="2026-10-23T09:00:00Z">
              <w:r>
                <w:t xml:space="preserve">Indikator dan grafik menyesuaikan filter yang dipilih</w:t>
              </w:r>
            </w:ins>
          </w:p>
        </w:tc>
        <w:tc>
          <w:tcPr>
            <w:tcW w:w="1984" w:type="dxa"/>
          </w:tcPr>
          <w:p>
            <w:pPr>
              <w:pStyle w:val="Compact"/>
              <w:spacing w:after="40" w:line="240" w:lineRule="auto"/>
              <w:ind w:firstLine="0"/>
              <w:jc w:val="left"/>
              <w:rPr>
                <w:ins w:id="2923" w:author="Claude" w:date="2026-10-23T09:00:00Z"/>
              </w:rPr>
            </w:pPr>
            <w:ins w:id="2924" w:author="Claude" w:date="2026-10-23T09:00:00Z">
              <w:r>
                <w:t xml:space="preserve">Indikator dan grafik berubah sesuai filter</w:t>
              </w:r>
            </w:ins>
          </w:p>
        </w:tc>
        <w:tc>
          <w:tcPr>
            <w:tcW w:w="1077" w:type="dxa"/>
          </w:tcPr>
          <w:p>
            <w:pPr>
              <w:pStyle w:val="Compact"/>
              <w:keepNext/>
              <w:spacing w:after="40" w:line="240" w:lineRule="auto"/>
              <w:ind w:firstLine="0"/>
              <w:jc w:val="left"/>
              <w:rPr>
                <w:ins w:id="2925" w:author="Claude" w:date="2026-10-23T09:00:00Z"/>
              </w:rPr>
            </w:pPr>
            <w:ins w:id="2926" w:author="Claude" w:date="2026-10-23T09:00:00Z">
              <w:r>
                <w:t xml:space="preserve">Berhasil</w:t>
              </w:r>
            </w:ins>
          </w:p>
        </w:tc>
      </w:tr>
      <w:tr w:rsidR="005353FC" w:rsidTr="00CB3882">
        <w:trPr>
          <w:jc w:val="center"/>
          <w:ins w:id="2927" w:author="Claude" w:date="2026-10-23T09:00:00Z"/>
        </w:trPr>
        <w:tc>
          <w:tcPr>
            <w:tcW w:w="623" w:type="dxa"/>
          </w:tcPr>
          <w:p>
            <w:pPr>
              <w:pStyle w:val="Compact"/>
              <w:spacing w:after="40" w:line="240" w:lineRule="auto"/>
              <w:ind w:firstLine="0"/>
              <w:jc w:val="left"/>
              <w:rPr>
                <w:ins w:id="2928" w:author="Claude" w:date="2026-10-23T09:00:00Z"/>
              </w:rPr>
            </w:pPr>
            <w:ins w:id="2929" w:author="Claude" w:date="2026-10-23T09:00:00Z">
              <w:r>
                <w:t xml:space="preserve">19</w:t>
              </w:r>
            </w:ins>
          </w:p>
        </w:tc>
        <w:tc>
          <w:tcPr>
            <w:tcW w:w="2154" w:type="dxa"/>
          </w:tcPr>
          <w:p>
            <w:pPr>
              <w:pStyle w:val="Compact"/>
              <w:spacing w:after="40" w:line="240" w:lineRule="auto"/>
              <w:ind w:firstLine="0"/>
              <w:jc w:val="left"/>
              <w:rPr>
                <w:ins w:id="2930" w:author="Claude" w:date="2026-10-23T09:00:00Z"/>
              </w:rPr>
            </w:pPr>
            <w:ins w:id="2931" w:author="Claude" w:date="2026-10-23T09:00:00Z">
              <w:r>
                <w:t xml:space="preserve">Petugas membuka halaman Analisis Operator</w:t>
              </w:r>
            </w:ins>
          </w:p>
        </w:tc>
        <w:tc>
          <w:tcPr>
            <w:tcW w:w="2097" w:type="dxa"/>
          </w:tcPr>
          <w:p>
            <w:pPr>
              <w:pStyle w:val="Compact"/>
              <w:spacing w:after="40" w:line="240" w:lineRule="auto"/>
              <w:ind w:firstLine="0"/>
              <w:jc w:val="left"/>
              <w:rPr>
                <w:ins w:id="2932" w:author="Claude" w:date="2026-10-23T09:00:00Z"/>
              </w:rPr>
            </w:pPr>
            <w:ins w:id="2933" w:author="Claude" w:date="2026-10-23T09:00:00Z">
              <w:r>
                <w:t xml:space="preserve">Akses ditolak karena halaman khusus admin</w:t>
              </w:r>
            </w:ins>
          </w:p>
        </w:tc>
        <w:tc>
          <w:tcPr>
            <w:tcW w:w="1984" w:type="dxa"/>
          </w:tcPr>
          <w:p>
            <w:pPr>
              <w:pStyle w:val="Compact"/>
              <w:spacing w:after="40" w:line="240" w:lineRule="auto"/>
              <w:ind w:firstLine="0"/>
              <w:jc w:val="left"/>
              <w:rPr>
                <w:ins w:id="2934" w:author="Claude" w:date="2026-10-23T09:00:00Z"/>
              </w:rPr>
            </w:pPr>
            <w:ins w:id="2935" w:author="Claude" w:date="2026-10-23T09:00:00Z">
              <w:r>
                <w:t xml:space="preserve">Akses ditolak</w:t>
              </w:r>
            </w:ins>
          </w:p>
        </w:tc>
        <w:tc>
          <w:tcPr>
            <w:tcW w:w="1077" w:type="dxa"/>
          </w:tcPr>
          <w:p>
            <w:pPr>
              <w:pStyle w:val="Compact"/>
              <w:keepNext/>
              <w:spacing w:after="40" w:line="240" w:lineRule="auto"/>
              <w:ind w:firstLine="0"/>
              <w:jc w:val="left"/>
              <w:rPr>
                <w:ins w:id="2936" w:author="Claude" w:date="2026-10-23T09:00:00Z"/>
              </w:rPr>
            </w:pPr>
            <w:ins w:id="2937" w:author="Claude" w:date="2026-10-23T09:00:00Z">
              <w:r>
                <w:t xml:space="preserve">Berhasil</w:t>
              </w:r>
            </w:ins>
          </w:p>
        </w:tc>
      </w:tr>
      <w:tr w:rsidR="005353FC" w:rsidTr="00CB3882">
        <w:trPr>
          <w:jc w:val="center"/>
          <w:ins w:id="2938" w:author="Claude" w:date="2026-10-23T09:00:00Z"/>
        </w:trPr>
        <w:tc>
          <w:tcPr>
            <w:tcW w:w="623" w:type="dxa"/>
          </w:tcPr>
          <w:p>
            <w:pPr>
              <w:pStyle w:val="Compact"/>
              <w:spacing w:after="40" w:line="240" w:lineRule="auto"/>
              <w:ind w:firstLine="0"/>
              <w:jc w:val="left"/>
              <w:rPr>
                <w:ins w:id="2939" w:author="Claude" w:date="2026-10-23T09:00:00Z"/>
              </w:rPr>
            </w:pPr>
            <w:ins w:id="2940" w:author="Claude" w:date="2026-10-23T09:00:00Z">
              <w:r>
                <w:t xml:space="preserve">20</w:t>
              </w:r>
            </w:ins>
          </w:p>
        </w:tc>
        <w:tc>
          <w:tcPr>
            <w:tcW w:w="2154" w:type="dxa"/>
          </w:tcPr>
          <w:p>
            <w:pPr>
              <w:pStyle w:val="Compact"/>
              <w:spacing w:after="40" w:line="240" w:lineRule="auto"/>
              <w:ind w:firstLine="0"/>
              <w:jc w:val="left"/>
              <w:rPr>
                <w:ins w:id="2941" w:author="Claude" w:date="2026-10-23T09:00:00Z"/>
              </w:rPr>
            </w:pPr>
            <w:ins w:id="2942" w:author="Claude" w:date="2026-10-23T09:00:00Z">
              <w:r>
                <w:t xml:space="preserve">Membuka laporan harian lalu mengunduh Excel</w:t>
              </w:r>
            </w:ins>
          </w:p>
        </w:tc>
        <w:tc>
          <w:tcPr>
            <w:tcW w:w="2097" w:type="dxa"/>
          </w:tcPr>
          <w:p>
            <w:pPr>
              <w:pStyle w:val="Compact"/>
              <w:spacing w:after="40" w:line="240" w:lineRule="auto"/>
              <w:ind w:firstLine="0"/>
              <w:jc w:val="left"/>
              <w:rPr>
                <w:ins w:id="2943" w:author="Claude" w:date="2026-10-23T09:00:00Z"/>
              </w:rPr>
            </w:pPr>
            <w:ins w:id="2944" w:author="Claude" w:date="2026-10-23T09:00:00Z">
              <w:r>
                <w:t xml:space="preserve">Laporan A4 tampil dan berkas Excel terunduh</w:t>
              </w:r>
            </w:ins>
          </w:p>
        </w:tc>
        <w:tc>
          <w:tcPr>
            <w:tcW w:w="1984" w:type="dxa"/>
          </w:tcPr>
          <w:p>
            <w:pPr>
              <w:pStyle w:val="Compact"/>
              <w:spacing w:after="40" w:line="240" w:lineRule="auto"/>
              <w:ind w:firstLine="0"/>
              <w:jc w:val="left"/>
              <w:rPr>
                <w:ins w:id="2945" w:author="Claude" w:date="2026-10-23T09:00:00Z"/>
              </w:rPr>
            </w:pPr>
            <w:ins w:id="2946" w:author="Claude" w:date="2026-10-23T09:00:00Z">
              <w:r>
                <w:t xml:space="preserve">Laporan tampil dan berkas terunduh</w:t>
              </w:r>
            </w:ins>
          </w:p>
        </w:tc>
        <w:tc>
          <w:tcPr>
            <w:tcW w:w="1077" w:type="dxa"/>
          </w:tcPr>
          <w:p>
            <w:pPr>
              <w:pStyle w:val="Compact"/>
              <w:keepNext/>
              <w:spacing w:after="40" w:line="240" w:lineRule="auto"/>
              <w:ind w:firstLine="0"/>
              <w:jc w:val="left"/>
              <w:rPr>
                <w:ins w:id="2947" w:author="Claude" w:date="2026-10-23T09:00:00Z"/>
              </w:rPr>
            </w:pPr>
            <w:ins w:id="2948" w:author="Claude" w:date="2026-10-23T09:00:00Z">
              <w:r>
                <w:t xml:space="preserve">Berhasil</w:t>
              </w:r>
            </w:ins>
          </w:p>
        </w:tc>
      </w:tr>
      <w:tr w:rsidR="005353FC" w:rsidTr="00CB3882">
        <w:trPr>
          <w:jc w:val="center"/>
          <w:ins w:id="2949" w:author="Claude" w:date="2026-10-23T09:00:00Z"/>
        </w:trPr>
        <w:tc>
          <w:tcPr>
            <w:tcW w:w="623" w:type="dxa"/>
          </w:tcPr>
          <w:p>
            <w:pPr>
              <w:pStyle w:val="Compact"/>
              <w:spacing w:after="40" w:line="240" w:lineRule="auto"/>
              <w:ind w:firstLine="0"/>
              <w:jc w:val="left"/>
              <w:rPr>
                <w:ins w:id="2950" w:author="Claude" w:date="2026-10-23T09:00:00Z"/>
              </w:rPr>
            </w:pPr>
            <w:ins w:id="2951" w:author="Claude" w:date="2026-10-23T09:00:00Z">
              <w:r>
                <w:t xml:space="preserve">21</w:t>
              </w:r>
            </w:ins>
          </w:p>
        </w:tc>
        <w:tc>
          <w:tcPr>
            <w:tcW w:w="2154" w:type="dxa"/>
          </w:tcPr>
          <w:p>
            <w:pPr>
              <w:pStyle w:val="Compact"/>
              <w:spacing w:after="40" w:line="240" w:lineRule="auto"/>
              <w:ind w:firstLine="0"/>
              <w:jc w:val="left"/>
              <w:rPr>
                <w:ins w:id="2952" w:author="Claude" w:date="2026-10-23T09:00:00Z"/>
              </w:rPr>
            </w:pPr>
            <w:ins w:id="2953" w:author="Claude" w:date="2026-10-23T09:00:00Z">
              <w:r>
                <w:t xml:space="preserve">Admin mengubah garis prioritas Pareto menjadi 70%</w:t>
              </w:r>
            </w:ins>
          </w:p>
        </w:tc>
        <w:tc>
          <w:tcPr>
            <w:tcW w:w="2097" w:type="dxa"/>
          </w:tcPr>
          <w:p>
            <w:pPr>
              <w:pStyle w:val="Compact"/>
              <w:spacing w:after="40" w:line="240" w:lineRule="auto"/>
              <w:ind w:firstLine="0"/>
              <w:jc w:val="left"/>
              <w:rPr>
                <w:ins w:id="2954" w:author="Claude" w:date="2026-10-23T09:00:00Z"/>
              </w:rPr>
            </w:pPr>
            <w:ins w:id="2955" w:author="Claude" w:date="2026-10-23T09:00:00Z">
              <w:r>
                <w:t xml:space="preserve">Garis pada diagram Pareto berpindah ke 70% dan perubahan tercatat pada audit log</w:t>
              </w:r>
            </w:ins>
          </w:p>
        </w:tc>
        <w:tc>
          <w:tcPr>
            <w:tcW w:w="1984" w:type="dxa"/>
          </w:tcPr>
          <w:p>
            <w:pPr>
              <w:pStyle w:val="Compact"/>
              <w:spacing w:after="40" w:line="240" w:lineRule="auto"/>
              <w:ind w:firstLine="0"/>
              <w:jc w:val="left"/>
              <w:rPr>
                <w:ins w:id="2956" w:author="Claude" w:date="2026-10-23T09:00:00Z"/>
              </w:rPr>
            </w:pPr>
            <w:ins w:id="2957" w:author="Claude" w:date="2026-10-23T09:00:00Z">
              <w:r>
                <w:t xml:space="preserve">Garis berpindah dan audit tercatat</w:t>
              </w:r>
            </w:ins>
          </w:p>
        </w:tc>
        <w:tc>
          <w:tcPr>
            <w:tcW w:w="1077" w:type="dxa"/>
          </w:tcPr>
          <w:p>
            <w:pPr>
              <w:pStyle w:val="Compact"/>
              <w:keepNext/>
              <w:spacing w:after="40" w:line="240" w:lineRule="auto"/>
              <w:ind w:firstLine="0"/>
              <w:jc w:val="left"/>
              <w:rPr>
                <w:ins w:id="2958" w:author="Claude" w:date="2026-10-23T09:00:00Z"/>
              </w:rPr>
            </w:pPr>
            <w:ins w:id="2959" w:author="Claude" w:date="2026-10-23T09:00:00Z">
              <w:r>
                <w:t xml:space="preserve">Berhasil</w:t>
              </w:r>
            </w:ins>
          </w:p>
        </w:tc>
      </w:tr>
    </w:tbl>
    <w:p w14:paraId="016B73A5" w14:textId="2BED2C52" w:rsidR="005353FC" w:rsidRDefault="005353FC" w:rsidP="005353FC">
      <w:pPr>
        <w:pStyle w:val="Caption"/>
      </w:pPr>
      <w:bookmarkStart w:id="145" w:name="_Toc242095807"/>
      <w:del w:id="3369" w:author="Claude" w:date="2026-10-23T09:00:00Z">
        <w:r>
          <w:delText xml:space="preserve">Tabel 4. </w:delText>
        </w:r>
      </w:del>
      <w:ins w:id="3370" w:author="Claude" w:date="2026-10-23T09:00:00Z">
        <w:r>
          <w:t xml:space="preserve">Tabel 4.</w:t>
        </w:r>
      </w:ins>
      <w:r>
        <w:fldChar w:fldCharType="begin"/>
        <w:instrText xml:space="preserve"> SEQ Tabel_4. \* ARABIC </w:instrText>
        <w:fldChar w:fldCharType="separate"/>
      </w:r>
      <w:del w:id="3381" w:author="Claude" w:date="2026-10-23T09:00:00Z">
        <w:r>
          <w:rPr>
            <w:noProof/>
          </w:rPr>
          <w:delText xml:space="preserve">19</w:delText>
        </w:r>
      </w:del>
      <w:ins w:id="3382" w:author="Claude" w:date="2026-10-23T09:00:00Z">
        <w:r>
          <w:rPr>
            <w:noProof/>
          </w:rPr>
          <w:t xml:space="preserve">27</w:t>
        </w:r>
      </w:ins>
      <w:r>
        <w:rPr>
          <w:noProof/>
        </w:rPr>
        <w:fldChar w:fldCharType="end"/>
      </w:r>
      <w:r>
        <w:t xml:space="preserve"> Hasil Pengujian Fungsional (</w:t>
      </w:r>
      <w:r>
        <w:rPr>
          <w:i/>
          <w:iCs/>
        </w:rPr>
        <w:t>Black-Box</w:t>
      </w:r>
      <w:r>
        <w:t>)</w:t>
      </w:r>
      <w:bookmarkEnd w:id="145"/>
    </w:p>
    <w:p w14:paraId="007EE324" w14:textId="42F16BDF" w:rsidR="005353FC" w:rsidRDefault="005353FC" w:rsidP="005353FC">
      <w:r>
        <w:t xml:space="preserve">Berdasarkan Tabel 4.</w:t>
      </w:r>
      <w:del w:id="2960" w:author="Claude" w:date="2026-10-23T09:00:00Z">
        <w:r>
          <w:delText xml:space="preserve">18</w:delText>
        </w:r>
      </w:del>
      <w:ins w:id="2961" w:author="Claude" w:date="2026-10-23T09:00:00Z">
        <w:r>
          <w:t xml:space="preserve">27</w:t>
        </w:r>
      </w:ins>
      <w:r>
        <w:t xml:space="preserve">, seluruh skenario pengujian fungsional memberikan hasil sesuai harapan. Pengujian ini melengkapi pengujian unit dengan memastikan fungsi-fungsi tersebut berjalan benar ketika digunakan melalui antarmuka, mulai dari </w:t>
      </w:r>
      <w:r>
        <w:rPr>
          <w:i/>
        </w:rPr>
        <w:t xml:space="preserve">login</w:t>
      </w:r>
      <w:del w:id="2962" w:author="Claude" w:date="2026-10-23T09:00:00Z">
        <w:r>
          <w:delText xml:space="preserve"> hingga penyimpanan hasil ekstraksi</w:delText>
        </w:r>
      </w:del>
      <w:ins w:id="2963" w:author="Claude" w:date="2026-10-23T09:00:00Z">
        <w:r>
          <w:t xml:space="preserve">, pembacaan foto, hingga halaman analitik dan menu admin</w:t>
        </w:r>
      </w:ins>
      <w:r>
        <w:t xml:space="preserve">.</w:t>
      </w:r>
    </w:p>
    <w:p>
      <w:pPr>
        <w:pStyle w:val="BodyText"/>
        <w:spacing w:before="240"/>
        <w:ind w:firstLine="0"/>
        <w:rPr>
          <w:ins w:id="2964" w:author="Claude" w:date="2026-10-23T09:00:00Z"/>
        </w:rPr>
      </w:pPr>
      <w:ins w:id="2965" w:author="Claude" w:date="2026-10-23T09:00:00Z">
        <w:r>
          <w:rPr>
            <w:b/>
            <w:bCs/>
          </w:rPr>
          <w:t xml:space="preserve">Pengujian di PC Server Perusahaan</w:t>
        </w:r>
      </w:ins>
    </w:p>
    <w:p>
      <w:pPr>
        <w:rPr>
          <w:ins w:id="2966" w:author="Claude" w:date="2026-10-23T09:00:00Z"/>
        </w:rPr>
      </w:pPr>
      <w:ins w:id="2967" w:author="Claude" w:date="2026-10-23T09:00:00Z">
        <w:r>
          <w:t xml:space="preserve">Selain pengujian di perangkat pengembang, sistem diuji pada PC server perusahaan yang terhubung ke basis data asli menggunakan perintah </w:t>
        </w:r>
        <w:r>
          <w:rPr>
            <w:rFonts w:ascii="Courier New" w:hAnsi="Courier New" w:cs="Courier New"/>
            <w:sz w:val="20"/>
          </w:rPr>
          <w:t xml:space="preserve">php artisan downtime:cek</w:t>
        </w:r>
        <w:r>
          <w:t xml:space="preserve"> dan skrip </w:t>
        </w:r>
        <w:r>
          <w:rPr>
            <w:rFonts w:ascii="Courier New" w:hAnsi="Courier New" w:cs="Courier New"/>
            <w:sz w:val="20"/>
          </w:rPr>
          <w:t xml:space="preserve">cek_e6.py</w:t>
        </w:r>
        <w:r>
          <w:t xml:space="preserve">, sesuai metode pada Subbab 3.2.3. Hasilnya disajikan pada Tabel 4.28.</w:t>
        </w:r>
      </w:ins>
    </w:p>
    <w:tbl>
      <w:tblPr>
        <w:tblStyle w:val="TableGrid"/>
        <w:tblW w:w="0" w:type="auto"/>
        <w:tblLook w:val="04A0" w:firstRow="1" w:lastRow="0" w:firstColumn="1" w:lastColumn="0" w:noHBand="0" w:noVBand="1"/>
      </w:tblPr>
      <w:tblGrid>
        <w:gridCol w:w="3000"/>
        <w:gridCol w:w="4927"/>
      </w:tblGrid>
      <w:tr>
        <w:trPr>
          <w:tblHeader/>
          <w:ins w:id="2968" w:author="Claude" w:date="2026-10-23T09:00:00Z"/>
        </w:trPr>
        <w:tc>
          <w:tcPr>
            <w:tcW w:w="3000" w:type="dxa"/>
            <w:shd w:val="clear" w:color="auto" w:fill="D0CECE" w:themeFill="background2" w:themeFillShade="E6"/>
          </w:tcPr>
          <w:p>
            <w:pPr>
              <w:ind w:firstLine="0"/>
              <w:jc w:val="center"/>
              <w:rPr>
                <w:ins w:id="2969" w:author="Claude" w:date="2026-10-23T09:00:00Z"/>
              </w:rPr>
            </w:pPr>
            <w:ins w:id="2970" w:author="Claude" w:date="2026-10-23T09:00:00Z">
              <w:r>
                <w:rPr>
                  <w:b/>
                  <w:bCs/>
                </w:rPr>
                <w:t xml:space="preserve">Aspek</w:t>
              </w:r>
            </w:ins>
          </w:p>
        </w:tc>
        <w:tc>
          <w:tcPr>
            <w:tcW w:w="4927" w:type="dxa"/>
            <w:shd w:val="clear" w:color="auto" w:fill="D0CECE" w:themeFill="background2" w:themeFillShade="E6"/>
          </w:tcPr>
          <w:p>
            <w:pPr>
              <w:ind w:firstLine="0"/>
              <w:jc w:val="center"/>
              <w:rPr>
                <w:ins w:id="2971" w:author="Claude" w:date="2026-10-23T09:00:00Z"/>
              </w:rPr>
            </w:pPr>
            <w:ins w:id="2972" w:author="Claude" w:date="2026-10-23T09:00:00Z">
              <w:r>
                <w:rPr>
                  <w:b/>
                  <w:bCs/>
                </w:rPr>
                <w:t xml:space="preserve">Hasil</w:t>
              </w:r>
            </w:ins>
          </w:p>
        </w:tc>
      </w:tr>
      <w:tr>
        <w:trPr>
          <w:ins w:id="2973" w:author="Claude" w:date="2026-10-23T09:00:00Z"/>
        </w:trPr>
        <w:tc>
          <w:tcPr>
            <w:tcW w:w="3000" w:type="dxa"/>
          </w:tcPr>
          <w:p>
            <w:pPr>
              <w:ind w:firstLine="0"/>
              <w:rPr>
                <w:ins w:id="2974" w:author="Claude" w:date="2026-10-23T09:00:00Z"/>
              </w:rPr>
            </w:pPr>
            <w:ins w:id="2975" w:author="Claude" w:date="2026-10-23T09:00:00Z">
              <w:r>
                <w:t xml:space="preserve">Koneksi, tabel, dan kolom basis data</w:t>
              </w:r>
            </w:ins>
          </w:p>
        </w:tc>
        <w:tc>
          <w:tcPr>
            <w:tcW w:w="4927" w:type="dxa"/>
          </w:tcPr>
          <w:p>
            <w:pPr>
              <w:ind w:firstLine="0"/>
              <w:rPr>
                <w:ins w:id="2976" w:author="Claude" w:date="2026-10-23T09:00:00Z"/>
              </w:rPr>
            </w:pPr>
            <w:ins w:id="2977" w:author="Claude" w:date="2026-10-23T09:00:00Z">
              <w:r>
                <w:t xml:space="preserve">Seluruh tabel dan kolom yang digunakan ditemukan pada basis data utama dan ACPIRM</w:t>
              </w:r>
            </w:ins>
          </w:p>
        </w:tc>
      </w:tr>
      <w:tr>
        <w:trPr>
          <w:ins w:id="2978" w:author="Claude" w:date="2026-10-23T09:00:00Z"/>
        </w:trPr>
        <w:tc>
          <w:tcPr>
            <w:tcW w:w="3000" w:type="dxa"/>
          </w:tcPr>
          <w:p>
            <w:pPr>
              <w:ind w:firstLine="0"/>
              <w:rPr>
                <w:ins w:id="2979" w:author="Claude" w:date="2026-10-23T09:00:00Z"/>
              </w:rPr>
            </w:pPr>
            <w:ins w:id="2980" w:author="Claude" w:date="2026-10-23T09:00:00Z">
              <w:r>
                <w:t xml:space="preserve">Volume data</w:t>
              </w:r>
            </w:ins>
          </w:p>
        </w:tc>
        <w:tc>
          <w:tcPr>
            <w:tcW w:w="4927" w:type="dxa"/>
          </w:tcPr>
          <w:p>
            <w:pPr>
              <w:ind w:firstLine="0"/>
              <w:rPr>
                <w:ins w:id="2981" w:author="Claude" w:date="2026-10-23T09:00:00Z"/>
              </w:rPr>
            </w:pPr>
            <w:ins w:id="2982" w:author="Claude" w:date="2026-10-23T09:00:00Z">
              <w:r>
                <w:t xml:space="preserve">33.438 baris downtime periode 2022–2026, dengan 143 mesin pada MFRESMAS</w:t>
              </w:r>
            </w:ins>
          </w:p>
        </w:tc>
      </w:tr>
      <w:tr>
        <w:trPr>
          <w:ins w:id="2983" w:author="Claude" w:date="2026-10-23T09:00:00Z"/>
        </w:trPr>
        <w:tc>
          <w:tcPr>
            <w:tcW w:w="3000" w:type="dxa"/>
          </w:tcPr>
          <w:p>
            <w:pPr>
              <w:ind w:firstLine="0"/>
              <w:rPr>
                <w:ins w:id="2984" w:author="Claude" w:date="2026-10-23T09:00:00Z"/>
              </w:rPr>
            </w:pPr>
            <w:ins w:id="2985" w:author="Claude" w:date="2026-10-23T09:00:00Z">
              <w:r>
                <w:t xml:space="preserve">Kecepatan kueri</w:t>
              </w:r>
            </w:ins>
          </w:p>
        </w:tc>
        <w:tc>
          <w:tcPr>
            <w:tcW w:w="4927" w:type="dxa"/>
          </w:tcPr>
          <w:p>
            <w:pPr>
              <w:ind w:firstLine="0"/>
              <w:rPr>
                <w:ins w:id="2986" w:author="Claude" w:date="2026-10-23T09:00:00Z"/>
              </w:rPr>
            </w:pPr>
            <w:ins w:id="2987" w:author="Claude" w:date="2026-10-23T09:00:00Z">
              <w:r>
                <w:t xml:space="preserve">Pengambilan data 365 hari selesai dalam 0,44 detik</w:t>
              </w:r>
            </w:ins>
          </w:p>
        </w:tc>
      </w:tr>
      <w:tr>
        <w:trPr>
          <w:ins w:id="2988" w:author="Claude" w:date="2026-10-23T09:00:00Z"/>
        </w:trPr>
        <w:tc>
          <w:tcPr>
            <w:tcW w:w="3000" w:type="dxa"/>
          </w:tcPr>
          <w:p>
            <w:pPr>
              <w:ind w:firstLine="0"/>
              <w:rPr>
                <w:ins w:id="2989" w:author="Claude" w:date="2026-10-23T09:00:00Z"/>
              </w:rPr>
            </w:pPr>
            <w:ins w:id="2990" w:author="Claude" w:date="2026-10-23T09:00:00Z">
              <w:r>
                <w:t xml:space="preserve">Perhitungan analitik dan seluruh halaman</w:t>
              </w:r>
            </w:ins>
          </w:p>
        </w:tc>
        <w:tc>
          <w:tcPr>
            <w:tcW w:w="4927" w:type="dxa"/>
          </w:tcPr>
          <w:p>
            <w:pPr>
              <w:ind w:firstLine="0"/>
              <w:rPr>
                <w:ins w:id="2991" w:author="Claude" w:date="2026-10-23T09:00:00Z"/>
              </w:rPr>
            </w:pPr>
            <w:ins w:id="2992" w:author="Claude" w:date="2026-10-23T09:00:00Z">
              <w:r>
                <w:t xml:space="preserve">Seluruh pemeriksaan lolos (0 gagal), baik dengan akun petugas maupun admin</w:t>
              </w:r>
            </w:ins>
          </w:p>
        </w:tc>
      </w:tr>
      <w:tr>
        <w:trPr>
          <w:ins w:id="2993" w:author="Claude" w:date="2026-10-23T09:00:00Z"/>
        </w:trPr>
        <w:tc>
          <w:tcPr>
            <w:tcW w:w="3000" w:type="dxa"/>
          </w:tcPr>
          <w:p>
            <w:pPr>
              <w:ind w:firstLine="0"/>
              <w:rPr>
                <w:ins w:id="2994" w:author="Claude" w:date="2026-10-23T09:00:00Z"/>
              </w:rPr>
            </w:pPr>
            <w:ins w:id="2995" w:author="Claude" w:date="2026-10-23T09:00:00Z">
              <w:r>
                <w:t xml:space="preserve">Lingkungan AI</w:t>
              </w:r>
            </w:ins>
          </w:p>
        </w:tc>
        <w:tc>
          <w:tcPr>
            <w:tcW w:w="4927" w:type="dxa"/>
          </w:tcPr>
          <w:p>
            <w:pPr>
              <w:ind w:firstLine="0"/>
              <w:rPr>
                <w:ins w:id="2996" w:author="Claude" w:date="2026-10-23T09:00:00Z"/>
              </w:rPr>
            </w:pPr>
            <w:ins w:id="2997" w:author="Claude" w:date="2026-10-23T09:00:00Z">
              <w:r>
                <w:t xml:space="preserve">Python 3.10.11, PyTorch dengan CUDA 12.6, dan GPU RTX 3060 terdeteksi</w:t>
              </w:r>
            </w:ins>
          </w:p>
        </w:tc>
      </w:tr>
      <w:tr>
        <w:trPr>
          <w:ins w:id="2998" w:author="Claude" w:date="2026-10-23T09:00:00Z"/>
        </w:trPr>
        <w:tc>
          <w:tcPr>
            <w:tcW w:w="3000" w:type="dxa"/>
          </w:tcPr>
          <w:p>
            <w:pPr>
              <w:ind w:firstLine="0"/>
              <w:rPr>
                <w:ins w:id="2999" w:author="Claude" w:date="2026-10-23T09:00:00Z"/>
              </w:rPr>
            </w:pPr>
            <w:ins w:id="3000" w:author="Claude" w:date="2026-10-23T09:00:00Z">
              <w:r>
                <w:t xml:space="preserve">Pembacaan foto acuan</w:t>
              </w:r>
            </w:ins>
          </w:p>
        </w:tc>
        <w:tc>
          <w:tcPr>
            <w:tcW w:w="4927" w:type="dxa"/>
          </w:tcPr>
          <w:p>
            <w:pPr>
              <w:ind w:firstLine="0"/>
              <w:rPr>
                <w:ins w:id="3001" w:author="Claude" w:date="2026-10-23T09:00:00Z"/>
              </w:rPr>
            </w:pPr>
            <w:ins w:id="3002" w:author="Claude" w:date="2026-10-23T09:00:00Z">
              <w:r>
                <w:t xml:space="preserve">96 dari 96 kotak sama dengan hasil acuan</w:t>
              </w:r>
            </w:ins>
          </w:p>
        </w:tc>
      </w:tr>
      <w:tr>
        <w:trPr>
          <w:ins w:id="3003" w:author="Claude" w:date="2026-10-23T09:00:00Z"/>
        </w:trPr>
        <w:tc>
          <w:tcPr>
            <w:tcW w:w="3000" w:type="dxa"/>
          </w:tcPr>
          <w:p>
            <w:pPr>
              <w:ind w:firstLine="0"/>
              <w:rPr>
                <w:ins w:id="3004" w:author="Claude" w:date="2026-10-23T09:00:00Z"/>
              </w:rPr>
            </w:pPr>
            <w:ins w:id="3005" w:author="Claude" w:date="2026-10-23T09:00:00Z">
              <w:r>
                <w:t xml:space="preserve">Waktu pembacaan</w:t>
              </w:r>
            </w:ins>
          </w:p>
        </w:tc>
        <w:tc>
          <w:tcPr>
            <w:tcW w:w="4927" w:type="dxa"/>
          </w:tcPr>
          <w:p>
            <w:pPr>
              <w:ind w:firstLine="0"/>
              <w:rPr>
                <w:ins w:id="3006" w:author="Claude" w:date="2026-10-23T09:00:00Z"/>
              </w:rPr>
            </w:pPr>
            <w:ins w:id="3007" w:author="Claude" w:date="2026-10-23T09:00:00Z">
              <w:r>
                <w:t xml:space="preserve">Sekitar 12,5 detik per foto, atau 17,8 detik untuk foto pertama setelah layanan menyala</w:t>
              </w:r>
            </w:ins>
          </w:p>
        </w:tc>
      </w:tr>
      <w:tr>
        <w:trPr>
          <w:ins w:id="3008" w:author="Claude" w:date="2026-10-23T09:00:00Z"/>
        </w:trPr>
        <w:tc>
          <w:tcPr>
            <w:tcW w:w="3000" w:type="dxa"/>
          </w:tcPr>
          <w:p>
            <w:pPr>
              <w:ind w:firstLine="0"/>
              <w:rPr>
                <w:ins w:id="3009" w:author="Claude" w:date="2026-10-23T09:00:00Z"/>
              </w:rPr>
            </w:pPr>
            <w:ins w:id="3010" w:author="Claude" w:date="2026-10-23T09:00:00Z">
              <w:r>
                <w:t xml:space="preserve">Layanan latar belakang</w:t>
              </w:r>
            </w:ins>
          </w:p>
        </w:tc>
        <w:tc>
          <w:tcPr>
            <w:tcW w:w="4927" w:type="dxa"/>
          </w:tcPr>
          <w:p>
            <w:pPr>
              <w:ind w:firstLine="0"/>
              <w:rPr>
                <w:ins w:id="3011" w:author="Claude" w:date="2026-10-23T09:00:00Z"/>
              </w:rPr>
            </w:pPr>
            <w:ins w:id="3012" w:author="Claude" w:date="2026-10-23T09:00:00Z">
              <w:r>
                <w:t xml:space="preserve">Berjalan otomatis melalui Windows Task Scheduler</w:t>
              </w:r>
            </w:ins>
          </w:p>
        </w:tc>
      </w:tr>
    </w:tbl>
    <w:p>
      <w:pPr>
        <w:pStyle w:val="Caption"/>
        <w:rPr>
          <w:ins w:id="3016" w:author="Claude" w:date="2026-10-23T09:00:00Z"/>
        </w:rPr>
      </w:pPr>
      <w:ins w:id="3013" w:author="Claude" w:date="2026-10-23T09:00:00Z">
        <w:r>
          <w:t>Tabel 4.</w:t>
          <w:fldChar w:fldCharType="begin"/>
          <w:instrText xml:space="preserve"> SEQ Tabel_4. \* ARABIC </w:instrText>
          <w:fldChar w:fldCharType="separate"/>
        </w:r>
      </w:ins>
      <w:ins w:id="3014" w:author="Claude" w:date="2026-10-23T09:00:00Z">
        <w:r>
          <w:rPr>
            <w:noProof/>
          </w:rPr>
          <w:t>28</w:t>
          <w:fldChar w:fldCharType="end"/>
        </w:r>
      </w:ins>
      <w:ins w:id="3015" w:author="Claude" w:date="2026-10-23T09:00:00Z">
        <w:r>
          <w:t xml:space="preserve"> Hasil Pengujian di PC Server Perusahaan</w:t>
        </w:r>
      </w:ins>
    </w:p>
    <w:p>
      <w:pPr>
        <w:rPr>
          <w:ins w:id="3017" w:author="Claude" w:date="2026-10-23T09:00:00Z"/>
        </w:rPr>
      </w:pPr>
      <w:ins w:id="3018" w:author="Claude" w:date="2026-10-23T09:00:00Z">
        <w:r>
          <w:t xml:space="preserve">Berdasarkan Tabel 4.28, sistem berjalan dengan data dan perangkat keras yang sebenarnya. Waktu pembacaan di GPU server sekitar tiga hingga enam kali lebih cepat dibandingkan CPU laptop yang digunakan selama eksplorasi (Tabel 4.24).</w:t>
        </w:r>
      </w:ins>
    </w:p>
    <w:p w14:paraId="2781800A" w14:textId="77777777" w:rsidR="005353FC" w:rsidRPr="005353FC" w:rsidRDefault="005353FC" w:rsidP="005353FC"/>
    <w:p w14:paraId="671A5A39" w14:textId="09ABEAF1" w:rsidR="00FB0091" w:rsidRDefault="00000000" w:rsidP="00C33DF3">
      <w:pPr>
        <w:pStyle w:val="Heading2"/>
      </w:pPr>
      <w:bookmarkStart w:id="146" w:name="_Toc242101895"/>
      <w:r>
        <w:t>Pembahasan</w:t>
      </w:r>
      <w:bookmarkEnd w:id="146"/>
    </w:p>
    <w:p w14:paraId="3FF03BB6" w14:textId="291E465D" w:rsidR="00DF1D4E" w:rsidRDefault="00DF1D4E" w:rsidP="00DF1D4E">
      <w:r>
        <w:t>Subbab ini membahas hasil pengembangan sistem, meliputi kesesuaian hasil implementasi dengan kebutuhan dan rancangan, perubahan rancangan selama pengembangan, kendala teknis beserta penyelesaiannya, keterbatasan sistem, perbandingan alur kerja sebelum dan sesudah implementasi, serta pembelajaran selama Kerja Praktek.</w:t>
      </w:r>
    </w:p>
    <w:p w14:paraId="3F1F9B34" w14:textId="77777777" w:rsidR="00DF1D4E" w:rsidRDefault="00DF1D4E" w:rsidP="00A7093E">
      <w:pPr>
        <w:ind w:firstLine="0"/>
      </w:pPr>
    </w:p>
    <w:p w14:paraId="790421C8" w14:textId="69FFCB57" w:rsidR="00FB0091" w:rsidRDefault="00FB0091">
      <w:pPr>
        <w:pStyle w:val="Heading3"/>
      </w:pPr>
      <w:bookmarkStart w:id="147" w:name="_Toc242101896"/>
      <w:r>
        <w:t>Kesesuaian Implementasi</w:t>
      </w:r>
      <w:bookmarkEnd w:id="147"/>
    </w:p>
    <w:p w14:paraId="44D96F4E" w14:textId="4082B131" w:rsidR="00DF1D4E" w:rsidRDefault="00DF1D4E" w:rsidP="00DF1D4E">
      <w:r>
        <w:t xml:space="preserve">Kesesuaian hasil implementasi dengan kebutuhan sistem yang dirumuskan pada Subbab 4.1.4 dirangkum pada Tabel 4.</w:t>
      </w:r>
      <w:del w:id="3399" w:author="Claude" w:date="2026-10-23T09:00:00Z">
        <w:r>
          <w:delText xml:space="preserve">19</w:delText>
        </w:r>
      </w:del>
      <w:ins w:id="3400" w:author="Claude" w:date="2026-10-23T09:00:00Z">
        <w:r>
          <w:t xml:space="preserve">29</w:t>
        </w:r>
      </w:ins>
      <w:r>
        <w:t xml:space="preserve">. Kolom status menunjukkan apakah kebutuhan tersebut telah direalisasikan pada sistem, sedangkan kolom rujukan menunjukkan subbab yang menguraikan realisasinya.</w:t>
      </w:r>
    </w:p>
    <w:tbl>
      <w:tblPr>
        <w:tblStyle w:val="TableGrid"/>
        <w:tblW w:w="0" w:type="auto"/>
        <w:tblLook w:val="04A0" w:firstRow="1" w:lastRow="0" w:firstColumn="1" w:lastColumn="0" w:noHBand="0" w:noVBand="1"/>
      </w:tblPr>
      <w:tblGrid>
        <w:gridCol w:w="1129"/>
        <w:gridCol w:w="1722"/>
        <w:gridCol w:w="2106"/>
        <w:gridCol w:w="2970"/>
      </w:tblGrid>
      <w:tr w:rsidR="004F5042" w14:paraId="3645A4FF" w14:textId="77777777" w:rsidTr="00BA021F">
        <w:tc>
          <w:tcPr>
            <w:tcW w:w="1129" w:type="dxa"/>
            <w:shd w:val="clear" w:color="auto" w:fill="D0CECE" w:themeFill="background2" w:themeFillShade="E6"/>
          </w:tcPr>
          <w:p w14:paraId="650433F9" w14:textId="48CF991B" w:rsidR="004F5042" w:rsidRPr="00BA021F" w:rsidRDefault="004F5042" w:rsidP="004F5042">
            <w:pPr>
              <w:ind w:firstLine="0"/>
              <w:jc w:val="center"/>
              <w:rPr>
                <w:b/>
                <w:bCs/>
              </w:rPr>
            </w:pPr>
            <w:r>
              <w:rPr>
                <w:b/>
                <w:bCs/>
              </w:rPr>
              <w:t>ID</w:t>
            </w:r>
          </w:p>
        </w:tc>
        <w:tc>
          <w:tcPr>
            <w:tcW w:w="1722" w:type="dxa"/>
            <w:shd w:val="clear" w:color="auto" w:fill="D0CECE" w:themeFill="background2" w:themeFillShade="E6"/>
          </w:tcPr>
          <w:p w14:paraId="6D4AB26B" w14:textId="7F2058F0" w:rsidR="004F5042" w:rsidRPr="00BA021F" w:rsidRDefault="004F5042" w:rsidP="004F5042">
            <w:pPr>
              <w:ind w:firstLine="0"/>
              <w:jc w:val="center"/>
              <w:rPr>
                <w:b/>
                <w:bCs/>
              </w:rPr>
            </w:pPr>
            <w:r>
              <w:rPr>
                <w:b/>
                <w:bCs/>
              </w:rPr>
              <w:t>Kebutuhan</w:t>
            </w:r>
          </w:p>
        </w:tc>
        <w:tc>
          <w:tcPr>
            <w:tcW w:w="2106" w:type="dxa"/>
            <w:shd w:val="clear" w:color="auto" w:fill="D0CECE" w:themeFill="background2" w:themeFillShade="E6"/>
          </w:tcPr>
          <w:p w14:paraId="65ABA057" w14:textId="66AAC7D6" w:rsidR="004F5042" w:rsidRPr="00BA021F" w:rsidRDefault="004F5042" w:rsidP="004F5042">
            <w:pPr>
              <w:ind w:firstLine="0"/>
              <w:jc w:val="center"/>
              <w:rPr>
                <w:b/>
                <w:bCs/>
              </w:rPr>
            </w:pPr>
            <w:r>
              <w:rPr>
                <w:b/>
                <w:bCs/>
              </w:rPr>
              <w:t>Status</w:t>
            </w:r>
          </w:p>
        </w:tc>
        <w:tc>
          <w:tcPr>
            <w:tcW w:w="2970" w:type="dxa"/>
            <w:shd w:val="clear" w:color="auto" w:fill="D0CECE" w:themeFill="background2" w:themeFillShade="E6"/>
          </w:tcPr>
          <w:p w14:paraId="043311FC" w14:textId="4D9530E7" w:rsidR="004F5042" w:rsidRPr="00BA021F" w:rsidRDefault="004F5042" w:rsidP="004F5042">
            <w:pPr>
              <w:ind w:firstLine="0"/>
              <w:jc w:val="center"/>
              <w:rPr>
                <w:b/>
                <w:bCs/>
              </w:rPr>
            </w:pPr>
            <w:r>
              <w:rPr>
                <w:b/>
                <w:bCs/>
              </w:rPr>
              <w:t>Rujukan dan Keterangan</w:t>
            </w:r>
          </w:p>
        </w:tc>
      </w:tr>
      <w:tr w:rsidR="004F5042" w14:paraId="6F917C49" w14:textId="77777777" w:rsidTr="004F5042">
        <w:tc>
          <w:tcPr>
            <w:tcW w:w="1129" w:type="dxa"/>
          </w:tcPr>
          <w:p w14:paraId="28D7AA2C" w14:textId="27DCF7A6" w:rsidR="004F5042" w:rsidRDefault="004F5042" w:rsidP="004F5042">
            <w:pPr>
              <w:ind w:firstLine="0"/>
            </w:pPr>
            <w:r>
              <w:t>FR-01</w:t>
            </w:r>
          </w:p>
        </w:tc>
        <w:tc>
          <w:tcPr>
            <w:tcW w:w="1722" w:type="dxa"/>
          </w:tcPr>
          <w:p w14:paraId="74A82429" w14:textId="2219B61E" w:rsidR="004F5042" w:rsidRDefault="004F5042" w:rsidP="004F5042">
            <w:pPr>
              <w:ind w:firstLine="0"/>
            </w:pPr>
            <w:r>
              <w:t xml:space="preserve">Autentikasi dan kontrol akses</w:t>
            </w:r>
          </w:p>
        </w:tc>
        <w:tc>
          <w:tcPr>
            <w:tcW w:w="2106" w:type="dxa"/>
          </w:tcPr>
          <w:p w14:paraId="7180325A" w14:textId="223F6F31" w:rsidR="004F5042" w:rsidRDefault="004F5042" w:rsidP="004F5042">
            <w:pPr>
              <w:ind w:firstLine="0"/>
            </w:pPr>
            <w:r>
              <w:t>Terealisasi</w:t>
            </w:r>
          </w:p>
        </w:tc>
        <w:tc>
          <w:tcPr>
            <w:tcW w:w="2970" w:type="dxa"/>
          </w:tcPr>
          <w:p w14:paraId="5E189177" w14:textId="46BBE99F" w:rsidR="004F5042" w:rsidRPr="00BA021F" w:rsidRDefault="00BA021F" w:rsidP="004F5042">
            <w:pPr>
              <w:ind w:firstLine="0"/>
            </w:pPr>
            <w:r>
              <w:t xml:space="preserve">Subbab 4.3.1; kontrol akses dua lapis melalui </w:t>
            </w:r>
            <w:r>
              <w:rPr>
                <w:i/>
                <w:iCs/>
              </w:rPr>
              <w:t>login</w:t>
            </w:r>
            <w:r>
              <w:t xml:space="preserve"> dan </w:t>
            </w:r>
            <w:r>
              <w:rPr>
                <w:i/>
                <w:iCs/>
              </w:rPr>
              <w:t>middleware</w:t>
            </w:r>
            <w:r>
              <w:t xml:space="preserve"> EnsureMenuAccess</w:t>
            </w:r>
          </w:p>
        </w:tc>
      </w:tr>
      <w:tr w:rsidR="004F5042" w14:paraId="288BCB71" w14:textId="77777777" w:rsidTr="004F5042">
        <w:tc>
          <w:tcPr>
            <w:tcW w:w="1129" w:type="dxa"/>
          </w:tcPr>
          <w:p w14:paraId="3B59F89A" w14:textId="436AAE57" w:rsidR="004F5042" w:rsidRDefault="004F5042" w:rsidP="004F5042">
            <w:pPr>
              <w:ind w:firstLine="0"/>
            </w:pPr>
            <w:r>
              <w:t>FR-02</w:t>
            </w:r>
          </w:p>
        </w:tc>
        <w:tc>
          <w:tcPr>
            <w:tcW w:w="1722" w:type="dxa"/>
          </w:tcPr>
          <w:p w14:paraId="05A2FDFF" w14:textId="39DD5780" w:rsidR="004F5042" w:rsidRDefault="004F5042" w:rsidP="004F5042">
            <w:pPr>
              <w:ind w:firstLine="0"/>
            </w:pPr>
            <w:del w:id="3019" w:author="Claude" w:date="2026-10-23T09:00:00Z">
              <w:r>
                <w:delText xml:space="preserve">Riwayat data</w:delText>
              </w:r>
            </w:del>
            <w:ins w:id="3020" w:author="Claude" w:date="2026-10-23T09:00:00Z">
              <w:r>
                <w:t xml:space="preserve">Data downtime</w:t>
              </w:r>
            </w:ins>
          </w:p>
        </w:tc>
        <w:tc>
          <w:tcPr>
            <w:tcW w:w="2106" w:type="dxa"/>
          </w:tcPr>
          <w:p w14:paraId="58F6CF24" w14:textId="4F6C50F9" w:rsidR="004F5042" w:rsidRDefault="004F5042" w:rsidP="004F5042">
            <w:pPr>
              <w:ind w:firstLine="0"/>
            </w:pPr>
            <w:r>
              <w:t>Terealisasi</w:t>
            </w:r>
          </w:p>
        </w:tc>
        <w:tc>
          <w:tcPr>
            <w:tcW w:w="2970" w:type="dxa"/>
          </w:tcPr>
          <w:p w14:paraId="0F757811" w14:textId="1C3F8AA4" w:rsidR="004F5042" w:rsidRPr="00BA021F" w:rsidRDefault="00BA021F" w:rsidP="004F5042">
            <w:pPr>
              <w:ind w:firstLine="0"/>
            </w:pPr>
            <w:r>
              <w:t xml:space="preserve">Subbab 4.3.2; filter </w:t>
            </w:r>
            <w:del w:id="3021" w:author="Claude" w:date="2026-10-23T09:00:00Z">
              <w:r>
                <w:delText xml:space="preserve">per hari dan per bulan</w:delText>
              </w:r>
            </w:del>
            <w:ins w:id="3022" w:author="Claude" w:date="2026-10-23T09:00:00Z">
              <w:r>
                <w:t xml:space="preserve">periode, shift, mesin, kategori, dan sumber input, pencarian, serta ekspor CSV</w:t>
              </w:r>
            </w:ins>
          </w:p>
        </w:tc>
      </w:tr>
      <w:tr w:rsidR="00BA021F" w14:paraId="7A96A4DB" w14:textId="77777777" w:rsidTr="004F5042">
        <w:tc>
          <w:tcPr>
            <w:tcW w:w="1129" w:type="dxa"/>
          </w:tcPr>
          <w:p w14:paraId="1608686C" w14:textId="5BD4D590" w:rsidR="00BA021F" w:rsidRDefault="00BA021F" w:rsidP="00BA021F">
            <w:pPr>
              <w:ind w:firstLine="0"/>
            </w:pPr>
            <w:r>
              <w:lastRenderedPageBreak/>
              <w:t>FR-03</w:t>
            </w:r>
          </w:p>
        </w:tc>
        <w:tc>
          <w:tcPr>
            <w:tcW w:w="1722" w:type="dxa"/>
          </w:tcPr>
          <w:p w14:paraId="5B9ABDD1" w14:textId="2521F609" w:rsidR="00BA021F" w:rsidRDefault="00BA021F" w:rsidP="00BA021F">
            <w:pPr>
              <w:ind w:firstLine="0"/>
            </w:pPr>
            <w:r>
              <w:t>Input data manual</w:t>
            </w:r>
          </w:p>
        </w:tc>
        <w:tc>
          <w:tcPr>
            <w:tcW w:w="2106" w:type="dxa"/>
          </w:tcPr>
          <w:p w14:paraId="5A70D8CF" w14:textId="53CCD722" w:rsidR="00BA021F" w:rsidRDefault="00BA021F" w:rsidP="00BA021F">
            <w:pPr>
              <w:ind w:firstLine="0"/>
            </w:pPr>
            <w:r>
              <w:t>Terealisasi</w:t>
            </w:r>
          </w:p>
        </w:tc>
        <w:tc>
          <w:tcPr>
            <w:tcW w:w="2970" w:type="dxa"/>
          </w:tcPr>
          <w:p w14:paraId="363A6DE4" w14:textId="55BE6441" w:rsidR="00BA021F" w:rsidRPr="00BA021F" w:rsidRDefault="00BA021F" w:rsidP="00BA021F">
            <w:pPr>
              <w:ind w:firstLine="0"/>
            </w:pPr>
            <w:r>
              <w:t xml:space="preserve">Subbab 4.3.2; termasuk perhitungan durasi yang melewati tengah malam</w:t>
            </w:r>
            <w:ins w:id="3023" w:author="Claude" w:date="2026-10-23T09:00:00Z">
              <w:r>
                <w:t xml:space="preserve"> dan pemeriksaan otomatis sebelum disimpan</w:t>
              </w:r>
            </w:ins>
          </w:p>
        </w:tc>
      </w:tr>
      <w:tr w:rsidR="00BA021F" w14:paraId="3AE91EE8" w14:textId="77777777" w:rsidTr="004F5042">
        <w:tc>
          <w:tcPr>
            <w:tcW w:w="1129" w:type="dxa"/>
          </w:tcPr>
          <w:p w14:paraId="003F6E62" w14:textId="3AC84D4A" w:rsidR="00BA021F" w:rsidRDefault="00BA021F" w:rsidP="00BA021F">
            <w:pPr>
              <w:ind w:firstLine="0"/>
            </w:pPr>
            <w:r>
              <w:t>FR-04</w:t>
            </w:r>
          </w:p>
        </w:tc>
        <w:tc>
          <w:tcPr>
            <w:tcW w:w="1722" w:type="dxa"/>
          </w:tcPr>
          <w:p w14:paraId="1C7A4CCB" w14:textId="5B984F19" w:rsidR="00BA021F" w:rsidRDefault="00BA021F" w:rsidP="00BA021F">
            <w:pPr>
              <w:ind w:firstLine="0"/>
            </w:pPr>
            <w:del w:id="3024" w:author="Claude" w:date="2026-10-23T09:00:00Z">
              <w:r>
                <w:delText xml:space="preserve">Ekstraksi informasi umum</w:delText>
              </w:r>
            </w:del>
            <w:ins w:id="3025" w:author="Claude" w:date="2026-10-23T09:00:00Z">
              <w:r>
                <w:t xml:space="preserve">Pembacaan foto</w:t>
              </w:r>
            </w:ins>
            <w:r>
              <w:t xml:space="preserve"> formulir</w:t>
            </w:r>
          </w:p>
        </w:tc>
        <w:tc>
          <w:tcPr>
            <w:tcW w:w="2106" w:type="dxa"/>
          </w:tcPr>
          <w:p w14:paraId="1AE0BB27" w14:textId="7EF18B99" w:rsidR="00BA021F" w:rsidRDefault="00BA021F" w:rsidP="00BA021F">
            <w:pPr>
              <w:ind w:firstLine="0"/>
            </w:pPr>
            <w:r>
              <w:t>Terealisasi</w:t>
            </w:r>
          </w:p>
        </w:tc>
        <w:tc>
          <w:tcPr>
            <w:tcW w:w="2970" w:type="dxa"/>
          </w:tcPr>
          <w:p w14:paraId="3A7879E5" w14:textId="3E137943" w:rsidR="00BA021F" w:rsidRPr="00BA021F" w:rsidRDefault="00BA021F" w:rsidP="00BA021F">
            <w:r>
              <w:t xml:space="preserve">Subbab 4.3.3</w:t>
            </w:r>
            <w:del w:id="3026" w:author="Claude" w:date="2026-10-23T09:00:00Z">
              <w:r>
                <w:delText xml:space="preserve"> (Section 1); melalui kamera maupun berkas</w:delText>
              </w:r>
            </w:del>
            <w:ins w:id="3027" w:author="Claude" w:date="2026-10-23T09:00:00Z">
              <w:r>
                <w:t xml:space="preserve">; satu foto seluruh formulir dari kamera atau berkas, dibaca di latar belakang</w:t>
              </w:r>
            </w:ins>
          </w:p>
        </w:tc>
      </w:tr>
      <w:tr w:rsidR="00BA021F" w14:paraId="2A2690D1" w14:textId="77777777" w:rsidTr="004F5042">
        <w:tc>
          <w:tcPr>
            <w:tcW w:w="1129" w:type="dxa"/>
          </w:tcPr>
          <w:p w14:paraId="1C538685" w14:textId="4B8F9237" w:rsidR="00BA021F" w:rsidRDefault="00BA021F" w:rsidP="00BA021F">
            <w:pPr>
              <w:ind w:firstLine="0"/>
            </w:pPr>
            <w:r>
              <w:t>FR-05</w:t>
            </w:r>
          </w:p>
        </w:tc>
        <w:tc>
          <w:tcPr>
            <w:tcW w:w="1722" w:type="dxa"/>
          </w:tcPr>
          <w:p w14:paraId="4B5C66CB" w14:textId="75CE52F6" w:rsidR="00BA021F" w:rsidRDefault="00BA021F" w:rsidP="00BA021F">
            <w:pPr>
              <w:ind w:firstLine="0"/>
            </w:pPr>
            <w:del w:id="3028" w:author="Claude" w:date="2026-10-23T09:00:00Z">
              <w:r>
                <w:delText xml:space="preserve">Ekstraksi tael</w:delText>
              </w:r>
            </w:del>
            <w:ins w:id="3029" w:author="Claude" w:date="2026-10-23T09:00:00Z">
              <w:r>
                <w:t xml:space="preserve">Pembacaan tabel</w:t>
              </w:r>
            </w:ins>
            <w:r>
              <w:t xml:space="preserve"> waktu tidak produktif</w:t>
            </w:r>
          </w:p>
        </w:tc>
        <w:tc>
          <w:tcPr>
            <w:tcW w:w="2106" w:type="dxa"/>
          </w:tcPr>
          <w:p w14:paraId="32E068B7" w14:textId="29F4EA6B" w:rsidR="00BA021F" w:rsidRDefault="00BA021F" w:rsidP="00BA021F">
            <w:pPr>
              <w:ind w:firstLine="0"/>
            </w:pPr>
            <w:r>
              <w:t xml:space="preserve">Terealisasi</w:t>
            </w:r>
            <w:del w:id="3030" w:author="Claude" w:date="2026-10-23T09:00:00Z">
              <w:r>
                <w:delText xml:space="preserve"> dengan bantuan manual</w:delText>
              </w:r>
            </w:del>
          </w:p>
        </w:tc>
        <w:tc>
          <w:tcPr>
            <w:tcW w:w="2970" w:type="dxa"/>
          </w:tcPr>
          <w:p w14:paraId="661E0EB1" w14:textId="6F1CB613" w:rsidR="00BA021F" w:rsidRPr="00BA021F" w:rsidRDefault="00BA021F" w:rsidP="00BA021F">
            <w:pPr>
              <w:ind w:firstLine="0"/>
            </w:pPr>
            <w:r>
              <w:t xml:space="preserve">Subbab 4.3.3</w:t>
            </w:r>
            <w:del w:id="3031" w:author="Claude" w:date="2026-10-23T09:00:00Z">
              <w:r>
                <w:delText xml:space="preserve"> (Section 2); masih memerlukan pemotongan area dan penandaan tiga titik sudut oleh petugas (Subbab 4.4.4</w:delText>
              </w:r>
            </w:del>
            <w:ins w:id="3032" w:author="Claude" w:date="2026-10-23T09:00:00Z">
              <w:r>
                <w:t xml:space="preserve">; tanpa penandaan titik sejak iterasi VI; akurasi 90,0% dan 98,2% setelah konfirmasi pada data uji (Tabel 4.24</w:t>
              </w:r>
            </w:ins>
            <w:r>
              <w:t xml:space="preserve">)</w:t>
            </w:r>
          </w:p>
        </w:tc>
      </w:tr>
      <w:tr w:rsidR="00BA021F" w14:paraId="11696C1C" w14:textId="77777777" w:rsidTr="004F5042">
        <w:tc>
          <w:tcPr>
            <w:tcW w:w="1129" w:type="dxa"/>
          </w:tcPr>
          <w:p w14:paraId="258CC2E1" w14:textId="6B38E8D9" w:rsidR="00BA021F" w:rsidRDefault="00BA021F" w:rsidP="00BA021F">
            <w:pPr>
              <w:ind w:firstLine="0"/>
            </w:pPr>
            <w:r>
              <w:t>FR-06</w:t>
            </w:r>
          </w:p>
        </w:tc>
        <w:tc>
          <w:tcPr>
            <w:tcW w:w="1722" w:type="dxa"/>
          </w:tcPr>
          <w:p w14:paraId="241CF660" w14:textId="32F3C470" w:rsidR="00BA021F" w:rsidRDefault="00BA021F" w:rsidP="00BA021F">
            <w:pPr>
              <w:ind w:firstLine="0"/>
            </w:pPr>
            <w:r>
              <w:t>Pencocokan dengan data master</w:t>
            </w:r>
          </w:p>
        </w:tc>
        <w:tc>
          <w:tcPr>
            <w:tcW w:w="2106" w:type="dxa"/>
          </w:tcPr>
          <w:p w14:paraId="0624830A" w14:textId="1239E49A" w:rsidR="00BA021F" w:rsidRDefault="00BA021F" w:rsidP="00BA021F">
            <w:pPr>
              <w:ind w:firstLine="0"/>
            </w:pPr>
            <w:r>
              <w:t>Terealisasi</w:t>
            </w:r>
          </w:p>
        </w:tc>
        <w:tc>
          <w:tcPr>
            <w:tcW w:w="2970" w:type="dxa"/>
          </w:tcPr>
          <w:p w14:paraId="41C3D905" w14:textId="7F111903" w:rsidR="00BA021F" w:rsidRPr="00BA021F" w:rsidRDefault="00BA021F" w:rsidP="00BA021F">
            <w:pPr>
              <w:ind w:firstLine="0"/>
            </w:pPr>
            <w:r>
              <w:t xml:space="preserve">Subbab 4.3.3; </w:t>
            </w:r>
            <w:del w:id="3033" w:author="Claude" w:date="2026-10-23T09:00:00Z">
              <w:r>
                <w:delText xml:space="preserve">ambang kemiripan operator 70% dan pencocokan kode mesin dua lapis</w:delText>
              </w:r>
            </w:del>
            <w:ins w:id="3034" w:author="Claude" w:date="2026-10-23T09:00:00Z">
              <w:r>
                <w:t xml:space="preserve">padanan alias, normalisasi kode, dan kemiripan teks untuk mesin; usulan operator dengan kemiripan minimal 70%</w:t>
              </w:r>
            </w:ins>
          </w:p>
        </w:tc>
      </w:tr>
      <w:tr w:rsidR="00BA021F" w14:paraId="2C53F48B" w14:textId="77777777" w:rsidTr="004F5042">
        <w:tc>
          <w:tcPr>
            <w:tcW w:w="1129" w:type="dxa"/>
          </w:tcPr>
          <w:p w14:paraId="29D5E3B8" w14:textId="6A4CDCE7" w:rsidR="00BA021F" w:rsidRDefault="00BA021F" w:rsidP="00BA021F">
            <w:pPr>
              <w:ind w:firstLine="0"/>
            </w:pPr>
            <w:r>
              <w:t>FR-07</w:t>
            </w:r>
          </w:p>
        </w:tc>
        <w:tc>
          <w:tcPr>
            <w:tcW w:w="1722" w:type="dxa"/>
          </w:tcPr>
          <w:p w14:paraId="0D8DD167" w14:textId="5761D7A7" w:rsidR="00BA021F" w:rsidRDefault="00BA021F" w:rsidP="00BA021F">
            <w:pPr>
              <w:ind w:firstLine="0"/>
            </w:pPr>
            <w:r>
              <w:t>Tinjauan dan penyimpanan hasil ekstraksi</w:t>
            </w:r>
          </w:p>
        </w:tc>
        <w:tc>
          <w:tcPr>
            <w:tcW w:w="2106" w:type="dxa"/>
          </w:tcPr>
          <w:p w14:paraId="14A721CE" w14:textId="4D8F1FBD" w:rsidR="00BA021F" w:rsidRDefault="00BA021F" w:rsidP="00BA021F">
            <w:pPr>
              <w:ind w:firstLine="0"/>
            </w:pPr>
            <w:r>
              <w:t>Terealisasi</w:t>
            </w:r>
          </w:p>
        </w:tc>
        <w:tc>
          <w:tcPr>
            <w:tcW w:w="2970" w:type="dxa"/>
          </w:tcPr>
          <w:p w14:paraId="6AC896F4" w14:textId="1B63B86A" w:rsidR="00BA021F" w:rsidRPr="00BA021F" w:rsidRDefault="00BA021F" w:rsidP="00BA021F">
            <w:pPr>
              <w:ind w:firstLine="0"/>
            </w:pPr>
            <w:r>
              <w:t xml:space="preserve">Subbab 4.3.3; </w:t>
            </w:r>
            <w:del w:id="3035" w:author="Claude" w:date="2026-10-23T09:00:00Z">
              <w:r>
                <w:delText xml:space="preserve">penanda “Perlu Review”</w:delText>
              </w:r>
            </w:del>
            <w:ins w:id="3036" w:author="Claude" w:date="2026-10-23T09:00:00Z">
              <w:r>
                <w:t xml:space="preserve">kotak ragu dengan tiga kandidat, tombol kosongkan, baca ulang,</w:t>
              </w:r>
            </w:ins>
            <w:r>
              <w:t xml:space="preserve"> dan penyimpanan dalam satu transaksi</w:t>
            </w:r>
          </w:p>
        </w:tc>
      </w:tr>
      <w:tr w:rsidR="00BA021F" w14:paraId="6EE47946" w14:textId="77777777" w:rsidTr="004F5042">
        <w:tc>
          <w:tcPr>
            <w:tcW w:w="1129" w:type="dxa"/>
          </w:tcPr>
          <w:p w14:paraId="4CAE96D0" w14:textId="40AF975F" w:rsidR="00BA021F" w:rsidRDefault="00BA021F" w:rsidP="00BA021F">
            <w:pPr>
              <w:ind w:firstLine="0"/>
            </w:pPr>
            <w:r>
              <w:t>FR-08</w:t>
            </w:r>
          </w:p>
        </w:tc>
        <w:tc>
          <w:tcPr>
            <w:tcW w:w="1722" w:type="dxa"/>
          </w:tcPr>
          <w:p w14:paraId="60DC8520" w14:textId="5552C905" w:rsidR="00BA021F" w:rsidRDefault="00BA021F" w:rsidP="00BA021F">
            <w:pPr>
              <w:ind w:firstLine="0"/>
            </w:pPr>
            <w:r>
              <w:t>Pengelolaan padanan kode mesin</w:t>
            </w:r>
          </w:p>
        </w:tc>
        <w:tc>
          <w:tcPr>
            <w:tcW w:w="2106" w:type="dxa"/>
          </w:tcPr>
          <w:p w14:paraId="06EBF51E" w14:textId="2F9FFD9B" w:rsidR="00BA021F" w:rsidRDefault="00BA021F" w:rsidP="00BA021F">
            <w:pPr>
              <w:ind w:firstLine="0"/>
            </w:pPr>
            <w:r>
              <w:t>Terealisasi</w:t>
            </w:r>
          </w:p>
        </w:tc>
        <w:tc>
          <w:tcPr>
            <w:tcW w:w="2970" w:type="dxa"/>
          </w:tcPr>
          <w:p w14:paraId="2527473B" w14:textId="0F7557C9" w:rsidR="00BA021F" w:rsidRPr="00BA021F" w:rsidRDefault="00BA021F" w:rsidP="00BA021F">
            <w:pPr>
              <w:ind w:firstLine="0"/>
            </w:pPr>
            <w:r>
              <w:t>Subbab 4.3.4</w:t>
            </w:r>
          </w:p>
        </w:tc>
      </w:tr>
      <w:tr w:rsidR="00BA021F" w:rsidTr="004F5042">
        <w:trPr>
          <w:ins w:id="3048" w:author="Claude" w:date="2026-10-23T09:00:00Z"/>
        </w:trPr>
        <w:tc>
          <w:tcPr>
            <w:tcW w:w="1129" w:type="dxa"/>
          </w:tcPr>
          <w:p>
            <w:pPr>
              <w:ind w:firstLine="0"/>
              <w:rPr>
                <w:ins w:id="3049" w:author="Claude" w:date="2026-10-23T09:00:00Z"/>
              </w:rPr>
            </w:pPr>
            <w:ins w:id="3050" w:author="Claude" w:date="2026-10-23T09:00:00Z">
              <w:r>
                <w:t xml:space="preserve">FR-09</w:t>
              </w:r>
            </w:ins>
          </w:p>
        </w:tc>
        <w:tc>
          <w:tcPr>
            <w:tcW w:w="1722" w:type="dxa"/>
          </w:tcPr>
          <w:p>
            <w:pPr>
              <w:ind w:firstLine="0"/>
              <w:rPr>
                <w:ins w:id="3051" w:author="Claude" w:date="2026-10-23T09:00:00Z"/>
              </w:rPr>
            </w:pPr>
            <w:ins w:id="3052" w:author="Claude" w:date="2026-10-23T09:00:00Z">
              <w:r>
                <w:t xml:space="preserve">Analisis downtime</w:t>
              </w:r>
            </w:ins>
          </w:p>
        </w:tc>
        <w:tc>
          <w:tcPr>
            <w:tcW w:w="2106" w:type="dxa"/>
          </w:tcPr>
          <w:p>
            <w:pPr>
              <w:ind w:firstLine="0"/>
              <w:rPr>
                <w:ins w:id="3053" w:author="Claude" w:date="2026-10-23T09:00:00Z"/>
              </w:rPr>
            </w:pPr>
            <w:ins w:id="3054" w:author="Claude" w:date="2026-10-23T09:00:00Z">
              <w:r>
                <w:t xml:space="preserve">Terealisasi</w:t>
              </w:r>
            </w:ins>
          </w:p>
        </w:tc>
        <w:tc>
          <w:tcPr>
            <w:tcW w:w="2970" w:type="dxa"/>
          </w:tcPr>
          <w:p>
            <w:pPr>
              <w:ind w:firstLine="0"/>
              <w:rPr>
                <w:ins w:id="3055" w:author="Claude" w:date="2026-10-23T09:00:00Z"/>
              </w:rPr>
            </w:pPr>
            <w:ins w:id="3056" w:author="Claude" w:date="2026-10-23T09:00:00Z">
              <w:r>
                <w:t xml:space="preserve">Subbab 4.3.5; Ringkasan, Mesin, Masalah, Waktu &amp; Shift, Produk, Operator, dan Live</w:t>
              </w:r>
            </w:ins>
          </w:p>
        </w:tc>
      </w:tr>
      <w:tr w:rsidR="00BA021F" w:rsidTr="004F5042">
        <w:trPr>
          <w:ins w:id="3057" w:author="Claude" w:date="2026-10-23T09:00:00Z"/>
        </w:trPr>
        <w:tc>
          <w:tcPr>
            <w:tcW w:w="1129" w:type="dxa"/>
          </w:tcPr>
          <w:p>
            <w:pPr>
              <w:ind w:firstLine="0"/>
              <w:rPr>
                <w:ins w:id="3058" w:author="Claude" w:date="2026-10-23T09:00:00Z"/>
              </w:rPr>
            </w:pPr>
            <w:ins w:id="3059" w:author="Claude" w:date="2026-10-23T09:00:00Z">
              <w:r>
                <w:t xml:space="preserve">FR-10</w:t>
              </w:r>
            </w:ins>
          </w:p>
        </w:tc>
        <w:tc>
          <w:tcPr>
            <w:tcW w:w="1722" w:type="dxa"/>
          </w:tcPr>
          <w:p>
            <w:pPr>
              <w:ind w:firstLine="0"/>
              <w:rPr>
                <w:ins w:id="3060" w:author="Claude" w:date="2026-10-23T09:00:00Z"/>
              </w:rPr>
            </w:pPr>
            <w:ins w:id="3061" w:author="Claude" w:date="2026-10-23T09:00:00Z">
              <w:r>
                <w:t xml:space="preserve">Pemeriksaan data otomatis</w:t>
              </w:r>
            </w:ins>
          </w:p>
        </w:tc>
        <w:tc>
          <w:tcPr>
            <w:tcW w:w="2106" w:type="dxa"/>
          </w:tcPr>
          <w:p>
            <w:pPr>
              <w:ind w:firstLine="0"/>
              <w:rPr>
                <w:ins w:id="3062" w:author="Claude" w:date="2026-10-23T09:00:00Z"/>
              </w:rPr>
            </w:pPr>
            <w:ins w:id="3063" w:author="Claude" w:date="2026-10-23T09:00:00Z">
              <w:r>
                <w:t xml:space="preserve">Terealisasi</w:t>
              </w:r>
            </w:ins>
          </w:p>
        </w:tc>
        <w:tc>
          <w:tcPr>
            <w:tcW w:w="2970" w:type="dxa"/>
          </w:tcPr>
          <w:p>
            <w:pPr>
              <w:ind w:firstLine="0"/>
              <w:rPr>
                <w:ins w:id="3064" w:author="Claude" w:date="2026-10-23T09:00:00Z"/>
              </w:rPr>
            </w:pPr>
            <w:ins w:id="3065" w:author="Claude" w:date="2026-10-23T09:00:00Z">
              <w:r>
                <w:t xml:space="preserve">Subbab 4.3.5; enam aturan pemeriksaan dan pemberitahuan</w:t>
              </w:r>
            </w:ins>
          </w:p>
        </w:tc>
      </w:tr>
      <w:tr w:rsidR="00BA021F" w:rsidTr="004F5042">
        <w:trPr>
          <w:ins w:id="3066" w:author="Claude" w:date="2026-10-23T09:00:00Z"/>
        </w:trPr>
        <w:tc>
          <w:tcPr>
            <w:tcW w:w="1129" w:type="dxa"/>
          </w:tcPr>
          <w:p>
            <w:pPr>
              <w:ind w:firstLine="0"/>
              <w:rPr>
                <w:ins w:id="3067" w:author="Claude" w:date="2026-10-23T09:00:00Z"/>
              </w:rPr>
            </w:pPr>
            <w:ins w:id="3068" w:author="Claude" w:date="2026-10-23T09:00:00Z">
              <w:r>
                <w:t xml:space="preserve">FR-11</w:t>
              </w:r>
            </w:ins>
          </w:p>
        </w:tc>
        <w:tc>
          <w:tcPr>
            <w:tcW w:w="1722" w:type="dxa"/>
          </w:tcPr>
          <w:p>
            <w:pPr>
              <w:ind w:firstLine="0"/>
              <w:rPr>
                <w:ins w:id="3069" w:author="Claude" w:date="2026-10-23T09:00:00Z"/>
              </w:rPr>
            </w:pPr>
            <w:ins w:id="3070" w:author="Claude" w:date="2026-10-23T09:00:00Z">
              <w:r>
                <w:t xml:space="preserve">Laporan</w:t>
              </w:r>
            </w:ins>
          </w:p>
        </w:tc>
        <w:tc>
          <w:tcPr>
            <w:tcW w:w="2106" w:type="dxa"/>
          </w:tcPr>
          <w:p>
            <w:pPr>
              <w:ind w:firstLine="0"/>
              <w:rPr>
                <w:ins w:id="3071" w:author="Claude" w:date="2026-10-23T09:00:00Z"/>
              </w:rPr>
            </w:pPr>
            <w:ins w:id="3072" w:author="Claude" w:date="2026-10-23T09:00:00Z">
              <w:r>
                <w:t xml:space="preserve">Terealisasi</w:t>
              </w:r>
            </w:ins>
          </w:p>
        </w:tc>
        <w:tc>
          <w:tcPr>
            <w:tcW w:w="2970" w:type="dxa"/>
          </w:tcPr>
          <w:p>
            <w:pPr>
              <w:ind w:firstLine="0"/>
              <w:rPr>
                <w:ins w:id="3073" w:author="Claude" w:date="2026-10-23T09:00:00Z"/>
              </w:rPr>
            </w:pPr>
            <w:ins w:id="3074" w:author="Claude" w:date="2026-10-23T09:00:00Z">
              <w:r>
                <w:t xml:space="preserve">Subbab 4.3.5; laporan harian dan bulanan, PDF melalui peramban, dan Excel</w:t>
              </w:r>
            </w:ins>
          </w:p>
        </w:tc>
      </w:tr>
      <w:tr w:rsidR="00BA021F" w:rsidTr="004F5042">
        <w:trPr>
          <w:ins w:id="3075" w:author="Claude" w:date="2026-10-23T09:00:00Z"/>
        </w:trPr>
        <w:tc>
          <w:tcPr>
            <w:tcW w:w="1129" w:type="dxa"/>
          </w:tcPr>
          <w:p>
            <w:pPr>
              <w:ind w:firstLine="0"/>
              <w:rPr>
                <w:ins w:id="3076" w:author="Claude" w:date="2026-10-23T09:00:00Z"/>
              </w:rPr>
            </w:pPr>
            <w:ins w:id="3077" w:author="Claude" w:date="2026-10-23T09:00:00Z">
              <w:r>
                <w:t xml:space="preserve">FR-12</w:t>
              </w:r>
            </w:ins>
          </w:p>
        </w:tc>
        <w:tc>
          <w:tcPr>
            <w:tcW w:w="1722" w:type="dxa"/>
          </w:tcPr>
          <w:p>
            <w:pPr>
              <w:ind w:firstLine="0"/>
              <w:rPr>
                <w:ins w:id="3078" w:author="Claude" w:date="2026-10-23T09:00:00Z"/>
              </w:rPr>
            </w:pPr>
            <w:ins w:id="3079" w:author="Claude" w:date="2026-10-23T09:00:00Z">
              <w:r>
                <w:t xml:space="preserve">Administrasi sistem</w:t>
              </w:r>
            </w:ins>
          </w:p>
        </w:tc>
        <w:tc>
          <w:tcPr>
            <w:tcW w:w="2106" w:type="dxa"/>
          </w:tcPr>
          <w:p>
            <w:pPr>
              <w:ind w:firstLine="0"/>
              <w:rPr>
                <w:ins w:id="3080" w:author="Claude" w:date="2026-10-23T09:00:00Z"/>
              </w:rPr>
            </w:pPr>
            <w:ins w:id="3081" w:author="Claude" w:date="2026-10-23T09:00:00Z">
              <w:r>
                <w:t xml:space="preserve">Terealisasi</w:t>
              </w:r>
            </w:ins>
          </w:p>
        </w:tc>
        <w:tc>
          <w:tcPr>
            <w:tcW w:w="2970" w:type="dxa"/>
          </w:tcPr>
          <w:p>
            <w:pPr>
              <w:ind w:firstLine="0"/>
              <w:rPr>
                <w:ins w:id="3082" w:author="Claude" w:date="2026-10-23T09:00:00Z"/>
              </w:rPr>
            </w:pPr>
            <w:ins w:id="3083" w:author="Claude" w:date="2026-10-23T09:00:00Z">
              <w:r>
                <w:t xml:space="preserve">Subbab 4.3.6; pengaturan, audit log, statistik AI, dan reset password</w:t>
              </w:r>
            </w:ins>
          </w:p>
        </w:tc>
      </w:tr>
      <w:tr w:rsidR="00BA021F" w14:paraId="2B8E7F80" w14:textId="77777777" w:rsidTr="004F5042">
        <w:tc>
          <w:tcPr>
            <w:tcW w:w="1129" w:type="dxa"/>
          </w:tcPr>
          <w:p w14:paraId="465E55B3" w14:textId="691A68D8" w:rsidR="00BA021F" w:rsidRDefault="00BA021F" w:rsidP="00BA021F">
            <w:pPr>
              <w:ind w:firstLine="0"/>
            </w:pPr>
            <w:r>
              <w:t>NFR-01</w:t>
            </w:r>
          </w:p>
        </w:tc>
        <w:tc>
          <w:tcPr>
            <w:tcW w:w="1722" w:type="dxa"/>
          </w:tcPr>
          <w:p w14:paraId="2C0A876D" w14:textId="11299A38" w:rsidR="00BA021F" w:rsidRDefault="00BA021F" w:rsidP="00BA021F">
            <w:pPr>
              <w:ind w:firstLine="0"/>
            </w:pPr>
            <w:r>
              <w:t>Lokalitas dan kerahasiaan data</w:t>
            </w:r>
          </w:p>
        </w:tc>
        <w:tc>
          <w:tcPr>
            <w:tcW w:w="2106" w:type="dxa"/>
          </w:tcPr>
          <w:p w14:paraId="2AFA1A72" w14:textId="38623B70" w:rsidR="00BA021F" w:rsidRDefault="00BA021F" w:rsidP="00BA021F">
            <w:pPr>
              <w:ind w:firstLine="0"/>
            </w:pPr>
            <w:r>
              <w:t>Terealisasi</w:t>
            </w:r>
          </w:p>
        </w:tc>
        <w:tc>
          <w:tcPr>
            <w:tcW w:w="2970" w:type="dxa"/>
          </w:tcPr>
          <w:p w14:paraId="57D54395" w14:textId="09B2E634" w:rsidR="00BA021F" w:rsidRPr="00BA021F" w:rsidRDefault="00BA021F" w:rsidP="00BA021F">
            <w:pPr>
              <w:ind w:firstLine="0"/>
            </w:pPr>
            <w:r>
              <w:t xml:space="preserve">Subbab 4.4.7; model </w:t>
            </w:r>
            <w:del w:id="3037" w:author="Claude" w:date="2026-10-23T09:00:00Z">
              <w:r>
                <w:delText xml:space="preserve">dijalankan melalui Ollama pada</w:delText>
              </w:r>
            </w:del>
            <w:ins w:id="3038" w:author="Claude" w:date="2026-10-23T09:00:00Z">
              <w:r>
                <w:t xml:space="preserve">TrOCR dijalankan sebagai layanan lokal pada PC</w:t>
              </w:r>
            </w:ins>
            <w:r>
              <w:t xml:space="preserve"> server intranet</w:t>
            </w:r>
          </w:p>
        </w:tc>
      </w:tr>
      <w:tr w:rsidR="00BA021F" w14:paraId="03EF8345" w14:textId="77777777" w:rsidTr="004F5042">
        <w:tc>
          <w:tcPr>
            <w:tcW w:w="1129" w:type="dxa"/>
          </w:tcPr>
          <w:p w14:paraId="0D5A1A6E" w14:textId="13060935" w:rsidR="00BA021F" w:rsidRDefault="00BA021F" w:rsidP="00BA021F">
            <w:pPr>
              <w:ind w:firstLine="0"/>
            </w:pPr>
            <w:r>
              <w:t>NFR-02</w:t>
            </w:r>
          </w:p>
        </w:tc>
        <w:tc>
          <w:tcPr>
            <w:tcW w:w="1722" w:type="dxa"/>
          </w:tcPr>
          <w:p w14:paraId="54B4B943" w14:textId="1ED005E3" w:rsidR="00BA021F" w:rsidRPr="004F5042" w:rsidRDefault="00BA021F" w:rsidP="00BA021F">
            <w:pPr>
              <w:ind w:firstLine="0"/>
              <w:rPr>
                <w:i/>
                <w:iCs/>
              </w:rPr>
            </w:pPr>
            <w:r>
              <w:t xml:space="preserve">Kompatibilitas dengan basis data </w:t>
            </w:r>
            <w:r>
              <w:rPr>
                <w:i/>
                <w:iCs/>
              </w:rPr>
              <w:t>existing</w:t>
            </w:r>
          </w:p>
        </w:tc>
        <w:tc>
          <w:tcPr>
            <w:tcW w:w="2106" w:type="dxa"/>
          </w:tcPr>
          <w:p w14:paraId="34342E3C" w14:textId="466240F2" w:rsidR="00BA021F" w:rsidRDefault="00BA021F" w:rsidP="00BA021F">
            <w:pPr>
              <w:ind w:firstLine="0"/>
            </w:pPr>
            <w:r>
              <w:t>Terealisasi</w:t>
            </w:r>
          </w:p>
        </w:tc>
        <w:tc>
          <w:tcPr>
            <w:tcW w:w="2970" w:type="dxa"/>
          </w:tcPr>
          <w:p w14:paraId="50DE870B" w14:textId="7C1CD6D8" w:rsidR="00BA021F" w:rsidRPr="00BA021F" w:rsidRDefault="00BA021F" w:rsidP="00BA021F">
            <w:pPr>
              <w:ind w:firstLine="0"/>
            </w:pPr>
            <w:r>
              <w:t xml:space="preserve">Subbab 4.2.5 dan 4.4.1; tanpa perubahan skema, </w:t>
            </w:r>
            <w:del w:id="3039" w:author="Claude" w:date="2026-10-23T09:00:00Z">
              <w:r>
                <w:delText xml:space="preserve">daftar alias</w:delText>
              </w:r>
            </w:del>
            <w:ins w:id="3040" w:author="Claude" w:date="2026-10-23T09:00:00Z">
              <w:r>
                <w:t xml:space="preserve">data pendukung</w:t>
              </w:r>
            </w:ins>
            <w:r>
              <w:t xml:space="preserve"> disimpan sebagai berkas </w:t>
            </w:r>
            <w:del w:id="3041" w:author="Claude" w:date="2026-10-23T09:00:00Z">
              <w:r>
                <w:delText xml:space="preserve">JSON</w:delText>
              </w:r>
            </w:del>
            <w:ins w:id="3042" w:author="Claude" w:date="2026-10-23T09:00:00Z">
              <w:r>
                <w:t xml:space="preserve">(Tabel 4.22)</w:t>
              </w:r>
            </w:ins>
          </w:p>
        </w:tc>
      </w:tr>
      <w:tr w:rsidR="00BA021F" w14:paraId="6FCAD35A" w14:textId="77777777" w:rsidTr="004F5042">
        <w:tc>
          <w:tcPr>
            <w:tcW w:w="1129" w:type="dxa"/>
          </w:tcPr>
          <w:p w14:paraId="0F303F93" w14:textId="7AF307E0" w:rsidR="00BA021F" w:rsidRDefault="00BA021F" w:rsidP="00BA021F">
            <w:pPr>
              <w:ind w:firstLine="0"/>
            </w:pPr>
            <w:r>
              <w:t>NFR-03</w:t>
            </w:r>
          </w:p>
        </w:tc>
        <w:tc>
          <w:tcPr>
            <w:tcW w:w="1722" w:type="dxa"/>
          </w:tcPr>
          <w:p w14:paraId="4903A79E" w14:textId="0769EC57" w:rsidR="00BA021F" w:rsidRPr="004F5042" w:rsidRDefault="00BA021F" w:rsidP="00BA021F">
            <w:pPr>
              <w:ind w:firstLine="0"/>
            </w:pPr>
            <w:r>
              <w:t xml:space="preserve">Integritas transaksi bersamaan</w:t>
            </w:r>
          </w:p>
        </w:tc>
        <w:tc>
          <w:tcPr>
            <w:tcW w:w="2106" w:type="dxa"/>
          </w:tcPr>
          <w:p w14:paraId="2C424199" w14:textId="44652A17" w:rsidR="00BA021F" w:rsidRDefault="00BA021F" w:rsidP="00BA021F">
            <w:pPr>
              <w:ind w:firstLine="0"/>
            </w:pPr>
            <w:r>
              <w:t>Terealisasi</w:t>
            </w:r>
          </w:p>
        </w:tc>
        <w:tc>
          <w:tcPr>
            <w:tcW w:w="2970" w:type="dxa"/>
          </w:tcPr>
          <w:p w14:paraId="04DB6553" w14:textId="546BD612" w:rsidR="00BA021F" w:rsidRPr="00BA021F" w:rsidRDefault="00BA021F" w:rsidP="00BA021F">
            <w:pPr>
              <w:ind w:firstLine="0"/>
            </w:pPr>
            <w:r>
              <w:t xml:space="preserve">Subbab 4.3.2; penguncian pesimis dengan </w:t>
            </w:r>
            <w:r>
              <w:rPr>
                <w:rStyle w:val="VerbatimChar"/>
                <w:rFonts w:ascii="Times New Roman" w:hAnsi="Times New Roman" w:cs="Times New Roman"/>
                <w:sz w:val="24"/>
              </w:rPr>
              <w:t>lockForUpdate()</w:t>
            </w:r>
          </w:p>
        </w:tc>
      </w:tr>
      <w:tr w:rsidR="00BA021F" w14:paraId="666465DA" w14:textId="77777777" w:rsidTr="004F5042">
        <w:tc>
          <w:tcPr>
            <w:tcW w:w="1129" w:type="dxa"/>
          </w:tcPr>
          <w:p w14:paraId="588F30E7" w14:textId="7BF45C0A" w:rsidR="00BA021F" w:rsidRDefault="00BA021F" w:rsidP="00BA021F">
            <w:pPr>
              <w:ind w:firstLine="0"/>
            </w:pPr>
            <w:r>
              <w:lastRenderedPageBreak/>
              <w:t>NFR-04</w:t>
            </w:r>
          </w:p>
        </w:tc>
        <w:tc>
          <w:tcPr>
            <w:tcW w:w="1722" w:type="dxa"/>
          </w:tcPr>
          <w:p w14:paraId="0853EEF4" w14:textId="07C96B93" w:rsidR="00BA021F" w:rsidRDefault="00BA021F" w:rsidP="00BA021F">
            <w:pPr>
              <w:ind w:firstLine="0"/>
            </w:pPr>
            <w:r>
              <w:t>Kebergunaan</w:t>
            </w:r>
          </w:p>
        </w:tc>
        <w:tc>
          <w:tcPr>
            <w:tcW w:w="2106" w:type="dxa"/>
          </w:tcPr>
          <w:p w14:paraId="1702C2BC" w14:textId="434C3448" w:rsidR="00BA021F" w:rsidRDefault="00BA021F" w:rsidP="00BA021F">
            <w:pPr>
              <w:ind w:firstLine="0"/>
            </w:pPr>
            <w:r>
              <w:t>Terealisasi Sebagian</w:t>
            </w:r>
          </w:p>
        </w:tc>
        <w:tc>
          <w:tcPr>
            <w:tcW w:w="2970" w:type="dxa"/>
          </w:tcPr>
          <w:p w14:paraId="5FF573B2" w14:textId="68AFE45B" w:rsidR="00BA021F" w:rsidRPr="00BA021F" w:rsidRDefault="00BA021F" w:rsidP="00BA021F">
            <w:pPr>
              <w:ind w:firstLine="0"/>
            </w:pPr>
            <w:r>
              <w:t xml:space="preserve">Subbab 4.3.2; tata letak adaptif dan mode gelap tersedia, tetapi </w:t>
            </w:r>
            <w:del w:id="3043" w:author="Claude" w:date="2026-10-23T09:00:00Z">
              <w:r>
                <w:delText xml:space="preserve">mode instalasi PWA belum dapat diaktifkan</w:delText>
              </w:r>
            </w:del>
            <w:ins w:id="3044" w:author="Claude" w:date="2026-10-23T09:00:00Z">
              <w:r>
                <w:t xml:space="preserve">instalasi PWA dan kamera komputer memerlukan HTTPS</w:t>
              </w:r>
            </w:ins>
            <w:r>
              <w:t xml:space="preserve"> (Subbab 4.4.5)</w:t>
            </w:r>
          </w:p>
        </w:tc>
      </w:tr>
      <w:tr w:rsidR="00BA021F" w14:paraId="6603A672" w14:textId="77777777" w:rsidTr="004F5042">
        <w:tc>
          <w:tcPr>
            <w:tcW w:w="1129" w:type="dxa"/>
          </w:tcPr>
          <w:p w14:paraId="2B2A5663" w14:textId="5104D6B2" w:rsidR="00BA021F" w:rsidRDefault="00BA021F" w:rsidP="00BA021F">
            <w:pPr>
              <w:ind w:firstLine="0"/>
            </w:pPr>
            <w:r>
              <w:t>NFR-05</w:t>
            </w:r>
          </w:p>
        </w:tc>
        <w:tc>
          <w:tcPr>
            <w:tcW w:w="1722" w:type="dxa"/>
          </w:tcPr>
          <w:p w14:paraId="1240DE39" w14:textId="7737F181" w:rsidR="00BA021F" w:rsidRDefault="00BA021F" w:rsidP="00BA021F">
            <w:pPr>
              <w:ind w:firstLine="0"/>
            </w:pPr>
            <w:r>
              <w:t>Waktu Pemrosesan</w:t>
            </w:r>
          </w:p>
        </w:tc>
        <w:tc>
          <w:tcPr>
            <w:tcW w:w="2106" w:type="dxa"/>
          </w:tcPr>
          <w:p w14:paraId="5D99E468" w14:textId="3C7CE0DB" w:rsidR="00BA021F" w:rsidRDefault="00BA021F" w:rsidP="00BA021F">
            <w:pPr>
              <w:ind w:firstLine="0"/>
            </w:pPr>
            <w:r>
              <w:t xml:space="preserve">Terealisasi</w:t>
            </w:r>
            <w:del w:id="3045" w:author="Claude" w:date="2026-10-23T09:00:00Z">
              <w:r>
                <w:delText xml:space="preserve"> Sebagian </w:delText>
              </w:r>
            </w:del>
          </w:p>
        </w:tc>
        <w:tc>
          <w:tcPr>
            <w:tcW w:w="2970" w:type="dxa"/>
          </w:tcPr>
          <w:p w14:paraId="73DC505B" w14:textId="684C6697" w:rsidR="00BA021F" w:rsidRPr="00BA021F" w:rsidRDefault="00BA021F" w:rsidP="00BA021F">
            <w:pPr>
              <w:keepNext/>
              <w:ind w:firstLine="0"/>
            </w:pPr>
            <w:r>
              <w:t xml:space="preserve">Subbab 4.</w:t>
            </w:r>
            <w:del w:id="3046" w:author="Claude" w:date="2026-10-23T09:00:00Z">
              <w:r>
                <w:delText xml:space="preserve">4.3; waktu proses telah dikurangi dengan pemeriksaan kotak kosong, tetapi masih bergantung pada kapasitas server lokal</w:delText>
              </w:r>
            </w:del>
            <w:ins w:id="3047" w:author="Claude" w:date="2026-10-23T09:00:00Z">
              <w:r>
                <w:t xml:space="preserve">3.3; pembacaan di latar belakang dengan pemberitahuan, sekitar 12,5 detik per foto di GPU server</w:t>
              </w:r>
            </w:ins>
          </w:p>
        </w:tc>
      </w:tr>
      <w:tr w:rsidR="00BA021F" w:rsidTr="004F5042">
        <w:trPr>
          <w:ins w:id="3084" w:author="Claude" w:date="2026-10-23T09:00:00Z"/>
        </w:trPr>
        <w:tc>
          <w:tcPr>
            <w:tcW w:w="1129" w:type="dxa"/>
          </w:tcPr>
          <w:p>
            <w:pPr>
              <w:ind w:firstLine="0"/>
              <w:rPr>
                <w:ins w:id="3085" w:author="Claude" w:date="2026-10-23T09:00:00Z"/>
              </w:rPr>
            </w:pPr>
            <w:ins w:id="3086" w:author="Claude" w:date="2026-10-23T09:00:00Z">
              <w:r>
                <w:t xml:space="preserve">NFR-06</w:t>
              </w:r>
            </w:ins>
          </w:p>
        </w:tc>
        <w:tc>
          <w:tcPr>
            <w:tcW w:w="1722" w:type="dxa"/>
          </w:tcPr>
          <w:p>
            <w:pPr>
              <w:ind w:firstLine="0"/>
              <w:rPr>
                <w:ins w:id="3087" w:author="Claude" w:date="2026-10-23T09:00:00Z"/>
              </w:rPr>
            </w:pPr>
            <w:ins w:id="3088" w:author="Claude" w:date="2026-10-23T09:00:00Z">
              <w:r>
                <w:t xml:space="preserve">Keamanan</w:t>
              </w:r>
            </w:ins>
          </w:p>
        </w:tc>
        <w:tc>
          <w:tcPr>
            <w:tcW w:w="2106" w:type="dxa"/>
          </w:tcPr>
          <w:p>
            <w:pPr>
              <w:ind w:firstLine="0"/>
              <w:rPr>
                <w:ins w:id="3089" w:author="Claude" w:date="2026-10-23T09:00:00Z"/>
              </w:rPr>
            </w:pPr>
            <w:ins w:id="3090" w:author="Claude" w:date="2026-10-23T09:00:00Z">
              <w:r>
                <w:t xml:space="preserve">Terealisasi</w:t>
              </w:r>
            </w:ins>
          </w:p>
        </w:tc>
        <w:tc>
          <w:tcPr>
            <w:tcW w:w="2970" w:type="dxa"/>
          </w:tcPr>
          <w:p>
            <w:pPr>
              <w:keepNext/>
              <w:ind w:firstLine="0"/>
              <w:rPr>
                <w:ins w:id="3091" w:author="Claude" w:date="2026-10-23T09:00:00Z"/>
              </w:rPr>
            </w:pPr>
            <w:ins w:id="3092" w:author="Claude" w:date="2026-10-23T09:00:00Z">
              <w:r>
                <w:t xml:space="preserve">Subbab 4.3.1; pembatasan login, header keamanan, rute uji mati di produksi, dan audit log</w:t>
              </w:r>
            </w:ins>
          </w:p>
        </w:tc>
      </w:tr>
    </w:tbl>
    <w:p w14:paraId="5148604A" w14:textId="45316B6C" w:rsidR="00BA021F" w:rsidRDefault="00BA021F" w:rsidP="00BA021F">
      <w:pPr>
        <w:pStyle w:val="Caption"/>
      </w:pPr>
      <w:bookmarkStart w:id="148" w:name="_Toc242095808"/>
      <w:r>
        <w:t>Tabel 4.</w:t>
        <w:fldChar w:fldCharType="begin"/>
        <w:instrText xml:space="preserve"> SEQ Tabel_4. \* ARABIC </w:instrText>
        <w:fldChar w:fldCharType="separate"/>
      </w:r>
      <w:del w:id="3383" w:author="Claude" w:date="2026-10-23T09:00:00Z">
        <w:r>
          <w:rPr>
            <w:noProof/>
          </w:rPr>
          <w:delText xml:space="preserve">20</w:delText>
        </w:r>
      </w:del>
      <w:ins w:id="3384" w:author="Claude" w:date="2026-10-23T09:00:00Z">
        <w:r>
          <w:rPr>
            <w:noProof/>
          </w:rPr>
          <w:t xml:space="preserve">29</w:t>
        </w:r>
      </w:ins>
      <w:r>
        <w:rPr>
          <w:noProof/>
        </w:rPr>
        <w:fldChar w:fldCharType="end"/>
      </w:r>
      <w:r>
        <w:t xml:space="preserve"> Kesesuaian Hasil Implementasi dengan Kebutuhan Sistem</w:t>
      </w:r>
      <w:bookmarkEnd w:id="148"/>
      <w:r>
        <w:t xml:space="preserve"> </w:t>
      </w:r>
    </w:p>
    <w:p w14:paraId="264E6EC8" w14:textId="77777777" w:rsidR="00BA021F" w:rsidRDefault="00BA021F" w:rsidP="00BA021F">
      <w:pPr>
        <w:pStyle w:val="BodyText"/>
      </w:pPr>
      <w:r>
        <w:t>Secara umum, keputusan-keputusan teknis fundamental yang menjadi acuan pengembangan berhasil diimplementasikan secara konsisten. Nama tabel, struktur kolom, mekanisme penomoran transaksi, penanganan tipe data pada kolom berkarakter tetap, strategi validasi lintas basis data, serta aturan konversi kode penyebab, seluruhnya sesuai dengan yang direncanakan sejak awal. Hal ini menunjukkan bahwa tahap analisis dan perancangan sebelum implementasi cukup matang untuk menjadi fondasi pengembangan.</w:t>
      </w:r>
    </w:p>
    <w:p w14:paraId="29FCA61B" w14:textId="77777777" w:rsidR="00BA021F" w:rsidRDefault="00BA021F" w:rsidP="00BA021F">
      <w:pPr>
        <w:pStyle w:val="BodyText"/>
      </w:pPr>
      <w:r>
        <w:t>Meskipun demikian, ditemukan sejumlah perbedaan signifikan antara rancangan awal dan hasil akhir. Sebagian besar perbedaan terjadi karena rancangan awal disusun sebelum uji coba teknis mendalam dilakukan, sehingga sejumlah asumsi perlu direvisi setelah berhadapan dengan kondisi nyata di lapangan.</w:t>
      </w:r>
    </w:p>
    <w:p w14:paraId="3859ADB1" w14:textId="77777777" w:rsidR="00BA021F" w:rsidRDefault="00BA021F" w:rsidP="00BA021F">
      <w:pPr>
        <w:pStyle w:val="BodyText"/>
        <w:keepNext/>
        <w:spacing w:before="120"/>
        <w:ind w:firstLine="0"/>
      </w:pPr>
      <w:r>
        <w:rPr>
          <w:b/>
          <w:bCs/>
        </w:rPr>
        <w:t xml:space="preserve">Penanganan Tipe Data Karakter Tetap pada Basis Data </w:t>
      </w:r>
      <w:r>
        <w:rPr>
          <w:b/>
          <w:bCs/>
          <w:i/>
          <w:iCs/>
        </w:rPr>
        <w:t>Existing</w:t>
      </w:r>
    </w:p>
    <w:p w14:paraId="63692CED" w14:textId="77777777" w:rsidR="00BA021F" w:rsidRDefault="00BA021F" w:rsidP="00BA021F">
      <w:r>
        <w:t xml:space="preserve">Salah satu tantangan teknis pada basis data </w:t>
      </w:r>
      <w:r>
        <w:rPr>
          <w:i/>
          <w:iCs/>
        </w:rPr>
        <w:t>existing</w:t>
      </w:r>
      <w:r>
        <w:t xml:space="preserve"> adalah penggunaan tipe data </w:t>
      </w:r>
      <w:r>
        <w:rPr>
          <w:rStyle w:val="VerbatimChar"/>
        </w:rPr>
        <w:t>CHAR(n)</w:t>
      </w:r>
      <w:r>
        <w:t xml:space="preserve"> pada tabel master, seperti kolom DESC pada MFRESMAS, kolom FullName pada TMMESINOP, serta kolom pada MFPROBLEM. Sebagaimana dijelaskan pada Subbab 3.1.4, nilai pada kolom bertipe ini disimpan dengan tambahan spasi di akhir string hingga panjangnya sesuai ukuran kolom. Apabila data dikirim ke peramban apa adanya, spasi tambahan tersebut menyebabkan kegagalan pencocokan string pada JavaScript, misalnya saat mencocokkan pilihan pada </w:t>
      </w:r>
      <w:r>
        <w:rPr>
          <w:i/>
          <w:iCs/>
        </w:rPr>
        <w:t>dropdown</w:t>
      </w:r>
      <w:r>
        <w:t xml:space="preserve">. Kendala ini diselesaikan dengan menerapkan fungsi </w:t>
      </w:r>
      <w:r>
        <w:rPr>
          <w:rStyle w:val="VerbatimChar"/>
        </w:rPr>
        <w:t>RTRIM()</w:t>
      </w:r>
      <w:r>
        <w:t xml:space="preserve"> </w:t>
        <w:lastRenderedPageBreak/>
        <w:t xml:space="preserve">pada kueri data master di sisi </w:t>
      </w:r>
      <w:r>
        <w:rPr>
          <w:i/>
          <w:iCs/>
        </w:rPr>
        <w:t>backend</w:t>
      </w:r>
      <w:r>
        <w:t>, sehingga data yang diterima peramban sudah bersih dari spasi tambahan.</w:t>
      </w:r>
    </w:p>
    <w:p w14:paraId="54ED60D4" w14:textId="77777777" w:rsidR="00BA021F" w:rsidRDefault="00BA021F" w:rsidP="00BA021F">
      <w:pPr>
        <w:pStyle w:val="BodyText"/>
        <w:keepNext/>
        <w:spacing w:before="120"/>
        <w:ind w:firstLine="0"/>
      </w:pPr>
      <w:r>
        <w:rPr>
          <w:b/>
          <w:bCs/>
        </w:rPr>
        <w:t xml:space="preserve">Pengelolaan Berkas Foto</w:t>
      </w:r>
      <w:del w:id="3093" w:author="Claude" w:date="2026-10-23T09:00:00Z">
        <w:r>
          <w:rPr>
            <w:b/>
            <w:bCs/>
          </w:rPr>
          <w:delText xml:space="preserve"> Sementara</w:delText>
        </w:r>
      </w:del>
    </w:p>
    <w:p w14:paraId="31A891F6" w14:textId="77777777" w:rsidR="00BA021F" w:rsidRDefault="00BA021F" w:rsidP="00BA021F">
      <w:r>
        <w:t xml:space="preserve">Fitur </w:t>
      </w:r>
      <w:del w:id="3094" w:author="Claude" w:date="2026-10-23T09:00:00Z">
        <w:r>
          <w:delText xml:space="preserve">ekstraksi</w:delText>
        </w:r>
      </w:del>
      <w:ins w:id="3095" w:author="Claude" w:date="2026-10-23T09:00:00Z">
        <w:r>
          <w:t xml:space="preserve">pembacaan</w:t>
        </w:r>
      </w:ins>
      <w:r>
        <w:t xml:space="preserve"> foto berpotensi menimbulkan penumpukan berkas di server. </w:t>
      </w:r>
      <w:del w:id="3096" w:author="Claude" w:date="2026-10-23T09:00:00Z">
        <w:r>
          <w:delText xml:space="preserve">Untuk mencegahnya</w:delText>
        </w:r>
      </w:del>
      <w:ins w:id="3097" w:author="Claude" w:date="2026-10-23T09:00:00Z">
        <w:r>
          <w:t xml:space="preserve">Pada implementasi awal</w:t>
        </w:r>
      </w:ins>
      <w:r>
        <w:t xml:space="preserve">, foto yang diunggah disimpan di folder sementara (</w:t>
      </w:r>
      <w:r>
        <w:rPr>
          <w:rStyle w:val="VerbatimChar"/>
        </w:rPr>
        <w:t xml:space="preserve">storage/app/paper-reader-tmp/</w:t>
      </w:r>
      <w:r>
        <w:t xml:space="preserve">) dan langsung dihapus </w:t>
      </w:r>
      <w:del w:id="3098" w:author="Claude" w:date="2026-10-23T09:00:00Z">
        <w:r>
          <w:delText xml:space="preserve">pada blok </w:delText>
        </w:r>
      </w:del>
      <w:del w:id="3099" w:author="Claude" w:date="2026-10-23T09:00:00Z">
        <w:r>
          <w:rPr>
            <w:rStyle w:val="VerbatimChar"/>
          </w:rPr>
          <w:delText xml:space="preserve">finally</w:delText>
        </w:r>
      </w:del>
      <w:del w:id="3100" w:author="Claude" w:date="2026-10-23T09:00:00Z">
        <w:r>
          <w:delText xml:space="preserve"> </w:delText>
        </w:r>
      </w:del>
      <w:r>
        <w:t xml:space="preserve">setelah proses ekstraksi </w:t>
      </w:r>
      <w:del w:id="3101" w:author="Claude" w:date="2026-10-23T09:00:00Z">
        <w:r>
          <w:delText xml:space="preserve">Python selesai, baik berhasil maupun gagal. Sebagai pengaman tambahan apabila proses terhenti di tengah jalan, misalnya karena petugas menutup peramban, disediakan perintah konsol Laravel </w:delText>
        </w:r>
      </w:del>
      <w:del w:id="3102" w:author="Claude" w:date="2026-10-23T09:00:00Z">
        <w:r>
          <w:rPr>
            <w:rStyle w:val="VerbatimChar"/>
          </w:rPr>
          <w:delText xml:space="preserve">php artisan</w:delText>
        </w:r>
      </w:del>
      <w:ins w:id="3103" w:author="Claude" w:date="2026-10-23T09:00:00Z">
        <w:r>
          <w:t xml:space="preserve">selesai, dengan perintah konsol</w:t>
        </w:r>
      </w:ins>
      <w:r>
        <w:rPr>
          <w:rStyle w:val="VerbatimChar"/>
        </w:rPr>
        <w:t xml:space="preserve"> paper-scan:cleanup-tmp </w:t>
      </w:r>
      <w:del w:id="3104" w:author="Claude" w:date="2026-10-23T09:00:00Z">
        <w:r>
          <w:rPr>
            <w:rStyle w:val="VerbatimChar"/>
          </w:rPr>
          <w:delText xml:space="preserve">--ttl-minutes=30</w:delText>
        </w:r>
      </w:del>
      <w:del w:id="3105" w:author="Claude" w:date="2026-10-23T09:00:00Z">
        <w:r>
          <w:delText xml:space="preserve"> yang menghapus berkas berusia lebih dari 30 menit. Perintah ini dijadwalkan berjalan secara berkala melalui </w:delText>
        </w:r>
      </w:del>
      <w:del w:id="3106" w:author="Claude" w:date="2026-10-23T09:00:00Z">
        <w:r>
          <w:rPr>
            <w:i/>
            <w:iCs/>
          </w:rPr>
          <w:delText xml:space="preserve">scheduler</w:delText>
        </w:r>
      </w:del>
      <w:del w:id="3107" w:author="Claude" w:date="2026-10-23T09:00:00Z">
        <w:r>
          <w:delText xml:space="preserve"> Laravel. Selain menjaga kapasitas penyimpanan, kebijakan ini juga memastikan foto formulir yang memuat data operasional perusahaan tidak tersimpan</w:delText>
        </w:r>
      </w:del>
      <w:ins w:id="3108" w:author="Claude" w:date="2026-10-23T09:00:00Z">
        <w:r>
          <w:t xml:space="preserve">sebagai pengaman. Pada versi akhir, foto justru perlu disimpan</w:t>
        </w:r>
      </w:ins>
      <w:r>
        <w:t xml:space="preserve"> lebih lama </w:t>
      </w:r>
      <w:del w:id="3109" w:author="Claude" w:date="2026-10-23T09:00:00Z">
        <w:r>
          <w:delText xml:space="preserve">dari yang diperlukan.</w:delText>
        </w:r>
      </w:del>
      <w:ins w:id="3110" w:author="Claude" w:date="2026-10-23T09:00:00Z">
        <w:r>
          <w:t xml:space="preserve">karena menjadi bagian dari antrian, bahan tinjauan, dan bahan evaluasi akurasi. Oleh karena itu, foto beserta potongan gambarnya disimpan pada folder riwayat scan selama 90 hari, sedangkan hasil pembacaan dan koreksi disimpan selama 365 hari, lalu dibersihkan otomatis oleh perintah terjadwal </w:t>
        </w:r>
        <w:r>
          <w:rPr>
            <w:rFonts w:ascii="Courier New" w:hAnsi="Courier New" w:cs="Courier New"/>
            <w:sz w:val="20"/>
          </w:rPr>
          <w:t xml:space="preserve">php artisan scan:bersihkan</w:t>
        </w:r>
        <w:r>
          <w:t xml:space="preserve">. Akses ke foto juga dibatasi: petugas hanya dapat membuka foto miliknya sendiri, sedangkan admin dapat memantau seluruhnya.</w:t>
        </w:r>
      </w:ins>
    </w:p>
    <w:p w14:paraId="63F32D02" w14:textId="7EE53661" w:rsidR="00BA021F" w:rsidRDefault="00BA021F" w:rsidP="00D6159F">
      <w:pPr>
        <w:tabs>
          <w:tab w:val="left" w:pos="1320"/>
        </w:tabs>
        <w:ind w:firstLine="0"/>
      </w:pPr>
    </w:p>
    <w:p w14:paraId="347272F5" w14:textId="65CB20E6" w:rsidR="00FB0091" w:rsidRDefault="00FB0091">
      <w:pPr>
        <w:pStyle w:val="Heading3"/>
      </w:pPr>
      <w:bookmarkStart w:id="149" w:name="_Toc242101897"/>
      <w:r>
        <w:t>Evolusi Arsitektur Modul AI Baca Kertas</w:t>
      </w:r>
      <w:bookmarkEnd w:id="149"/>
    </w:p>
    <w:p w14:paraId="7AE2714D" w14:textId="4CB674A7" w:rsidR="00D6159F" w:rsidRDefault="00D6159F" w:rsidP="00D6159F">
      <w:r>
        <w:t>Perbedaan paling signifikan ditemukan pada modul ekstraksi otomatis. Pendekatan awal menggambarkan proses sebagai satu alur sederhana: satu foto kertas dikirim, dipotong menjadi beberapa bagian, lalu dikirim ke model AI untuk menghasilkan draf data sekaligus. Alur ini dilengkapi mekanisme permintaan konfirmasi shift apabila teks shift ambigu, serta permintaan foto ulang per bagian apabila bagian tertentu gagal terbaca. Pendekatan ini kemudian digantikan dengan skema dua foto terpisah: foto penuh untuk header dan kecepatan/ukuran mesin, serta foto khusus tabel waktu tidak produktif yang melibatkan pemotongan area dan penandaan tiga titik sudut secara manual oleh petugas sebelum dikirim ke server.</w:t>
      </w:r>
    </w:p>
    <w:p w14:paraId="5C2182B8" w14:textId="0903DFAB" w:rsidR="00D6159F" w:rsidRDefault="00D6159F" w:rsidP="00D6159F">
      <w:r>
        <w:t>Perubahan ini didorong oleh temuan bahwa foto penuh kertas kurang akurat untuk membaca tabel yang berisi banyak kotak kecil, sehingga diperlukan pendekatan yang melibatkan bantuan manual dari petugas untuk area yang paling sulit dibaca AI. Sebagai konsekuensinya, sebagian kode program dari pendekatan sebelumnya tidak lagi digunakan pada alur produksi, namun belum dihapus dari basis kode. Kondisi ini merupakan bentuk utang teknis (</w:t>
      </w:r>
      <w:r>
        <w:rPr>
          <w:i/>
          <w:iCs/>
        </w:rPr>
        <w:t>technical debt</w:t>
      </w:r>
      <w:r>
        <w:t xml:space="preserve">), yaitu konsekuensi jangka panjang dari keputusan teknis yang mengutamakan </w:t>
        <w:lastRenderedPageBreak/>
        <w:t>penyelesaian jangka pendek. Utang teknis ini diambil secara sadar untuk memprioritaskan penyelesaian alur produksi utama (pemotretan dua tahap) dalam waktu Kerja Praktek yang terbatas. Kode yang tidak lagi digunakan tersebut sebaiknya dibersihkan (</w:t>
      </w:r>
      <w:r>
        <w:rPr>
          <w:i/>
          <w:iCs/>
        </w:rPr>
        <w:t>refactoring</w:t>
      </w:r>
      <w:r>
        <w:t>) pada pengembangan lanjutan agar tidak membingungkan pengembang lain di kemudian hari.</w:t>
      </w:r>
    </w:p>
    <w:p w14:paraId="0CA0AE7B" w14:textId="624F2A5B" w:rsidR="00D6159F" w:rsidRDefault="00D6159F" w:rsidP="00D6159F">
      <w:r>
        <w:t xml:space="preserve">Selain itu, rancangan awal hanya menyediakan pengambilan foto melalui kamera peramban. Tombol “Ambil File” kemudian ditambahkan pada kedua section agar petugas dapat memotret formulir terlebih dahulu dengan aplikasi kamera ponsel, misalnya ketika pencahayaan kurang baik atau koneksi intranet di titik tersebut tidak stabil, lalu mengunggahnya dari galeri. Opsi ini juga memungkinkan sistem digunakan dari komputer desktop yang tidak memiliki kamera.</w:t>
      </w:r>
    </w:p>
    <w:p w14:paraId="0B524BCD" w14:textId="77777777" w:rsidR="00D6159F" w:rsidRDefault="00D6159F" w:rsidP="00D6159F">
      <w:r>
        <w:t>Pengembangan lain yang tidak tercakup pada rancangan awal namun terbukti diperlukan adalah penanda khusus pada proses penggabungan data waktu tidak produktif, yaitu penanda huruf “x” untuk menutup rentang penyebab berdurasi panjang tanpa perlu mengulang kode yang sama di setiap kotak 10 menit. Fitur ini muncul sebagai penyempurnaan terhadap protokol awal yang mengharuskan operator menulis ulang kode yang sama di setiap kotak sepanjang durasi permasalahan.</w:t>
      </w:r>
    </w:p>
    <w:p>
      <w:pPr>
        <w:rPr>
          <w:ins w:id="3111" w:author="Claude" w:date="2026-10-23T09:00:00Z"/>
        </w:rPr>
      </w:pPr>
      <w:ins w:id="3112" w:author="Claude" w:date="2026-10-23T09:00:00Z">
        <w:r>
          <w:t xml:space="preserve">Pada pengembangan lanjutan, arsitektur modul ini berubah sekali lagi secara mendasar. Evaluasi terhadap kunci jawaban pada iterasi IV (Tabel 4.24) menunjukkan bahwa masalah utama pendekatan foto penuh pada iterasi awal bukan terletak pada foto penuh itu sendiri, melainkan pada penyerahan pencarian posisi kotak kepada model AI. Dengan menemukan posisi kotak menggunakan pemetaan titik fitur terhadap peta formulir, lalu memotong dan memperbesar setiap kotak sebelum dibaca, foto seluruh halaman menghasilkan akurasi yang setara dengan foto close-up. Akibatnya, pemotretan dua tahap dan penandaan tiga titik sudut tidak lagi diperlukan.</w:t>
        </w:r>
      </w:ins>
    </w:p>
    <w:p>
      <w:pPr>
        <w:rPr>
          <w:ins w:id="3113" w:author="Claude" w:date="2026-10-23T09:00:00Z"/>
        </w:rPr>
      </w:pPr>
      <w:ins w:id="3114" w:author="Claude" w:date="2026-10-23T09:00:00Z">
        <w:r>
          <w:t xml:space="preserve">Perubahan kedua adalah penggantian model. Qwen2.5-VL adalah model serbaguna yang mampu memahami gambar dan bahasa, tetapi untuk tugas membaca kode pendek yang jumlah kemungkinannya terbatas, model pengenal tulisan tangan yang jauh lebih kecil ternyata lebih akurat, konsisten, dan memberikan ukuran keyakinan yang dapat dimanfaatkan untuk mengarahkan tinjauan petugas. Perubahan ketiga adalah cara pemrosesan, dari pemanggilan skrip per permintaan yang membuat petugas menunggu menjadi layanan latar belakang dengan antrian berkas dan pemberitahuan. Perbandingan kedua implementasi dirangkum pada Tabel 4.30.</w:t>
        </w:r>
      </w:ins>
    </w:p>
    <w:tbl>
      <w:tblPr>
        <w:tblStyle w:val="TableGrid"/>
        <w:tblW w:w="0" w:type="auto"/>
        <w:tblLook w:val="04A0" w:firstRow="1" w:lastRow="0" w:firstColumn="1" w:lastColumn="0" w:noHBand="0" w:noVBand="1"/>
      </w:tblPr>
      <w:tblGrid>
        <w:gridCol w:w="2200"/>
        <w:gridCol w:w="2800"/>
        <w:gridCol w:w="2927"/>
      </w:tblGrid>
      <w:tr>
        <w:trPr>
          <w:tblHeader/>
          <w:ins w:id="3115" w:author="Claude" w:date="2026-10-23T09:00:00Z"/>
        </w:trPr>
        <w:tc>
          <w:tcPr>
            <w:tcW w:w="2200" w:type="dxa"/>
            <w:shd w:val="clear" w:color="auto" w:fill="D0CECE" w:themeFill="background2" w:themeFillShade="E6"/>
          </w:tcPr>
          <w:p>
            <w:pPr>
              <w:ind w:firstLine="0"/>
              <w:jc w:val="center"/>
              <w:rPr>
                <w:ins w:id="3116" w:author="Claude" w:date="2026-10-23T09:00:00Z"/>
              </w:rPr>
            </w:pPr>
            <w:ins w:id="3117" w:author="Claude" w:date="2026-10-23T09:00:00Z">
              <w:r>
                <w:rPr>
                  <w:b/>
                  <w:bCs/>
                </w:rPr>
                <w:t xml:space="preserve">Aspek</w:t>
              </w:r>
            </w:ins>
          </w:p>
        </w:tc>
        <w:tc>
          <w:tcPr>
            <w:tcW w:w="2800" w:type="dxa"/>
            <w:shd w:val="clear" w:color="auto" w:fill="D0CECE" w:themeFill="background2" w:themeFillShade="E6"/>
          </w:tcPr>
          <w:p>
            <w:pPr>
              <w:ind w:firstLine="0"/>
              <w:jc w:val="center"/>
              <w:rPr>
                <w:ins w:id="3118" w:author="Claude" w:date="2026-10-23T09:00:00Z"/>
              </w:rPr>
            </w:pPr>
            <w:ins w:id="3119" w:author="Claude" w:date="2026-10-23T09:00:00Z">
              <w:r>
                <w:rPr>
                  <w:b/>
                  <w:bCs/>
                </w:rPr>
                <w:t xml:space="preserve">Implementasi Awal (Iterasi I–III)</w:t>
              </w:r>
            </w:ins>
          </w:p>
        </w:tc>
        <w:tc>
          <w:tcPr>
            <w:tcW w:w="2927" w:type="dxa"/>
            <w:shd w:val="clear" w:color="auto" w:fill="D0CECE" w:themeFill="background2" w:themeFillShade="E6"/>
          </w:tcPr>
          <w:p>
            <w:pPr>
              <w:ind w:firstLine="0"/>
              <w:jc w:val="center"/>
              <w:rPr>
                <w:ins w:id="3120" w:author="Claude" w:date="2026-10-23T09:00:00Z"/>
              </w:rPr>
            </w:pPr>
            <w:ins w:id="3121" w:author="Claude" w:date="2026-10-23T09:00:00Z">
              <w:r>
                <w:rPr>
                  <w:b/>
                  <w:bCs/>
                </w:rPr>
                <w:t xml:space="preserve">Implementasi Akhir (Iterasi VI)</w:t>
              </w:r>
            </w:ins>
          </w:p>
        </w:tc>
      </w:tr>
      <w:tr>
        <w:trPr>
          <w:ins w:id="3122" w:author="Claude" w:date="2026-10-23T09:00:00Z"/>
        </w:trPr>
        <w:tc>
          <w:tcPr>
            <w:tcW w:w="2200" w:type="dxa"/>
          </w:tcPr>
          <w:p>
            <w:pPr>
              <w:ind w:firstLine="0"/>
              <w:rPr>
                <w:ins w:id="3123" w:author="Claude" w:date="2026-10-23T09:00:00Z"/>
              </w:rPr>
            </w:pPr>
            <w:ins w:id="3124" w:author="Claude" w:date="2026-10-23T09:00:00Z">
              <w:r>
                <w:t xml:space="preserve">Foto</w:t>
              </w:r>
            </w:ins>
          </w:p>
        </w:tc>
        <w:tc>
          <w:tcPr>
            <w:tcW w:w="2800" w:type="dxa"/>
          </w:tcPr>
          <w:p>
            <w:pPr>
              <w:ind w:firstLine="0"/>
              <w:rPr>
                <w:ins w:id="3125" w:author="Claude" w:date="2026-10-23T09:00:00Z"/>
              </w:rPr>
            </w:pPr>
            <w:ins w:id="3126" w:author="Claude" w:date="2026-10-23T09:00:00Z">
              <w:r>
                <w:t xml:space="preserve">Dua foto: header dan close-up tabel</w:t>
              </w:r>
            </w:ins>
          </w:p>
        </w:tc>
        <w:tc>
          <w:tcPr>
            <w:tcW w:w="2927" w:type="dxa"/>
          </w:tcPr>
          <w:p>
            <w:pPr>
              <w:ind w:firstLine="0"/>
              <w:rPr>
                <w:ins w:id="3127" w:author="Claude" w:date="2026-10-23T09:00:00Z"/>
              </w:rPr>
            </w:pPr>
            <w:ins w:id="3128" w:author="Claude" w:date="2026-10-23T09:00:00Z">
              <w:r>
                <w:t xml:space="preserve">Satu foto seluruh formulir</w:t>
              </w:r>
            </w:ins>
          </w:p>
        </w:tc>
      </w:tr>
      <w:tr>
        <w:trPr>
          <w:ins w:id="3129" w:author="Claude" w:date="2026-10-23T09:00:00Z"/>
        </w:trPr>
        <w:tc>
          <w:tcPr>
            <w:tcW w:w="2200" w:type="dxa"/>
          </w:tcPr>
          <w:p>
            <w:pPr>
              <w:ind w:firstLine="0"/>
              <w:rPr>
                <w:ins w:id="3130" w:author="Claude" w:date="2026-10-23T09:00:00Z"/>
              </w:rPr>
            </w:pPr>
            <w:ins w:id="3131" w:author="Claude" w:date="2026-10-23T09:00:00Z">
              <w:r>
                <w:t xml:space="preserve">Tindakan petugas sebelum dibaca</w:t>
              </w:r>
            </w:ins>
          </w:p>
        </w:tc>
        <w:tc>
          <w:tcPr>
            <w:tcW w:w="2800" w:type="dxa"/>
          </w:tcPr>
          <w:p>
            <w:pPr>
              <w:ind w:firstLine="0"/>
              <w:rPr>
                <w:ins w:id="3132" w:author="Claude" w:date="2026-10-23T09:00:00Z"/>
              </w:rPr>
            </w:pPr>
            <w:ins w:id="3133" w:author="Claude" w:date="2026-10-23T09:00:00Z">
              <w:r>
                <w:t xml:space="preserve">Memotong area dan menandai tiga titik sudut</w:t>
              </w:r>
            </w:ins>
          </w:p>
        </w:tc>
        <w:tc>
          <w:tcPr>
            <w:tcW w:w="2927" w:type="dxa"/>
          </w:tcPr>
          <w:p>
            <w:pPr>
              <w:ind w:firstLine="0"/>
              <w:rPr>
                <w:ins w:id="3134" w:author="Claude" w:date="2026-10-23T09:00:00Z"/>
              </w:rPr>
            </w:pPr>
            <w:ins w:id="3135" w:author="Claude" w:date="2026-10-23T09:00:00Z">
              <w:r>
                <w:t xml:space="preserve">Tidak ada</w:t>
              </w:r>
            </w:ins>
          </w:p>
        </w:tc>
      </w:tr>
      <w:tr>
        <w:trPr>
          <w:ins w:id="3136" w:author="Claude" w:date="2026-10-23T09:00:00Z"/>
        </w:trPr>
        <w:tc>
          <w:tcPr>
            <w:tcW w:w="2200" w:type="dxa"/>
          </w:tcPr>
          <w:p>
            <w:pPr>
              <w:ind w:firstLine="0"/>
              <w:rPr>
                <w:ins w:id="3137" w:author="Claude" w:date="2026-10-23T09:00:00Z"/>
              </w:rPr>
            </w:pPr>
            <w:ins w:id="3138" w:author="Claude" w:date="2026-10-23T09:00:00Z">
              <w:r>
                <w:t xml:space="preserve">Penentuan posisi kotak</w:t>
              </w:r>
            </w:ins>
          </w:p>
        </w:tc>
        <w:tc>
          <w:tcPr>
            <w:tcW w:w="2800" w:type="dxa"/>
          </w:tcPr>
          <w:p>
            <w:pPr>
              <w:ind w:firstLine="0"/>
              <w:rPr>
                <w:ins w:id="3139" w:author="Claude" w:date="2026-10-23T09:00:00Z"/>
              </w:rPr>
            </w:pPr>
            <w:ins w:id="3140" w:author="Claude" w:date="2026-10-23T09:00:00Z">
              <w:r>
                <w:t xml:space="preserve">Transformasi affine dari tiga titik yang ditandai</w:t>
              </w:r>
            </w:ins>
          </w:p>
        </w:tc>
        <w:tc>
          <w:tcPr>
            <w:tcW w:w="2927" w:type="dxa"/>
          </w:tcPr>
          <w:p>
            <w:pPr>
              <w:ind w:firstLine="0"/>
              <w:rPr>
                <w:ins w:id="3141" w:author="Claude" w:date="2026-10-23T09:00:00Z"/>
              </w:rPr>
            </w:pPr>
            <w:ins w:id="3142" w:author="Claude" w:date="2026-10-23T09:00:00Z">
              <w:r>
                <w:t xml:space="preserve">Pemetaan SIFT ke peta formulir dan penempelan ke garis cetak</w:t>
              </w:r>
            </w:ins>
          </w:p>
        </w:tc>
      </w:tr>
      <w:tr>
        <w:trPr>
          <w:ins w:id="3143" w:author="Claude" w:date="2026-10-23T09:00:00Z"/>
        </w:trPr>
        <w:tc>
          <w:tcPr>
            <w:tcW w:w="2200" w:type="dxa"/>
          </w:tcPr>
          <w:p>
            <w:pPr>
              <w:ind w:firstLine="0"/>
              <w:rPr>
                <w:ins w:id="3144" w:author="Claude" w:date="2026-10-23T09:00:00Z"/>
              </w:rPr>
            </w:pPr>
            <w:ins w:id="3145" w:author="Claude" w:date="2026-10-23T09:00:00Z">
              <w:r>
                <w:t xml:space="preserve">Model pembaca</w:t>
              </w:r>
            </w:ins>
          </w:p>
        </w:tc>
        <w:tc>
          <w:tcPr>
            <w:tcW w:w="2800" w:type="dxa"/>
          </w:tcPr>
          <w:p>
            <w:pPr>
              <w:ind w:firstLine="0"/>
              <w:rPr>
                <w:ins w:id="3146" w:author="Claude" w:date="2026-10-23T09:00:00Z"/>
              </w:rPr>
            </w:pPr>
            <w:ins w:id="3147" w:author="Claude" w:date="2026-10-23T09:00:00Z">
              <w:r>
                <w:t xml:space="preserve">Qwen2.5-VL 3B melalui Ollama (±6 GB)</w:t>
              </w:r>
            </w:ins>
          </w:p>
        </w:tc>
        <w:tc>
          <w:tcPr>
            <w:tcW w:w="2927" w:type="dxa"/>
          </w:tcPr>
          <w:p>
            <w:pPr>
              <w:ind w:firstLine="0"/>
              <w:rPr>
                <w:ins w:id="3148" w:author="Claude" w:date="2026-10-23T09:00:00Z"/>
              </w:rPr>
            </w:pPr>
            <w:ins w:id="3149" w:author="Claude" w:date="2026-10-23T09:00:00Z">
              <w:r>
                <w:t xml:space="preserve">TrOCR small-handwritten (±250 MB)</w:t>
              </w:r>
            </w:ins>
          </w:p>
        </w:tc>
      </w:tr>
      <w:tr>
        <w:trPr>
          <w:ins w:id="3150" w:author="Claude" w:date="2026-10-23T09:00:00Z"/>
        </w:trPr>
        <w:tc>
          <w:tcPr>
            <w:tcW w:w="2200" w:type="dxa"/>
          </w:tcPr>
          <w:p>
            <w:pPr>
              <w:ind w:firstLine="0"/>
              <w:rPr>
                <w:ins w:id="3151" w:author="Claude" w:date="2026-10-23T09:00:00Z"/>
              </w:rPr>
            </w:pPr>
            <w:ins w:id="3152" w:author="Claude" w:date="2026-10-23T09:00:00Z">
              <w:r>
                <w:t xml:space="preserve">Bentuk keluaran</w:t>
              </w:r>
            </w:ins>
          </w:p>
        </w:tc>
        <w:tc>
          <w:tcPr>
            <w:tcW w:w="2800" w:type="dxa"/>
          </w:tcPr>
          <w:p>
            <w:pPr>
              <w:ind w:firstLine="0"/>
              <w:rPr>
                <w:ins w:id="3153" w:author="Claude" w:date="2026-10-23T09:00:00Z"/>
              </w:rPr>
            </w:pPr>
            <w:ins w:id="3154" w:author="Claude" w:date="2026-10-23T09:00:00Z">
              <w:r>
                <w:t xml:space="preserve">Teks bebas yang divalidasi Pydantic</w:t>
              </w:r>
            </w:ins>
          </w:p>
        </w:tc>
        <w:tc>
          <w:tcPr>
            <w:tcW w:w="2927" w:type="dxa"/>
          </w:tcPr>
          <w:p>
            <w:pPr>
              <w:ind w:firstLine="0"/>
              <w:rPr>
                <w:ins w:id="3155" w:author="Claude" w:date="2026-10-23T09:00:00Z"/>
              </w:rPr>
            </w:pPr>
            <w:ins w:id="3156" w:author="Claude" w:date="2026-10-23T09:00:00Z">
              <w:r>
                <w:t xml:space="preserve">Kode yang dipilih dari daftar kode sah, beserta keyakinannya</w:t>
              </w:r>
            </w:ins>
          </w:p>
        </w:tc>
      </w:tr>
      <w:tr>
        <w:trPr>
          <w:ins w:id="3157" w:author="Claude" w:date="2026-10-23T09:00:00Z"/>
        </w:trPr>
        <w:tc>
          <w:tcPr>
            <w:tcW w:w="2200" w:type="dxa"/>
          </w:tcPr>
          <w:p>
            <w:pPr>
              <w:ind w:firstLine="0"/>
              <w:rPr>
                <w:ins w:id="3158" w:author="Claude" w:date="2026-10-23T09:00:00Z"/>
              </w:rPr>
            </w:pPr>
            <w:ins w:id="3159" w:author="Claude" w:date="2026-10-23T09:00:00Z">
              <w:r>
                <w:t xml:space="preserve">Konsistensi</w:t>
              </w:r>
            </w:ins>
          </w:p>
        </w:tc>
        <w:tc>
          <w:tcPr>
            <w:tcW w:w="2800" w:type="dxa"/>
          </w:tcPr>
          <w:p>
            <w:pPr>
              <w:ind w:firstLine="0"/>
              <w:rPr>
                <w:ins w:id="3160" w:author="Claude" w:date="2026-10-23T09:00:00Z"/>
              </w:rPr>
            </w:pPr>
            <w:ins w:id="3161" w:author="Claude" w:date="2026-10-23T09:00:00Z">
              <w:r>
                <w:t xml:space="preserve">Dapat berubah antarpercobaan</w:t>
              </w:r>
            </w:ins>
          </w:p>
        </w:tc>
        <w:tc>
          <w:tcPr>
            <w:tcW w:w="2927" w:type="dxa"/>
          </w:tcPr>
          <w:p>
            <w:pPr>
              <w:ind w:firstLine="0"/>
              <w:rPr>
                <w:ins w:id="3162" w:author="Claude" w:date="2026-10-23T09:00:00Z"/>
              </w:rPr>
            </w:pPr>
            <w:ins w:id="3163" w:author="Claude" w:date="2026-10-23T09:00:00Z">
              <w:r>
                <w:t xml:space="preserve">Deterministik</w:t>
              </w:r>
            </w:ins>
          </w:p>
        </w:tc>
      </w:tr>
      <w:tr>
        <w:trPr>
          <w:ins w:id="3164" w:author="Claude" w:date="2026-10-23T09:00:00Z"/>
        </w:trPr>
        <w:tc>
          <w:tcPr>
            <w:tcW w:w="2200" w:type="dxa"/>
          </w:tcPr>
          <w:p>
            <w:pPr>
              <w:ind w:firstLine="0"/>
              <w:rPr>
                <w:ins w:id="3165" w:author="Claude" w:date="2026-10-23T09:00:00Z"/>
              </w:rPr>
            </w:pPr>
            <w:ins w:id="3166" w:author="Claude" w:date="2026-10-23T09:00:00Z">
              <w:r>
                <w:t xml:space="preserve">Penanda untuk ditinjau</w:t>
              </w:r>
            </w:ins>
          </w:p>
        </w:tc>
        <w:tc>
          <w:tcPr>
            <w:tcW w:w="2800" w:type="dxa"/>
          </w:tcPr>
          <w:p>
            <w:pPr>
              <w:ind w:firstLine="0"/>
              <w:rPr>
                <w:ins w:id="3167" w:author="Claude" w:date="2026-10-23T09:00:00Z"/>
              </w:rPr>
            </w:pPr>
            <w:ins w:id="3168" w:author="Claude" w:date="2026-10-23T09:00:00Z">
              <w:r>
                <w:t xml:space="preserve">Penanda “Perlu Review” per baris</w:t>
              </w:r>
            </w:ins>
          </w:p>
        </w:tc>
        <w:tc>
          <w:tcPr>
            <w:tcW w:w="2927" w:type="dxa"/>
          </w:tcPr>
          <w:p>
            <w:pPr>
              <w:ind w:firstLine="0"/>
              <w:rPr>
                <w:ins w:id="3169" w:author="Claude" w:date="2026-10-23T09:00:00Z"/>
              </w:rPr>
            </w:pPr>
            <w:ins w:id="3170" w:author="Claude" w:date="2026-10-23T09:00:00Z">
              <w:r>
                <w:t xml:space="preserve">Kotak ragu (keyakinan &lt; 0,85) dengan tiga kandidat</w:t>
              </w:r>
            </w:ins>
          </w:p>
        </w:tc>
      </w:tr>
      <w:tr>
        <w:trPr>
          <w:ins w:id="3171" w:author="Claude" w:date="2026-10-23T09:00:00Z"/>
        </w:trPr>
        <w:tc>
          <w:tcPr>
            <w:tcW w:w="2200" w:type="dxa"/>
          </w:tcPr>
          <w:p>
            <w:pPr>
              <w:ind w:firstLine="0"/>
              <w:rPr>
                <w:ins w:id="3172" w:author="Claude" w:date="2026-10-23T09:00:00Z"/>
              </w:rPr>
            </w:pPr>
            <w:ins w:id="3173" w:author="Claude" w:date="2026-10-23T09:00:00Z">
              <w:r>
                <w:t xml:space="preserve">Cara pemrosesan</w:t>
              </w:r>
            </w:ins>
          </w:p>
        </w:tc>
        <w:tc>
          <w:tcPr>
            <w:tcW w:w="2800" w:type="dxa"/>
          </w:tcPr>
          <w:p>
            <w:pPr>
              <w:ind w:firstLine="0"/>
              <w:rPr>
                <w:ins w:id="3174" w:author="Claude" w:date="2026-10-23T09:00:00Z"/>
              </w:rPr>
            </w:pPr>
            <w:ins w:id="3175" w:author="Claude" w:date="2026-10-23T09:00:00Z">
              <w:r>
                <w:t xml:space="preserve">Skrip dipanggil per permintaan, petugas menunggu</w:t>
              </w:r>
            </w:ins>
          </w:p>
        </w:tc>
        <w:tc>
          <w:tcPr>
            <w:tcW w:w="2927" w:type="dxa"/>
          </w:tcPr>
          <w:p>
            <w:pPr>
              <w:ind w:firstLine="0"/>
              <w:rPr>
                <w:ins w:id="3176" w:author="Claude" w:date="2026-10-23T09:00:00Z"/>
              </w:rPr>
            </w:pPr>
            <w:ins w:id="3177" w:author="Claude" w:date="2026-10-23T09:00:00Z">
              <w:r>
                <w:t xml:space="preserve">Layanan latar belakang, antrian berkas, dan pemberitahuan</w:t>
              </w:r>
            </w:ins>
          </w:p>
        </w:tc>
      </w:tr>
      <w:tr>
        <w:trPr>
          <w:ins w:id="3178" w:author="Claude" w:date="2026-10-23T09:00:00Z"/>
        </w:trPr>
        <w:tc>
          <w:tcPr>
            <w:tcW w:w="2200" w:type="dxa"/>
          </w:tcPr>
          <w:p>
            <w:pPr>
              <w:ind w:firstLine="0"/>
              <w:rPr>
                <w:ins w:id="3179" w:author="Claude" w:date="2026-10-23T09:00:00Z"/>
              </w:rPr>
            </w:pPr>
            <w:ins w:id="3180" w:author="Claude" w:date="2026-10-23T09:00:00Z">
              <w:r>
                <w:t xml:space="preserve">Penentuan shift</w:t>
              </w:r>
            </w:ins>
          </w:p>
        </w:tc>
        <w:tc>
          <w:tcPr>
            <w:tcW w:w="2800" w:type="dxa"/>
          </w:tcPr>
          <w:p>
            <w:pPr>
              <w:ind w:firstLine="0"/>
              <w:rPr>
                <w:ins w:id="3181" w:author="Claude" w:date="2026-10-23T09:00:00Z"/>
              </w:rPr>
            </w:pPr>
            <w:ins w:id="3182" w:author="Claude" w:date="2026-10-23T09:00:00Z">
              <w:r>
                <w:t xml:space="preserve">Dari Section 1 sebelum Section 2 dibuka</w:t>
              </w:r>
            </w:ins>
          </w:p>
        </w:tc>
        <w:tc>
          <w:tcPr>
            <w:tcW w:w="2927" w:type="dxa"/>
          </w:tcPr>
          <w:p>
            <w:pPr>
              <w:ind w:firstLine="0"/>
              <w:rPr>
                <w:ins w:id="3183" w:author="Claude" w:date="2026-10-23T09:00:00Z"/>
              </w:rPr>
            </w:pPr>
            <w:ins w:id="3184" w:author="Claude" w:date="2026-10-23T09:00:00Z">
              <w:r>
                <w:t xml:space="preserve">Dari tulisan shift di kertas, dengan pilihan saat unggah sebagai cadangan</w:t>
              </w:r>
            </w:ins>
          </w:p>
        </w:tc>
      </w:tr>
    </w:tbl>
    <w:p>
      <w:pPr>
        <w:pStyle w:val="Caption"/>
        <w:rPr>
          <w:ins w:id="3188" w:author="Claude" w:date="2026-10-23T09:00:00Z"/>
        </w:rPr>
      </w:pPr>
      <w:ins w:id="3185" w:author="Claude" w:date="2026-10-23T09:00:00Z">
        <w:r>
          <w:t>Tabel 4.</w:t>
          <w:fldChar w:fldCharType="begin"/>
          <w:instrText xml:space="preserve"> SEQ Tabel_4. \* ARABIC </w:instrText>
          <w:fldChar w:fldCharType="separate"/>
        </w:r>
      </w:ins>
      <w:ins w:id="3186" w:author="Claude" w:date="2026-10-23T09:00:00Z">
        <w:r>
          <w:rPr>
            <w:noProof/>
          </w:rPr>
          <w:t>30</w:t>
          <w:fldChar w:fldCharType="end"/>
        </w:r>
      </w:ins>
      <w:ins w:id="3187" w:author="Claude" w:date="2026-10-23T09:00:00Z">
        <w:r>
          <w:t xml:space="preserve"> Perbandingan Implementasi Awal dan Akhir Modul AI Baca Kertas</w:t>
        </w:r>
      </w:ins>
    </w:p>
    <w:p>
      <w:pPr>
        <w:rPr>
          <w:ins w:id="3189" w:author="Claude" w:date="2026-10-23T09:00:00Z"/>
        </w:rPr>
      </w:pPr>
      <w:ins w:id="3190" w:author="Claude" w:date="2026-10-23T09:00:00Z">
        <w:r>
          <w:t xml:space="preserve">Seiring dipensiunkannya alur Ollama pada iterasi VI, utang teknis yang dicatat sebelumnya juga diselesaikan. Controller, service, dan pengujian alur lama dihapus dari aplikasi, sedangkan komponen yang masih relevan, seperti penggabungan waktu (GridTimeMerger), konversi kode penyebab, dan penyimpanan alias mesin, dipakai ulang oleh alur baru. Skrip eksplorasi tetap disimpan pada folder scripts sebagai dokumentasi dan bahan pengujian ulang.</w:t>
        </w:r>
      </w:ins>
    </w:p>
    <w:p w14:paraId="4AE27E3C" w14:textId="77777777" w:rsidR="00FB0091" w:rsidRDefault="00FB0091" w:rsidP="00D6159F">
      <w:pPr>
        <w:ind w:firstLine="0"/>
      </w:pPr>
    </w:p>
    <w:p w14:paraId="35AD396A" w14:textId="4F08976A" w:rsidR="00FB0091" w:rsidRDefault="00FB0091">
      <w:pPr>
        <w:pStyle w:val="Heading3"/>
      </w:pPr>
      <w:bookmarkStart w:id="150" w:name="_Toc242101898"/>
      <w:r>
        <w:t>Kendala Ekstraksi dan Penyelesaian</w:t>
      </w:r>
      <w:bookmarkEnd w:id="150"/>
    </w:p>
    <w:p w14:paraId="5039793D" w14:textId="77777777" w:rsidR="00FB0091" w:rsidRPr="00FB0091" w:rsidRDefault="00FB0091" w:rsidP="00A04F93">
      <w:commentRangeStart w:id="151"/>
      <w:r>
        <w:t>Beberapa kendala teknis konkret ditemukan selama implementasi:</w:t>
      </w:r>
    </w:p>
    <w:p w14:paraId="716DDD62" w14:textId="2E2DBB92" w:rsidR="00D6159F" w:rsidRDefault="00FB11D4">
      <w:pPr>
        <w:pStyle w:val="ListParagraph"/>
        <w:numPr>
          <w:ilvl w:val="0"/>
          <w:numId w:val="44"/>
        </w:numPr>
        <w:pPrChange w:id="3191" w:author="Claude" w:date="2026-10-23T09:00:00Z">
          <w:pPr>
            <w:pStyle w:val="Compact"/>
            <w:numPr>
              <w:ilvl w:val="0"/>
              <w:numId w:val="44"/>
            </w:numPr>
          </w:pPr>
        </w:pPrChange>
      </w:pPr>
      <w:r>
        <w:rPr>
          <w:b/>
          <w:lang w:val="en-ID"/>
        </w:rPr>
        <w:t>Konfigurasi subproses pada server Windows.</w:t>
      </w:r>
      <w:r>
        <w:rPr>
          <w:lang w:val="en-ID"/>
        </w:rPr>
        <w:t xml:space="preserve"> Laravel memanggil skrip Python sebagai proses terpisah melalui fasad </w:t>
      </w:r>
      <w:r>
        <w:rPr>
          <w:i/>
          <w:lang w:val="en-ID"/>
        </w:rPr>
        <w:t>Process</w:t>
      </w:r>
      <w:r>
        <w:rPr>
          <w:lang w:val="en-ID"/>
        </w:rPr>
        <w:t xml:space="preserve">. Pada server Windows, proses yang dipanggil oleh PHP tidak otomatis mewarisi variabel lingkungan sistem seperti SystemRoot, SystemDrive, dan windir, serta lokasi paket Python yang terpasang pada direktori pengguna (APPDATA). Akibatnya, skrip Python gagal menginisialisasi pustaka jaringan yang diperlukan untuk terhubung ke Ollama, dan sebagian paket Python tidak ditemukan. Kendala ini diselesaikan dengan menyertakan variabel lingkungan tersebut secara eksplisit, serta menambahkan direktori paket </w:t>
        <w:lastRenderedPageBreak/>
        <w:t xml:space="preserve">Python pengguna ke PYTHONPATH, pada konfigurasi </w:t>
      </w:r>
      <w:r>
        <w:rPr>
          <w:i/>
          <w:lang w:val="en-ID"/>
        </w:rPr>
        <w:t>Process</w:t>
      </w:r>
      <w:r>
        <w:rPr>
          <w:lang w:val="en-ID"/>
        </w:rPr>
        <w:t xml:space="preserve"> sebelum skrip Python dijalankan.</w:t>
      </w:r>
    </w:p>
    <w:p w14:paraId="38FED360" w14:textId="642B6577" w:rsidR="00D6159F" w:rsidRDefault="00354D04">
      <w:pPr>
        <w:pStyle w:val="ListParagraph"/>
        <w:numPr>
          <w:ilvl w:val="0"/>
          <w:numId w:val="44"/>
        </w:numPr>
        <w:pPrChange w:id="3192" w:author="Claude" w:date="2026-10-23T09:00:00Z">
          <w:pPr>
            <w:pStyle w:val="Compact"/>
            <w:numPr>
              <w:ilvl w:val="0"/>
              <w:numId w:val="44"/>
            </w:numPr>
          </w:pPr>
        </w:pPrChange>
      </w:pPr>
      <w:r>
        <w:rPr>
          <w:b/>
          <w:bCs/>
        </w:rPr>
        <w:t>Deteksi tabel pada foto miring.</w:t>
      </w:r>
      <w:r>
        <w:t xml:space="preserve"> </w:t>
      </w:r>
      <w:commentRangeEnd w:id="151"/>
      <w:r>
        <w:rPr>
          <w:rStyle w:val="CommentReference"/>
          <w:sz w:val="24"/>
          <w:szCs w:val="24"/>
        </w:rPr>
        <w:commentReference w:id="151"/>
      </w:r>
      <w:r>
        <w:t>Pendekatan pertama untuk mendeteksi baris dan kolom tabel secara otomatis adalah mendeteksi garis-garis lurus pada gambar, termasuk garis yang terputus-putus atau sedikit miring, menggunakan metode yang dikenal sebagai transformasi Hough. Pada tahap eksplorasi, pendekatan ini menunjukkan sejumlah kegagalan konkret. Pada beberapa percobaan, jumlah blok waktu yang terdeteksi dalam satu rentang jam melebihi jumlah seharusnya (enam blok), yang menunjukkan garis non-tabel turut terbaca sebagai batas blok. Pada percobaan lain, nilai berhasil terbaca namun ditempatkan pada posisi blok yang keliru, misalnya nilai yang seharusnya berada pada blok keenam justru tercatat pada blok pertama. Kesalahan seperti ini berpotensi sulit terdeteksi apabila tidak diperiksa ulang secara manual. Kendala ini diperparah oleh variasi kualitas tulisan tangan, serta kebutuhan posisi pengambilan foto yang harus benar-benar lurus agar deteksi garis bekerja dengan tepat, yang sulit dipenuhi secara konsisten saat memotret dengan tangan. Kendala ini akhirnya diselesaikan dengan pendekatan berbeda: petugas memotong area tabel dan menandai tiga titik sudut baris tabel secara manual pada layar, kemudian sistem meluruskan gambar berdasarkan ketiga titik tersebut menggunakan transformasi affine (Subbab 3.1.9). Pendekatan ini terbukti lebih stabil untuk kondisi pengambilan gambar yang bervariasi, karena tidak lagi bergantung pada keberhasilan deteksi garis maupun presisi sudut pengambilan foto.</w:t>
      </w:r>
    </w:p>
    <w:p w14:paraId="06A09BF6" w14:textId="75B99774" w:rsidR="00354D04" w:rsidRDefault="00FB11D4">
      <w:pPr>
        <w:pStyle w:val="ListParagraph"/>
        <w:numPr>
          <w:ilvl w:val="0"/>
          <w:numId w:val="44"/>
        </w:numPr>
        <w:pPrChange w:id="3193" w:author="Claude" w:date="2026-10-23T09:00:00Z">
          <w:pPr>
            <w:pStyle w:val="Compact"/>
            <w:numPr>
              <w:ilvl w:val="0"/>
              <w:numId w:val="44"/>
            </w:numPr>
          </w:pPr>
        </w:pPrChange>
      </w:pPr>
      <w:r>
        <w:rPr>
          <w:b/>
          <w:lang w:val="en-ID"/>
        </w:rPr>
        <w:t>Waktu proses yang cukup lama.</w:t>
      </w:r>
      <w:r>
        <w:rPr>
          <w:lang w:val="en-ID"/>
        </w:rPr>
        <w:t xml:space="preserve"> Tabel waktu tidak produktif dibaca per kotak (48 kotak per shift), dan setiap kotak memerlukan satu pemanggilan model. Pengukuran pada 24 foto formulir menunjukkan bahwa satu kali proses Section 2 tanpa pemeriksaan kotak kosong memerlukan sekitar 150 hingga 156 detik, dan dapat mendekati 300 detik ketika beban CPU server sedang tinggi. Hal ini diatasi dengan menambahkan pemeriksaan proporsi area gelap pada setiap kotak sebelum kotak tersebut dikirim ke model AI (Subbab 4.3.3), sehingga kotak yang kosong langsung dilewati tanpa </w:t>
        <w:lastRenderedPageBreak/>
        <w:t>memanggil model. Setelah pemeriksaan ini diterapkan, waktu proses Section 2 bergantung pada jumlah kotak yang terisi, yaitu sekitar 2,0 hingga 2,3 detik ketika tidak ada kotak yang terisi, 14,6 hingga 16,1 detik untuk 2 kotak terisi, dan 32,3 hingga 33,6 detik untuk 8 kotak terisi.</w:t>
      </w:r>
    </w:p>
    <w:p>
      <w:pPr>
        <w:pStyle w:val="ListParagraph"/>
        <w:numPr>
          <w:ilvl w:val="0"/>
          <w:numId w:val="44"/>
        </w:numPr>
        <w:rPr>
          <w:ins w:id="3194" w:author="Claude" w:date="2026-10-23T09:00:00Z"/>
        </w:rPr>
      </w:pPr>
      <w:ins w:id="3195" w:author="Claude" w:date="2026-10-23T09:00:00Z">
        <w:r>
          <w:rPr>
            <w:b/>
            <w:bCs/>
            <w:lang w:val="en-ID"/>
          </w:rPr>
          <w:t xml:space="preserve">Ketidakcocokan versi pustaka pada lingkungan Python.</w:t>
        </w:r>
        <w:r>
          <w:rPr>
            <w:lang w:val="en-ID"/>
          </w:rPr>
          <w:t xml:space="preserve"> Pada laptop pengembang telah terpasang pustaka Transformers versi 5, yang membuat kode TrOCR salah memuat tokenizer dan bobot model sehingga hasil bacaan rusak tanpa pesan galat yang jelas. Kendala ini diselesaikan dengan lingkungan virtual (</w:t>
        </w:r>
        <w:r>
          <w:rPr>
            <w:i/>
            <w:iCs/>
            <w:lang w:val="en-ID"/>
          </w:rPr>
          <w:t xml:space="preserve">virtual environment</w:t>
        </w:r>
        <w:r>
          <w:rPr>
            <w:lang w:val="en-ID"/>
          </w:rPr>
          <w:t xml:space="preserve">) khusus yang versi paketnya dikunci pada versi yang telah diuji, yaitu Transformers 4.57.6 dan PyTorch 2.12 dengan CUDA 12.6, serta skrip pemasangan dan skrip uji yang memastikan hasil bacaan foto acuan sama dengan hasil yang telah diverifikasi.</w:t>
        </w:r>
      </w:ins>
    </w:p>
    <w:p>
      <w:pPr>
        <w:pStyle w:val="ListParagraph"/>
        <w:numPr>
          <w:ilvl w:val="0"/>
          <w:numId w:val="44"/>
        </w:numPr>
        <w:rPr>
          <w:ins w:id="3196" w:author="Claude" w:date="2026-10-23T09:00:00Z"/>
        </w:rPr>
      </w:pPr>
      <w:ins w:id="3197" w:author="Claude" w:date="2026-10-23T09:00:00Z">
        <w:r>
          <w:rPr>
            <w:b/>
            <w:bCs/>
            <w:lang w:val="en-ID"/>
          </w:rPr>
          <w:t xml:space="preserve">Layanan lama tetap berjalan setelah pembaruan.</w:t>
        </w:r>
        <w:r>
          <w:rPr>
            <w:lang w:val="en-ID"/>
          </w:rPr>
          <w:t xml:space="preserve"> Setelah kode diperbarui di PC server, layanan masih membaca seluruh baris shift seperti versi lama. Penyebabnya, menghentikan tugas melalui Task Scheduler hanya menutup proses pembungkus, sedangkan proses Python lama tetap hidup dengan kode lama di memorinya. Kendala ini diselesaikan dengan membuat layanan memeriksa waktu perubahan berkas kodenya dan menghentikan dirinya sendiri apabila kode berubah, menampilkan peringatan pada layar tinjauan apabila hasil berasal dari layanan versi lama, serta menyediakan skrip untuk menyalakan ulang layanan.</w:t>
        </w:r>
      </w:ins>
    </w:p>
    <w:p>
      <w:pPr>
        <w:pStyle w:val="ListParagraph"/>
        <w:numPr>
          <w:ilvl w:val="0"/>
          <w:numId w:val="44"/>
        </w:numPr>
        <w:rPr>
          <w:ins w:id="3198" w:author="Claude" w:date="2026-10-23T09:00:00Z"/>
        </w:rPr>
      </w:pPr>
      <w:ins w:id="3199" w:author="Claude" w:date="2026-10-23T09:00:00Z">
        <w:r>
          <w:rPr>
            <w:b/>
            <w:bCs/>
            <w:lang w:val="en-ID"/>
          </w:rPr>
          <w:t xml:space="preserve">Shift laporan tidak selalu sama dengan shift saat ini.</w:t>
        </w:r>
        <w:r>
          <w:rPr>
            <w:lang w:val="en-ID"/>
          </w:rPr>
          <w:t xml:space="preserve"> Pada awalnya, layanan membaca semua baris shift yang bertinta, kemudian diubah agar hanya membaca shift yang dipilih saat unggah. Uji coba menunjukkan bahwa formulir sering diinput setelah shift berganti, sehingga pilihan berdasarkan jam belum tentu sesuai. Kendala ini diselesaikan dengan menjadikan tulisan shift di kertas sebagai penentu, sedangkan pilihan saat unggah hanya menjadi cadangan apabila tulisan shift tidak terbaca.</w:t>
        </w:r>
      </w:ins>
    </w:p>
    <w:p>
      <w:pPr>
        <w:pStyle w:val="ListParagraph"/>
        <w:numPr>
          <w:ilvl w:val="0"/>
          <w:numId w:val="44"/>
        </w:numPr>
        <w:rPr>
          <w:ins w:id="3200" w:author="Claude" w:date="2026-10-23T09:00:00Z"/>
        </w:rPr>
      </w:pPr>
      <w:ins w:id="3201" w:author="Claude" w:date="2026-10-23T09:00:00Z">
        <w:r>
          <w:rPr>
            <w:b/>
            <w:bCs/>
            <w:lang w:val="en-ID"/>
          </w:rPr>
          <w:t xml:space="preserve">Basis data tidak dapat diakses dari perangkat pengembang.</w:t>
        </w:r>
        <w:r>
          <w:rPr>
            <w:lang w:val="en-ID"/>
          </w:rPr>
          <w:t xml:space="preserve"> Seluruh pengembangan dilakukan di laptop, sedangkan basis data hanya tersedia di PC server perusahaan. Kendala ini diselesaikan dengan membangun halaman menggunakan sumber data contoh yang memiliki antarmuka yang sama dengan sumber data SQL Server, kemudian memverifikasi koneksi, kueri, dan seluruh halaman di PC server menggunakan perintah </w:t>
        </w:r>
        <w:r>
          <w:rPr>
            <w:rFonts w:ascii="Courier New" w:hAnsi="Courier New" w:cs="Courier New"/>
            <w:sz w:val="20"/>
            <w:lang w:val="en-ID"/>
          </w:rPr>
          <w:t xml:space="preserve">php artisan downtime:cek</w:t>
        </w:r>
        <w:r>
          <w:rPr>
            <w:lang w:val="en-ID"/>
          </w:rPr>
          <w:t xml:space="preserve">.</w:t>
        </w:r>
      </w:ins>
    </w:p>
    <w:p w14:paraId="670FBADD" w14:textId="77777777" w:rsidR="00706AB7" w:rsidRDefault="00706AB7" w:rsidP="002B6B10">
      <w:pPr>
        <w:pStyle w:val="ListParagraph"/>
        <w:numPr>
          <w:ilvl w:val="0"/>
          <w:numId w:val="0"/>
        </w:numPr>
        <w:ind w:left="1080"/>
      </w:pPr>
    </w:p>
    <w:p w14:paraId="20EB5DFD" w14:textId="6B3BBC92" w:rsidR="00706AB7" w:rsidRDefault="00706AB7">
      <w:pPr>
        <w:pStyle w:val="Heading3"/>
      </w:pPr>
      <w:bookmarkStart w:id="152" w:name="_Toc242101899"/>
      <w:r>
        <w:t>Keterbatasan dan Isu yang Belum Terselesaikan</w:t>
      </w:r>
      <w:bookmarkEnd w:id="152"/>
    </w:p>
    <w:p w14:paraId="468E21D5" w14:textId="77777777" w:rsidR="00FB11D4" w:rsidRDefault="00FB11D4" w:rsidP="00FB11D4">
      <w:r>
        <w:rPr>
          <w:lang w:val="id-ID"/>
        </w:rPr>
        <w:t>Meskipun sistem telah berfungsi sesuai hasil pengujian, terdapat beberapa keterbatasan yang perlu dicatat sebagai bahan pertimbangan operasional dan pengembangan lanjutan:</w:t>
      </w:r>
    </w:p>
    <w:p w14:paraId="55B4C297" w14:textId="77777777" w:rsidR="00FB11D4" w:rsidRDefault="00FB11D4">
      <w:pPr>
        <w:pStyle w:val="ListParagraph"/>
        <w:numPr>
          <w:ilvl w:val="0"/>
          <w:numId w:val="46"/>
        </w:numPr>
      </w:pPr>
      <w:del w:id="3202" w:author="Claude" w:date="2026-10-23T09:00:00Z">
        <w:r>
          <w:rPr>
            <w:b/>
            <w:bCs/>
            <w:lang w:val="id-ID"/>
          </w:rPr>
          <w:delText xml:space="preserve">Penandaan titik acuan masih manual.</w:delText>
        </w:r>
      </w:del>
      <w:del w:id="3203" w:author="Claude" w:date="2026-10-23T09:00:00Z">
        <w:r>
          <w:rPr>
            <w:lang w:val="id-ID"/>
          </w:rPr>
          <w:delText xml:space="preserve"> Fitur ekstraksi belum mencapai otomatisasi penuh karena petugas masih perlu memotong area tabel dan menandai</w:delText>
        </w:r>
      </w:del>
      <w:ins w:id="3204" w:author="Claude" w:date="2026-10-23T09:00:00Z">
        <w:r>
          <w:rPr>
            <w:b/>
            <w:bCs/>
            <w:lang w:val="id-ID"/>
          </w:rPr>
          <w:t xml:space="preserve">Data uji akurasi masih sedikit.</w:t>
        </w:r>
        <w:r>
          <w:rPr>
            <w:lang w:val="id-ID"/>
          </w:rPr>
          <w:t xml:space="preserve"> Akurasi pembacaan pada Tabel 4.24 diperoleh dari foto dua lembar formulir yang kemungkinan ditulis oleh satu penulis, dan sebagian aturan pembacaan header disusun sambil melihat foto yang sama. Akurasi pada lembar dan penulis lain, serta pada foto dengan pencahayaan kurang atau buram, belum diketahui. Pada implementasi awal, keterbatasan utama adalah penandaan</w:t>
        </w:r>
      </w:ins>
      <w:r>
        <w:rPr>
          <w:lang w:val="id-ID"/>
        </w:rPr>
        <w:t xml:space="preserve"> tiga titik sudut secara manual</w:t>
      </w:r>
      <w:del w:id="3205" w:author="Claude" w:date="2026-10-23T09:00:00Z">
        <w:r>
          <w:rPr>
            <w:lang w:val="id-ID"/>
          </w:rPr>
          <w:delText xml:space="preserve"> (Subbab 4.4.3). Hal ini merupakan kompromi rancangan yang disengaja agar posisi pemotongan kotak tetap tepat di tengah variasi pengambilan foto</w:delText>
        </w:r>
      </w:del>
      <w:ins w:id="3206" w:author="Claude" w:date="2026-10-23T09:00:00Z">
        <w:r>
          <w:rPr>
            <w:lang w:val="id-ID"/>
          </w:rPr>
          <w:t xml:space="preserve">, yang telah dihilangkan pada versi akhir</w:t>
        </w:r>
      </w:ins>
      <w:r>
        <w:rPr>
          <w:lang w:val="id-ID"/>
        </w:rPr>
        <w:t xml:space="preserve">.</w:t>
      </w:r>
    </w:p>
    <w:p w14:paraId="129A0F5F" w14:textId="77777777" w:rsidR="00FB11D4" w:rsidRDefault="00FB11D4">
      <w:pPr>
        <w:pStyle w:val="ListParagraph"/>
        <w:numPr>
          <w:ilvl w:val="0"/>
          <w:numId w:val="46"/>
        </w:numPr>
      </w:pPr>
      <w:r>
        <w:rPr>
          <w:b/>
          <w:bCs/>
          <w:lang w:val="id-ID"/>
        </w:rPr>
        <w:t>Verifikasi oleh manusia tetap diperlukan.</w:t>
      </w:r>
      <w:r>
        <w:rPr>
          <w:lang w:val="id-ID"/>
        </w:rPr>
        <w:t xml:space="preserve"> Tulisan tangan operator sangat bervariasi, sehingga model AI masih dapat keliru mengenali angka atau huruf tertentu. Karena itu, peninjauan oleh petugas sebelum data disimpan merupakan bagian tetap dari rancangan sistem sebagai kendali mutu data (</w:t>
      </w:r>
      <w:r>
        <w:rPr>
          <w:i/>
          <w:iCs/>
          <w:lang w:val="id-ID"/>
        </w:rPr>
        <w:t>human-in-the-loop</w:t>
      </w:r>
      <w:r>
        <w:rPr>
          <w:lang w:val="id-ID"/>
        </w:rPr>
        <w:t>), bukan sekadar pelengkap sementara. Hal ini penting karena data yang tersimpan langsung digunakan oleh sistem lain di perusahaan, sehingga kesalahan pembacaan yang lolos tanpa pemeriksaan dapat mencemari data produksi.</w:t>
      </w:r>
    </w:p>
    <w:p w14:paraId="3B4C744C" w14:textId="77777777" w:rsidR="00FB11D4" w:rsidRDefault="00FB11D4">
      <w:pPr>
        <w:pStyle w:val="ListParagraph"/>
        <w:numPr>
          <w:ilvl w:val="0"/>
          <w:numId w:val="46"/>
        </w:numPr>
      </w:pPr>
      <w:del w:id="3207" w:author="Claude" w:date="2026-10-23T09:00:00Z">
        <w:r>
          <w:rPr>
            <w:b/>
            <w:bCs/>
            <w:lang w:val="id-ID"/>
          </w:rPr>
          <w:delText xml:space="preserve">Sisa kode eksplorasi.</w:delText>
        </w:r>
      </w:del>
      <w:del w:id="3208" w:author="Claude" w:date="2026-10-23T09:00:00Z">
        <w:r>
          <w:rPr>
            <w:lang w:val="id-ID"/>
          </w:rPr>
          <w:delText xml:space="preserve"> Perubahan pendekatan dari satu foto penuh menjadi dua tahap meninggalkan sejumlah skrip eksperimen dan </w:delText>
        </w:r>
      </w:del>
      <w:del w:id="3209" w:author="Claude" w:date="2026-10-23T09:00:00Z">
        <w:r>
          <w:rPr>
            <w:i/>
            <w:iCs/>
            <w:lang w:val="id-ID"/>
          </w:rPr>
          <w:delText xml:space="preserve">endpoint</w:delText>
        </w:r>
      </w:del>
      <w:del w:id="3210" w:author="Claude" w:date="2026-10-23T09:00:00Z">
        <w:r>
          <w:rPr>
            <w:lang w:val="id-ID"/>
          </w:rPr>
          <w:delText xml:space="preserve"> pengujian yang tidak lagi digunakan pada alur produksi (Subbab 4.4.2). Kode tersebut perlu dirapikan pada tahap pemeliharaan berikutnya.</w:delText>
        </w:r>
      </w:del>
      <w:ins w:id="3211" w:author="Claude" w:date="2026-10-23T09:00:00Z">
        <w:r>
          <w:rPr>
            <w:b/>
            <w:bCs/>
            <w:lang w:val="id-ID"/>
          </w:rPr>
          <w:t xml:space="preserve">Nama operator belum terbaca andal.</w:t>
        </w:r>
        <w:r>
          <w:rPr>
            <w:lang w:val="id-ID"/>
          </w:rPr>
          <w:t xml:space="preserve"> Tulisan nama operator sangat bervariasi dan sering dicoret, sehingga hanya terbaca benar pada 3 dari 7 foto uji. Oleh karena itu, operator hanya dipilihkan otomatis apabila kemiripannya dengan data master cukup tinggi, dan petugas tetap wajib memastikannya.</w:t>
        </w:r>
      </w:ins>
    </w:p>
    <w:p>
      <w:pPr>
        <w:pStyle w:val="ListParagraph"/>
        <w:numPr>
          <w:ilvl w:val="0"/>
          <w:numId w:val="46"/>
        </w:numPr>
        <w:rPr>
          <w:ins w:id="3212" w:author="Claude" w:date="2026-10-23T09:00:00Z"/>
        </w:rPr>
      </w:pPr>
      <w:ins w:id="3213" w:author="Claude" w:date="2026-10-23T09:00:00Z">
        <w:r>
          <w:rPr>
            <w:b/>
            <w:bCs/>
            <w:lang w:val="id-ID"/>
          </w:rPr>
          <w:t xml:space="preserve">Target downtime resmi belum tersedia.</w:t>
        </w:r>
        <w:r>
          <w:rPr>
            <w:lang w:val="id-ID"/>
          </w:rPr>
          <w:t xml:space="preserve"> Perusahaan belum memiliki target downtime resmi, sehingga acuan baik atau buruk pada halaman analitik masih memakai perbandingan dengan periode sebelumnya. Persentase downtime juga dihitung terhadap seluruh mesin pada MFRESMAS, termasuk mesin yang tidak dijadwalkan berjalan, sehingga angkanya cenderung kecil.</w:t>
        </w:r>
      </w:ins>
    </w:p>
    <w:p>
      <w:pPr>
        <w:pStyle w:val="ListParagraph"/>
        <w:numPr>
          <w:ilvl w:val="0"/>
          <w:numId w:val="46"/>
        </w:numPr>
        <w:rPr>
          <w:ins w:id="3214" w:author="Claude" w:date="2026-10-23T09:00:00Z"/>
        </w:rPr>
      </w:pPr>
      <w:ins w:id="3215" w:author="Claude" w:date="2026-10-23T09:00:00Z">
        <w:r>
          <w:rPr>
            <w:b/>
            <w:bCs/>
            <w:lang w:val="id-ID"/>
          </w:rPr>
          <w:t xml:space="preserve">Data pendukung disimpan sebagai berkas.</w:t>
        </w:r>
        <w:r>
          <w:rPr>
            <w:lang w:val="id-ID"/>
          </w:rPr>
          <w:t xml:space="preserve"> Karena struktur basis data tidak boleh diubah, pengaturan, audit log, dan riwayat scan disimpan sebagai berkas, sehingga perlu ikut dicadangkan secara terpisah dari basis data.</w:t>
        </w:r>
      </w:ins>
    </w:p>
    <w:p w14:paraId="0533547B" w14:textId="06CB7683" w:rsidR="00706AB7" w:rsidRDefault="00706AB7" w:rsidP="00FB11D4"/>
    <w:p w14:paraId="310904E6" w14:textId="76B0DD2A" w:rsidR="00D6159F" w:rsidRDefault="00D6159F" w:rsidP="00D6159F">
      <w:pPr>
        <w:pStyle w:val="Heading3"/>
      </w:pPr>
      <w:bookmarkStart w:id="153" w:name="_Toc242101900"/>
      <w:r>
        <w:t xml:space="preserve">Keterbatasan Fitur </w:t>
      </w:r>
      <w:r>
        <w:rPr>
          <w:i/>
          <w:iCs/>
        </w:rPr>
        <w:t xml:space="preserve">Progressive Web App </w:t>
      </w:r>
      <w:r>
        <w:t>Pada Intranet Tanpa HTTPS</w:t>
      </w:r>
      <w:bookmarkEnd w:id="153"/>
    </w:p>
    <w:p w14:paraId="0AF44EA9" w14:textId="77777777" w:rsidR="00D6159F" w:rsidRDefault="00D6159F" w:rsidP="00D6159F">
      <w:r>
        <w:t xml:space="preserve">Komponen </w:t>
      </w:r>
      <w:r>
        <w:rPr>
          <w:i/>
          <w:iCs/>
        </w:rPr>
        <w:t xml:space="preserve">Progressive Web App</w:t>
      </w:r>
      <w:r>
        <w:t xml:space="preserve"> (PWA), berupa berkas manifes (</w:t>
      </w:r>
      <w:r>
        <w:rPr>
          <w:rStyle w:val="VerbatimChar"/>
        </w:rPr>
        <w:t xml:space="preserve">manifest.json</w:t>
      </w:r>
      <w:r>
        <w:t xml:space="preserve">) dan </w:t>
      </w:r>
      <w:r>
        <w:rPr>
          <w:i/>
          <w:iCs/>
        </w:rPr>
        <w:t xml:space="preserve">service worker</w:t>
      </w:r>
      <w:r>
        <w:t xml:space="preserve">, telah disiapkan pada basis kode agar aplikasi dapat dipasang ke layar utama ponsel. Namun, fitur ini belum dapat diaktifkan secara operasional karena </w:t>
      </w:r>
      <w:r>
        <w:rPr>
          <w:i/>
          <w:iCs/>
        </w:rPr>
        <w:t xml:space="preserve">service worker</w:t>
      </w:r>
      <w:r>
        <w:t xml:space="preserve"> hanya dapat berjalan pada </w:t>
      </w:r>
      <w:r>
        <w:rPr>
          <w:i/>
          <w:iCs/>
        </w:rPr>
        <w:t xml:space="preserve">secure context</w:t>
      </w:r>
      <w:r>
        <w:t xml:space="preserve">, yaitu halaman yang diakses melalui HTTPS, dengan pengecualian </w:t>
      </w:r>
      <w:r>
        <w:rPr>
          <w:rStyle w:val="VerbatimChar"/>
        </w:rPr>
        <w:t xml:space="preserve">http://localhost</w:t>
      </w:r>
      <w:r>
        <w:t xml:space="preserve"> untuk keperluan pengembangan. Pembatasan ini diterapkan karena koneksi HTTP rentan terhadap penyisipan kode berbahaya melalui serangan </w:t>
      </w:r>
      <w:r>
        <w:rPr>
          <w:i/>
          <w:iCs/>
        </w:rPr>
        <w:t xml:space="preserve">manipulator-in-the-middle</w:t>
      </w:r>
      <w:r>
        <w:t xml:space="preserve"> (MITM), dan dampak serangan tersebut akan lebih besar apabila kode yang disisipkan dapat mengakses kemampuan </w:t>
      </w:r>
      <w:r>
        <w:rPr>
          <w:i/>
          <w:iCs/>
        </w:rPr>
        <w:t xml:space="preserve">service worker</w:t>
      </w:r>
      <w:r>
        <w:t xml:space="preserve"> (Mozilla, 2026). Server intranet perusahaan saat ini masih melayani aplikasi melalui HTTP tanpa sertifikat SSL, sehingga sistem digunakan melalui peramban biasa tanpa mode instalasi aplikasi. Fitur ini dapat diaktifkan apabila di kemudian hari perusahaan memasang sertifikat SSL internal pada server intranet.</w:t>
      </w:r>
      <w:ins w:id="3216" w:author="Claude" w:date="2026-10-23T09:00:00Z">
        <w:r>
          <w:t xml:space="preserve"> Pembatasan yang sama berlaku untuk akses kamera melalui peramban, sehingga tombol Kamera komputer pada halaman Foto formulir hanya aktif apabila sistem diakses melalui localhost atau HTTPS. Selama server belum memakai HTTPS, petugas memakai tombol Kamera HP yang membuka aplikasi kamera ponsel, atau memilih berkas foto.</w:t>
        </w:r>
      </w:ins>
    </w:p>
    <w:p w14:paraId="75C7BEEC" w14:textId="77777777" w:rsidR="00D6159F" w:rsidRDefault="00D6159F" w:rsidP="00575DFD"/>
    <w:p w14:paraId="3A7860E9" w14:textId="1CF672C8" w:rsidR="00575DFD" w:rsidRDefault="00575DFD">
      <w:pPr>
        <w:pStyle w:val="Heading3"/>
      </w:pPr>
      <w:bookmarkStart w:id="154" w:name="_Toc242101901"/>
      <w:r>
        <w:t>Alur Kerja Sebelum dan Sesudah Implementasi</w:t>
      </w:r>
      <w:bookmarkEnd w:id="154"/>
    </w:p>
    <w:p w14:paraId="13416AD6" w14:textId="13840717" w:rsidR="00575DFD" w:rsidRDefault="00FB11D4" w:rsidP="00575DFD">
      <w:r>
        <w:t xml:space="preserve">Gambaran perbandingan alur kerja pencatatan sebelum dan sesudah sistem diimplementasikan disajikan pada Tabel 4.</w:t>
      </w:r>
      <w:del w:id="3217" w:author="Claude" w:date="2026-10-23T09:00:00Z">
        <w:r>
          <w:delText xml:space="preserve">20</w:delText>
        </w:r>
      </w:del>
      <w:ins w:id="3218" w:author="Claude" w:date="2026-10-23T09:00:00Z">
        <w:r>
          <w:t xml:space="preserve">31</w:t>
        </w:r>
      </w:ins>
      <w:r>
        <w:t xml:space="preserve">. Waktu pemrosesan</w:t>
      </w:r>
      <w:del w:id="3219" w:author="Claude" w:date="2026-10-23T09:00:00Z">
        <w:r>
          <w:delText xml:space="preserve"> Section 2</w:delText>
        </w:r>
      </w:del>
      <w:r>
        <w:t xml:space="preserve"> diperoleh dari pengukuran pada Subbab 4.4.3</w:t>
      </w:r>
      <w:ins w:id="3220" w:author="Claude" w:date="2026-10-23T09:00:00Z">
        <w:r>
          <w:t xml:space="preserve"> dan Tabel 4.28</w:t>
        </w:r>
      </w:ins>
      <w:r>
        <w:t xml:space="preserve">, sedangkan perkiraan waktu per laporan diperoleh dari pengamatan selama uji coba, bukan dari pengukuran yang terstruktur.</w:t>
      </w:r>
    </w:p>
    <w:tbl>
      <w:tblPr>
        <w:tblStyle w:val="TableGrid"/>
        <w:tblW w:w="0" w:type="auto"/>
        <w:jc w:val="center"/>
        <w:tblLayout w:type="fixed"/>
        <w:tblLook w:val="04A0" w:firstRow="1" w:lastRow="0" w:firstColumn="1" w:lastColumn="0" w:noHBand="0" w:noVBand="1"/>
      </w:tblPr>
      <w:tblGrid>
        <w:gridCol w:w="1587"/>
        <w:gridCol w:w="1984"/>
        <w:gridCol w:w="1984"/>
        <w:gridCol w:w="2381"/>
      </w:tblGrid>
      <w:tr w:rsidR="00FB11D4" w14:paraId="482C9BBC" w14:textId="77777777" w:rsidTr="00CB3882">
        <w:trPr>
          <w:tblHeader/>
          <w:jc w:val="center"/>
        </w:trPr>
        <w:tc>
          <w:tcPr>
            <w:tcW w:w="1587" w:type="dxa"/>
            <w:shd w:val="clear" w:color="auto" w:fill="D0CECE"/>
          </w:tcPr>
          <w:p w14:paraId="20194E2B" w14:textId="77777777" w:rsidR="00FB11D4" w:rsidRDefault="00FB11D4" w:rsidP="00CB3882">
            <w:pPr>
              <w:ind w:firstLine="0"/>
              <w:jc w:val="center"/>
            </w:pPr>
            <w:r>
              <w:rPr>
                <w:b/>
                <w:bCs/>
                <w:lang w:val="id-ID"/>
              </w:rPr>
              <w:t>Aspek</w:t>
            </w:r>
          </w:p>
        </w:tc>
        <w:tc>
          <w:tcPr>
            <w:tcW w:w="1984" w:type="dxa"/>
            <w:shd w:val="clear" w:color="auto" w:fill="D0CECE"/>
          </w:tcPr>
          <w:p w14:paraId="05D8872A" w14:textId="77777777" w:rsidR="00FB11D4" w:rsidRDefault="00FB11D4" w:rsidP="00CB3882">
            <w:pPr>
              <w:ind w:firstLine="0"/>
              <w:jc w:val="center"/>
            </w:pPr>
            <w:r>
              <w:rPr>
                <w:b/>
                <w:bCs/>
                <w:lang w:val="id-ID"/>
              </w:rPr>
              <w:t>Sistem Lama (VB6)</w:t>
            </w:r>
          </w:p>
        </w:tc>
        <w:tc>
          <w:tcPr>
            <w:tcW w:w="1984" w:type="dxa"/>
            <w:shd w:val="clear" w:color="auto" w:fill="D0CECE"/>
          </w:tcPr>
          <w:p w14:paraId="5EC60AEE" w14:textId="77777777" w:rsidR="00FB11D4" w:rsidRDefault="00FB11D4" w:rsidP="00CB3882">
            <w:pPr>
              <w:ind w:firstLine="0"/>
              <w:jc w:val="center"/>
            </w:pPr>
            <w:r>
              <w:rPr>
                <w:b/>
                <w:bCs/>
                <w:lang w:val="id-ID"/>
              </w:rPr>
              <w:t>Sistem Baru: Input Manual</w:t>
            </w:r>
          </w:p>
        </w:tc>
        <w:tc>
          <w:tcPr>
            <w:tcW w:w="2381" w:type="dxa"/>
            <w:shd w:val="clear" w:color="auto" w:fill="D0CECE"/>
          </w:tcPr>
          <w:p w14:paraId="6E9E40E6" w14:textId="77777777" w:rsidR="00FB11D4" w:rsidRDefault="00FB11D4" w:rsidP="00CB3882">
            <w:pPr>
              <w:ind w:firstLine="0"/>
              <w:jc w:val="center"/>
            </w:pPr>
            <w:r>
              <w:rPr>
                <w:b/>
                <w:bCs/>
                <w:lang w:val="id-ID"/>
              </w:rPr>
              <w:t>Sistem Baru: Ekstraksi Foto</w:t>
            </w:r>
          </w:p>
        </w:tc>
      </w:tr>
      <w:tr w:rsidR="00FB11D4" w14:paraId="6ECBA3F7" w14:textId="77777777" w:rsidTr="00CB3882">
        <w:trPr>
          <w:jc w:val="center"/>
        </w:trPr>
        <w:tc>
          <w:tcPr>
            <w:tcW w:w="1587" w:type="dxa"/>
          </w:tcPr>
          <w:p w14:paraId="725F4F97" w14:textId="77777777" w:rsidR="00FB11D4" w:rsidRDefault="00FB11D4" w:rsidP="00CB3882">
            <w:pPr>
              <w:pStyle w:val="Compact"/>
              <w:spacing w:after="40" w:line="240" w:lineRule="auto"/>
              <w:ind w:firstLine="0"/>
              <w:jc w:val="left"/>
            </w:pPr>
            <w:r>
              <w:t>Pencatatan di area mesin</w:t>
            </w:r>
          </w:p>
        </w:tc>
        <w:tc>
          <w:tcPr>
            <w:tcW w:w="1984" w:type="dxa"/>
          </w:tcPr>
          <w:p w14:paraId="4D7D3AF5" w14:textId="77777777" w:rsidR="00FB11D4" w:rsidRDefault="00FB11D4" w:rsidP="00CB3882">
            <w:pPr>
              <w:pStyle w:val="Compact"/>
              <w:spacing w:after="40" w:line="240" w:lineRule="auto"/>
              <w:ind w:firstLine="0"/>
              <w:jc w:val="left"/>
            </w:pPr>
            <w:r>
              <w:t>Operator menulis pada formulir kertas selama shift</w:t>
            </w:r>
          </w:p>
        </w:tc>
        <w:tc>
          <w:tcPr>
            <w:tcW w:w="1984" w:type="dxa"/>
          </w:tcPr>
          <w:p w14:paraId="584BA072" w14:textId="77777777" w:rsidR="00FB11D4" w:rsidRDefault="00FB11D4" w:rsidP="00CB3882">
            <w:pPr>
              <w:pStyle w:val="Compact"/>
              <w:spacing w:after="40" w:line="240" w:lineRule="auto"/>
              <w:ind w:firstLine="0"/>
              <w:jc w:val="left"/>
            </w:pPr>
            <w:r>
              <w:t>Sama seperti sistem lama</w:t>
            </w:r>
          </w:p>
        </w:tc>
        <w:tc>
          <w:tcPr>
            <w:tcW w:w="2381" w:type="dxa"/>
          </w:tcPr>
          <w:p w14:paraId="68570E47" w14:textId="77777777" w:rsidR="00FB11D4" w:rsidRDefault="00FB11D4" w:rsidP="00CB3882">
            <w:pPr>
              <w:pStyle w:val="Compact"/>
              <w:spacing w:after="40" w:line="240" w:lineRule="auto"/>
              <w:ind w:firstLine="0"/>
              <w:jc w:val="left"/>
            </w:pPr>
            <w:r>
              <w:t>Sama seperti sistem lama</w:t>
            </w:r>
          </w:p>
        </w:tc>
      </w:tr>
      <w:tr w:rsidR="00FB11D4" w14:paraId="116F9397" w14:textId="77777777" w:rsidTr="00CB3882">
        <w:trPr>
          <w:jc w:val="center"/>
        </w:trPr>
        <w:tc>
          <w:tcPr>
            <w:tcW w:w="1587" w:type="dxa"/>
          </w:tcPr>
          <w:p w14:paraId="155E2355" w14:textId="77777777" w:rsidR="00FB11D4" w:rsidRDefault="00FB11D4" w:rsidP="00CB3882">
            <w:pPr>
              <w:pStyle w:val="Compact"/>
              <w:spacing w:after="40" w:line="240" w:lineRule="auto"/>
              <w:ind w:firstLine="0"/>
              <w:jc w:val="left"/>
            </w:pPr>
            <w:r>
              <w:t>Penyerahan formulir</w:t>
            </w:r>
          </w:p>
        </w:tc>
        <w:tc>
          <w:tcPr>
            <w:tcW w:w="1984" w:type="dxa"/>
          </w:tcPr>
          <w:p w14:paraId="577E3D3C" w14:textId="77777777" w:rsidR="00FB11D4" w:rsidRDefault="00FB11D4" w:rsidP="00CB3882">
            <w:pPr>
              <w:pStyle w:val="Compact"/>
              <w:spacing w:after="40" w:line="240" w:lineRule="auto"/>
              <w:ind w:firstLine="0"/>
              <w:jc w:val="left"/>
            </w:pPr>
            <w:r>
              <w:t>Operator membawa formulir ke kantor produksi setelah shift</w:t>
            </w:r>
          </w:p>
        </w:tc>
        <w:tc>
          <w:tcPr>
            <w:tcW w:w="1984" w:type="dxa"/>
          </w:tcPr>
          <w:p w14:paraId="20FFF9F8" w14:textId="77777777" w:rsidR="00FB11D4" w:rsidRDefault="00FB11D4" w:rsidP="00CB3882">
            <w:pPr>
              <w:pStyle w:val="Compact"/>
              <w:spacing w:after="40" w:line="240" w:lineRule="auto"/>
              <w:ind w:firstLine="0"/>
              <w:jc w:val="left"/>
            </w:pPr>
            <w:r>
              <w:t>Sama seperti sistem lama</w:t>
            </w:r>
          </w:p>
        </w:tc>
        <w:tc>
          <w:tcPr>
            <w:tcW w:w="2381" w:type="dxa"/>
          </w:tcPr>
          <w:p w14:paraId="17256A66" w14:textId="77777777" w:rsidR="00FB11D4" w:rsidRDefault="00FB11D4" w:rsidP="00CB3882">
            <w:pPr>
              <w:pStyle w:val="Compact"/>
              <w:spacing w:after="40" w:line="240" w:lineRule="auto"/>
              <w:ind w:firstLine="0"/>
              <w:jc w:val="left"/>
            </w:pPr>
            <w:r>
              <w:t>Sama seperti sistem lama</w:t>
            </w:r>
          </w:p>
        </w:tc>
      </w:tr>
      <w:tr w:rsidR="00FB11D4" w14:paraId="64ECF593" w14:textId="77777777" w:rsidTr="00CB3882">
        <w:trPr>
          <w:jc w:val="center"/>
        </w:trPr>
        <w:tc>
          <w:tcPr>
            <w:tcW w:w="1587" w:type="dxa"/>
          </w:tcPr>
          <w:p w14:paraId="007DB4BE" w14:textId="77777777" w:rsidR="00FB11D4" w:rsidRDefault="00FB11D4" w:rsidP="00CB3882">
            <w:pPr>
              <w:pStyle w:val="Compact"/>
              <w:spacing w:after="40" w:line="240" w:lineRule="auto"/>
              <w:ind w:firstLine="0"/>
              <w:jc w:val="left"/>
            </w:pPr>
            <w:r>
              <w:t>Lokasi input</w:t>
            </w:r>
          </w:p>
        </w:tc>
        <w:tc>
          <w:tcPr>
            <w:tcW w:w="1984" w:type="dxa"/>
          </w:tcPr>
          <w:p w14:paraId="718B88EE" w14:textId="77777777" w:rsidR="00FB11D4" w:rsidRDefault="00FB11D4" w:rsidP="00CB3882">
            <w:pPr>
              <w:pStyle w:val="Compact"/>
              <w:spacing w:after="40" w:line="240" w:lineRule="auto"/>
              <w:ind w:firstLine="0"/>
              <w:jc w:val="left"/>
            </w:pPr>
            <w:r>
              <w:t>Satu komputer di kantor produksi</w:t>
            </w:r>
          </w:p>
        </w:tc>
        <w:tc>
          <w:tcPr>
            <w:tcW w:w="1984" w:type="dxa"/>
          </w:tcPr>
          <w:p w14:paraId="1110FD3D" w14:textId="77777777" w:rsidR="00FB11D4" w:rsidRDefault="00FB11D4" w:rsidP="00CB3882">
            <w:pPr>
              <w:pStyle w:val="Compact"/>
              <w:spacing w:after="40" w:line="240" w:lineRule="auto"/>
              <w:ind w:firstLine="0"/>
              <w:jc w:val="left"/>
            </w:pPr>
            <w:r>
              <w:t>Komputer atau ponsel petugas di kantor produksi</w:t>
            </w:r>
          </w:p>
        </w:tc>
        <w:tc>
          <w:tcPr>
            <w:tcW w:w="2381" w:type="dxa"/>
          </w:tcPr>
          <w:p w14:paraId="53CFC608" w14:textId="77777777" w:rsidR="00FB11D4" w:rsidRDefault="00FB11D4" w:rsidP="00CB3882">
            <w:pPr>
              <w:pStyle w:val="Compact"/>
              <w:spacing w:after="40" w:line="240" w:lineRule="auto"/>
              <w:ind w:firstLine="0"/>
              <w:jc w:val="left"/>
            </w:pPr>
            <w:r>
              <w:t>Komputer atau ponsel petugas di kantor produksi</w:t>
            </w:r>
          </w:p>
        </w:tc>
      </w:tr>
      <w:tr w:rsidR="00FB11D4" w14:paraId="3E265349" w14:textId="77777777" w:rsidTr="00CB3882">
        <w:trPr>
          <w:jc w:val="center"/>
        </w:trPr>
        <w:tc>
          <w:tcPr>
            <w:tcW w:w="1587" w:type="dxa"/>
          </w:tcPr>
          <w:p w14:paraId="7195EBFB" w14:textId="77777777" w:rsidR="00FB11D4" w:rsidRDefault="00FB11D4" w:rsidP="00CB3882">
            <w:pPr>
              <w:pStyle w:val="Compact"/>
              <w:spacing w:after="40" w:line="240" w:lineRule="auto"/>
              <w:ind w:firstLine="0"/>
              <w:jc w:val="left"/>
            </w:pPr>
            <w:r>
              <w:t>Proses input</w:t>
            </w:r>
          </w:p>
        </w:tc>
        <w:tc>
          <w:tcPr>
            <w:tcW w:w="1984" w:type="dxa"/>
          </w:tcPr>
          <w:p w14:paraId="1F8AE563" w14:textId="77777777" w:rsidR="00FB11D4" w:rsidRDefault="00FB11D4" w:rsidP="00CB3882">
            <w:pPr>
              <w:pStyle w:val="Compact"/>
              <w:spacing w:after="40" w:line="240" w:lineRule="auto"/>
              <w:ind w:firstLine="0"/>
              <w:jc w:val="left"/>
            </w:pPr>
            <w:r>
              <w:t>Membaca kertas, lalu menginput ulang seluruh data, termasuk menghitung durasi</w:t>
            </w:r>
          </w:p>
        </w:tc>
        <w:tc>
          <w:tcPr>
            <w:tcW w:w="1984" w:type="dxa"/>
          </w:tcPr>
          <w:p w14:paraId="2E8EBB57" w14:textId="77777777" w:rsidR="00FB11D4" w:rsidRDefault="00FB11D4" w:rsidP="00CB3882">
            <w:pPr>
              <w:pStyle w:val="Compact"/>
              <w:spacing w:after="40" w:line="240" w:lineRule="auto"/>
              <w:ind w:firstLine="0"/>
              <w:jc w:val="left"/>
            </w:pPr>
            <w:r>
              <w:t>Menginput data langsung ke formulir web; durasi dihitung sistem</w:t>
            </w:r>
          </w:p>
        </w:tc>
        <w:tc>
          <w:tcPr>
            <w:tcW w:w="2381" w:type="dxa"/>
          </w:tcPr>
          <w:p w14:paraId="34B5D12C" w14:textId="77777777" w:rsidR="00FB11D4" w:rsidRDefault="00FB11D4" w:rsidP="00CB3882">
            <w:pPr>
              <w:pStyle w:val="Compact"/>
              <w:spacing w:after="40" w:line="240" w:lineRule="auto"/>
              <w:ind w:firstLine="0"/>
              <w:jc w:val="left"/>
            </w:pPr>
            <w:r>
              <w:t xml:space="preserve">Memotret </w:t>
            </w:r>
            <w:del w:id="3221" w:author="Claude" w:date="2026-10-23T09:00:00Z">
              <w:r>
                <w:delText xml:space="preserve">header dan tabel, memotong area</w:delText>
              </w:r>
            </w:del>
            <w:ins w:id="3222" w:author="Claude" w:date="2026-10-23T09:00:00Z">
              <w:r>
                <w:t xml:space="preserve">seluruh formulir satu kali, lalu meninjau kotak yang ditandai ragu (implementasi awal: memotret dua kali</w:t>
              </w:r>
            </w:ins>
            <w:r>
              <w:t xml:space="preserve"> dan menandai tiga titik sudut</w:t>
            </w:r>
            <w:del w:id="3223" w:author="Claude" w:date="2026-10-23T09:00:00Z">
              <w:r>
                <w:delText xml:space="preserve">, lalu meninjau draf hasil ekstraksi</w:delText>
              </w:r>
            </w:del>
            <w:ins w:id="3224" w:author="Claude" w:date="2026-10-23T09:00:00Z">
              <w:r>
                <w:t xml:space="preserve">)</w:t>
              </w:r>
            </w:ins>
          </w:p>
        </w:tc>
      </w:tr>
      <w:tr w:rsidR="00FB11D4" w14:paraId="0D70327F" w14:textId="77777777" w:rsidTr="00CB3882">
        <w:trPr>
          <w:jc w:val="center"/>
        </w:trPr>
        <w:tc>
          <w:tcPr>
            <w:tcW w:w="1587" w:type="dxa"/>
          </w:tcPr>
          <w:p w14:paraId="5F55EA3D" w14:textId="77777777" w:rsidR="00FB11D4" w:rsidRDefault="00FB11D4" w:rsidP="00CB3882">
            <w:pPr>
              <w:pStyle w:val="Compact"/>
              <w:spacing w:after="40" w:line="240" w:lineRule="auto"/>
              <w:ind w:firstLine="0"/>
              <w:jc w:val="left"/>
            </w:pPr>
            <w:r>
              <w:lastRenderedPageBreak/>
              <w:t>Waktu pemrosesan oleh sistem</w:t>
            </w:r>
          </w:p>
        </w:tc>
        <w:tc>
          <w:tcPr>
            <w:tcW w:w="1984" w:type="dxa"/>
          </w:tcPr>
          <w:p w14:paraId="7E081460" w14:textId="77777777" w:rsidR="00FB11D4" w:rsidRDefault="00FB11D4" w:rsidP="00CB3882">
            <w:pPr>
              <w:pStyle w:val="Compact"/>
              <w:spacing w:after="40" w:line="240" w:lineRule="auto"/>
              <w:ind w:firstLine="0"/>
              <w:jc w:val="left"/>
            </w:pPr>
            <w:r>
              <w:t>–</w:t>
            </w:r>
          </w:p>
        </w:tc>
        <w:tc>
          <w:tcPr>
            <w:tcW w:w="1984" w:type="dxa"/>
          </w:tcPr>
          <w:p w14:paraId="1702AE7F" w14:textId="77777777" w:rsidR="00FB11D4" w:rsidRPr="00FB11D4" w:rsidRDefault="00FB11D4" w:rsidP="00CB3882">
            <w:pPr>
              <w:pStyle w:val="Compact"/>
              <w:spacing w:after="40" w:line="240" w:lineRule="auto"/>
              <w:ind w:firstLine="0"/>
              <w:jc w:val="left"/>
            </w:pPr>
            <w:r>
              <w:t>–</w:t>
            </w:r>
          </w:p>
        </w:tc>
        <w:tc>
          <w:tcPr>
            <w:tcW w:w="2381" w:type="dxa"/>
          </w:tcPr>
          <w:p w14:paraId="5CED0F48" w14:textId="77777777" w:rsidR="00FB11D4" w:rsidRPr="00FB11D4" w:rsidRDefault="00FB11D4" w:rsidP="00CB3882">
            <w:pPr>
              <w:pStyle w:val="Compact"/>
              <w:spacing w:after="40" w:line="240" w:lineRule="auto"/>
              <w:ind w:firstLine="0"/>
              <w:jc w:val="left"/>
            </w:pPr>
            <w:del w:id="3225" w:author="Claude" w:date="2026-10-23T09:00:00Z">
              <w:r>
                <w:delText xml:space="preserve">Section 2:</w:delText>
              </w:r>
            </w:del>
            <w:ins w:id="3226" w:author="Claude" w:date="2026-10-23T09:00:00Z">
              <w:r>
                <w:t xml:space="preserve">Sekitar 12,5 detik per foto di GPU server dan berjalan di latar belakang (implementasi awal: Section 2</w:t>
              </w:r>
            </w:ins>
            <w:r>
              <w:t xml:space="preserve"> sekitar 2–34 detik</w:t>
            </w:r>
            <w:del w:id="3227" w:author="Claude" w:date="2026-10-23T09:00:00Z">
              <w:r>
                <w:delText xml:space="preserve">, bergantung pada jumlah kotak terisi; Section 1: ± … detik</w:delText>
              </w:r>
            </w:del>
            <w:ins w:id="3228" w:author="Claude" w:date="2026-10-23T09:00:00Z">
              <w:r>
                <w:t xml:space="preserve">)</w:t>
              </w:r>
            </w:ins>
          </w:p>
        </w:tc>
      </w:tr>
      <w:tr w:rsidR="00FB11D4" w14:paraId="49F06DBE" w14:textId="77777777" w:rsidTr="00CB3882">
        <w:trPr>
          <w:jc w:val="center"/>
        </w:trPr>
        <w:tc>
          <w:tcPr>
            <w:tcW w:w="1587" w:type="dxa"/>
          </w:tcPr>
          <w:p w14:paraId="244DF6D9" w14:textId="77777777" w:rsidR="00FB11D4" w:rsidRDefault="00FB11D4" w:rsidP="00CB3882">
            <w:pPr>
              <w:pStyle w:val="Compact"/>
              <w:spacing w:after="40" w:line="240" w:lineRule="auto"/>
              <w:ind w:firstLine="0"/>
              <w:jc w:val="left"/>
            </w:pPr>
            <w:r>
              <w:t>Perkiraan waktu per laporan</w:t>
            </w:r>
          </w:p>
        </w:tc>
        <w:tc>
          <w:tcPr>
            <w:tcW w:w="1984" w:type="dxa"/>
          </w:tcPr>
          <w:p w14:paraId="5E03ABF6" w14:textId="77777777" w:rsidR="00FB11D4" w:rsidRDefault="00FB11D4" w:rsidP="00CB3882">
            <w:pPr>
              <w:pStyle w:val="Compact"/>
              <w:spacing w:after="40" w:line="240" w:lineRule="auto"/>
              <w:ind w:firstLine="0"/>
              <w:jc w:val="left"/>
            </w:pPr>
            <w:r>
              <w:t>5–10 menit, bergantung pada jumlah data</w:t>
            </w:r>
          </w:p>
        </w:tc>
        <w:tc>
          <w:tcPr>
            <w:tcW w:w="1984" w:type="dxa"/>
          </w:tcPr>
          <w:p w14:paraId="4DE8E0FF" w14:textId="77777777" w:rsidR="00FB11D4" w:rsidRPr="00FB11D4" w:rsidRDefault="00FB11D4" w:rsidP="00CB3882">
            <w:pPr>
              <w:pStyle w:val="Compact"/>
              <w:spacing w:after="40" w:line="240" w:lineRule="auto"/>
              <w:ind w:firstLine="0"/>
              <w:jc w:val="left"/>
            </w:pPr>
            <w:r>
              <w:t>3–5 menit</w:t>
            </w:r>
          </w:p>
        </w:tc>
        <w:tc>
          <w:tcPr>
            <w:tcW w:w="2381" w:type="dxa"/>
          </w:tcPr>
          <w:p w14:paraId="7A0C6E4D" w14:textId="77777777" w:rsidR="00FB11D4" w:rsidRPr="00FB11D4" w:rsidRDefault="00FB11D4" w:rsidP="00CB3882">
            <w:pPr>
              <w:pStyle w:val="Compact"/>
              <w:spacing w:after="40" w:line="240" w:lineRule="auto"/>
              <w:ind w:firstLine="0"/>
              <w:jc w:val="left"/>
            </w:pPr>
            <w:r>
              <w:t xml:space="preserve">± 2–4 menit, termasuk pemotretan dan peninjauan</w:t>
            </w:r>
            <w:ins w:id="3229" w:author="Claude" w:date="2026-10-23T09:00:00Z">
              <w:r>
                <w:t xml:space="preserve"> (diamati pada implementasi awal; versi akhir belum diukur secara terstruktur)</w:t>
              </w:r>
            </w:ins>
          </w:p>
        </w:tc>
      </w:tr>
      <w:tr w:rsidR="00FB11D4" w14:paraId="6F1916EB" w14:textId="77777777" w:rsidTr="00CB3882">
        <w:trPr>
          <w:jc w:val="center"/>
        </w:trPr>
        <w:tc>
          <w:tcPr>
            <w:tcW w:w="1587" w:type="dxa"/>
          </w:tcPr>
          <w:p w14:paraId="27AEEFE9" w14:textId="77777777" w:rsidR="00FB11D4" w:rsidRDefault="00FB11D4" w:rsidP="00CB3882">
            <w:pPr>
              <w:pStyle w:val="Compact"/>
              <w:spacing w:after="40" w:line="240" w:lineRule="auto"/>
              <w:ind w:firstLine="0"/>
              <w:jc w:val="left"/>
            </w:pPr>
            <w:r>
              <w:t>Beban input</w:t>
            </w:r>
          </w:p>
        </w:tc>
        <w:tc>
          <w:tcPr>
            <w:tcW w:w="1984" w:type="dxa"/>
          </w:tcPr>
          <w:p w14:paraId="7D3687F8" w14:textId="77777777" w:rsidR="00FB11D4" w:rsidRDefault="00FB11D4" w:rsidP="00CB3882">
            <w:pPr>
              <w:pStyle w:val="Compact"/>
              <w:spacing w:after="40" w:line="240" w:lineRule="auto"/>
              <w:ind w:firstLine="0"/>
              <w:jc w:val="left"/>
            </w:pPr>
            <w:r>
              <w:t>Seluruh data diinput ulang</w:t>
            </w:r>
          </w:p>
        </w:tc>
        <w:tc>
          <w:tcPr>
            <w:tcW w:w="1984" w:type="dxa"/>
          </w:tcPr>
          <w:p w14:paraId="300B3C7E" w14:textId="77777777" w:rsidR="00FB11D4" w:rsidRDefault="00FB11D4" w:rsidP="00CB3882">
            <w:pPr>
              <w:pStyle w:val="Compact"/>
              <w:spacing w:after="40" w:line="240" w:lineRule="auto"/>
              <w:ind w:firstLine="0"/>
              <w:jc w:val="left"/>
            </w:pPr>
            <w:r>
              <w:t>Seluruh data diinput sekali</w:t>
            </w:r>
          </w:p>
        </w:tc>
        <w:tc>
          <w:tcPr>
            <w:tcW w:w="2381" w:type="dxa"/>
          </w:tcPr>
          <w:p w14:paraId="3A1C69F1" w14:textId="77777777" w:rsidR="00FB11D4" w:rsidRDefault="00FB11D4" w:rsidP="00FB11D4">
            <w:pPr>
              <w:pStyle w:val="Compact"/>
              <w:keepNext/>
              <w:spacing w:after="40" w:line="240" w:lineRule="auto"/>
              <w:ind w:firstLine="0"/>
              <w:jc w:val="left"/>
            </w:pPr>
            <w:r>
              <w:t>Hanya mengoreksi bagian yang ditandai</w:t>
            </w:r>
          </w:p>
        </w:tc>
      </w:tr>
      <w:tr w:rsidR="00FB11D4" w:rsidTr="00CB3882">
        <w:trPr>
          <w:jc w:val="center"/>
          <w:ins w:id="3230" w:author="Claude" w:date="2026-10-23T09:00:00Z"/>
        </w:trPr>
        <w:tc>
          <w:tcPr>
            <w:tcW w:w="1587" w:type="dxa"/>
          </w:tcPr>
          <w:p>
            <w:pPr>
              <w:pStyle w:val="Compact"/>
              <w:spacing w:after="40" w:line="240" w:lineRule="auto"/>
              <w:ind w:firstLine="0"/>
              <w:jc w:val="left"/>
              <w:rPr>
                <w:ins w:id="3231" w:author="Claude" w:date="2026-10-23T09:00:00Z"/>
              </w:rPr>
            </w:pPr>
            <w:ins w:id="3232" w:author="Claude" w:date="2026-10-23T09:00:00Z">
              <w:r>
                <w:t xml:space="preserve">Informasi untuk evaluasi</w:t>
              </w:r>
            </w:ins>
          </w:p>
        </w:tc>
        <w:tc>
          <w:tcPr>
            <w:tcW w:w="1984" w:type="dxa"/>
          </w:tcPr>
          <w:p>
            <w:pPr>
              <w:pStyle w:val="Compact"/>
              <w:spacing w:after="40" w:line="240" w:lineRule="auto"/>
              <w:ind w:firstLine="0"/>
              <w:jc w:val="left"/>
              <w:rPr>
                <w:ins w:id="3233" w:author="Claude" w:date="2026-10-23T09:00:00Z"/>
              </w:rPr>
            </w:pPr>
            <w:ins w:id="3234" w:author="Claude" w:date="2026-10-23T09:00:00Z">
              <w:r>
                <w:t xml:space="preserve">Tidak tersedia</w:t>
              </w:r>
            </w:ins>
          </w:p>
        </w:tc>
        <w:tc>
          <w:tcPr>
            <w:tcW w:w="1984" w:type="dxa"/>
          </w:tcPr>
          <w:p>
            <w:pPr>
              <w:pStyle w:val="Compact"/>
              <w:spacing w:after="40" w:line="240" w:lineRule="auto"/>
              <w:ind w:firstLine="0"/>
              <w:jc w:val="left"/>
              <w:rPr>
                <w:ins w:id="3235" w:author="Claude" w:date="2026-10-23T09:00:00Z"/>
              </w:rPr>
            </w:pPr>
            <w:ins w:id="3236" w:author="Claude" w:date="2026-10-23T09:00:00Z">
              <w:r>
                <w:t xml:space="preserve">Ringkasan, analisis, pemeriksaan data, dan laporan dari data yang sama</w:t>
              </w:r>
            </w:ins>
          </w:p>
        </w:tc>
        <w:tc>
          <w:tcPr>
            <w:tcW w:w="2381" w:type="dxa"/>
          </w:tcPr>
          <w:p>
            <w:pPr>
              <w:pStyle w:val="Compact"/>
              <w:keepNext/>
              <w:spacing w:after="40" w:line="240" w:lineRule="auto"/>
              <w:ind w:firstLine="0"/>
              <w:jc w:val="left"/>
              <w:rPr>
                <w:ins w:id="3237" w:author="Claude" w:date="2026-10-23T09:00:00Z"/>
              </w:rPr>
            </w:pPr>
            <w:ins w:id="3238" w:author="Claude" w:date="2026-10-23T09:00:00Z">
              <w:r>
                <w:t xml:space="preserve">Sama dengan input manual</w:t>
              </w:r>
            </w:ins>
          </w:p>
        </w:tc>
      </w:tr>
    </w:tbl>
    <w:p w14:paraId="0B18688F" w14:textId="0D34CA26" w:rsidR="00FB11D4" w:rsidRDefault="00FB11D4">
      <w:pPr>
        <w:pStyle w:val="Caption"/>
      </w:pPr>
      <w:bookmarkStart w:id="155" w:name="_Toc242095809"/>
      <w:r>
        <w:t>Tabel 4.</w:t>
        <w:fldChar w:fldCharType="begin"/>
        <w:instrText xml:space="preserve"> SEQ Tabel_4. \* ARABIC </w:instrText>
        <w:fldChar w:fldCharType="separate"/>
      </w:r>
      <w:del w:id="3385" w:author="Claude" w:date="2026-10-23T09:00:00Z">
        <w:r>
          <w:rPr>
            <w:noProof/>
          </w:rPr>
          <w:delText xml:space="preserve">21</w:delText>
        </w:r>
      </w:del>
      <w:ins w:id="3386" w:author="Claude" w:date="2026-10-23T09:00:00Z">
        <w:r>
          <w:rPr>
            <w:noProof/>
          </w:rPr>
          <w:t xml:space="preserve">31</w:t>
        </w:r>
      </w:ins>
      <w:r>
        <w:rPr>
          <w:noProof/>
        </w:rPr>
        <w:fldChar w:fldCharType="end"/>
      </w:r>
      <w:r>
        <w:t xml:space="preserve"> Perbandingan Alur Kerja Pencatatan Sebelum dan Sesudah Implementasi</w:t>
      </w:r>
      <w:bookmarkEnd w:id="155"/>
    </w:p>
    <w:p w14:paraId="0CDD007E" w14:textId="35EA74B6" w:rsidR="005A577A" w:rsidRDefault="00FB11D4" w:rsidP="00FB11D4">
      <w:pPr>
        <w:pStyle w:val="BodyText"/>
        <w:spacing w:before="240"/>
      </w:pPr>
      <w:r>
        <w:rPr>
          <w:lang w:val="id-ID"/>
        </w:rPr>
        <w:t xml:space="preserve">Berdasarkan Tabel 4.</w:t>
      </w:r>
      <w:del w:id="3239" w:author="Claude" w:date="2026-10-23T09:00:00Z">
        <w:r>
          <w:rPr>
            <w:lang w:val="id-ID"/>
          </w:rPr>
          <w:delText xml:space="preserve">20, setelah pemeriksaan kotak kosong diterapkan</w:delText>
        </w:r>
      </w:del>
      <w:ins w:id="3240" w:author="Claude" w:date="2026-10-23T09:00:00Z">
        <w:r>
          <w:rPr>
            <w:lang w:val="id-ID"/>
          </w:rPr>
          <w:t xml:space="preserve">31</w:t>
        </w:r>
      </w:ins>
      <w:r>
        <w:rPr>
          <w:lang w:val="id-ID"/>
        </w:rPr>
        <w:t xml:space="preserve">, waktu pemrosesan oleh sistem tidak lagi menjadi hambatan </w:t>
      </w:r>
      <w:del w:id="3241" w:author="Claude" w:date="2026-10-23T09:00:00Z">
        <w:r>
          <w:rPr>
            <w:lang w:val="id-ID"/>
          </w:rPr>
          <w:delText xml:space="preserve">utama </w:delText>
        </w:r>
      </w:del>
      <w:r>
        <w:rPr>
          <w:lang w:val="id-ID"/>
        </w:rPr>
        <w:t xml:space="preserve">pada jalur ekstraksi foto</w:t>
      </w:r>
      <w:del w:id="3242" w:author="Claude" w:date="2026-10-23T09:00:00Z">
        <w:r>
          <w:rPr>
            <w:lang w:val="id-ID"/>
          </w:rPr>
          <w:delText xml:space="preserve">. Waktu total lebih banyak ditentukan oleh pemotretan, penandaan</w:delText>
        </w:r>
      </w:del>
      <w:ins w:id="3243" w:author="Claude" w:date="2026-10-23T09:00:00Z">
        <w:r>
          <w:rPr>
            <w:lang w:val="id-ID"/>
          </w:rPr>
          <w:t xml:space="preserve"> karena pembacaan berjalan di latar belakang. Pada versi akhir, petugas juga tidak lagi perlu memotret dua kali dan menandai</w:t>
        </w:r>
      </w:ins>
      <w:r>
        <w:rPr>
          <w:lang w:val="id-ID"/>
        </w:rPr>
        <w:t xml:space="preserve"> titik sudut, </w:t>
      </w:r>
      <w:del w:id="3244" w:author="Claude" w:date="2026-10-23T09:00:00Z">
        <w:r>
          <w:rPr>
            <w:lang w:val="id-ID"/>
          </w:rPr>
          <w:delText xml:space="preserve">dan peninjauan oleh petugas</w:delText>
        </w:r>
      </w:del>
      <w:ins w:id="3245" w:author="Claude" w:date="2026-10-23T09:00:00Z">
        <w:r>
          <w:rPr>
            <w:lang w:val="id-ID"/>
          </w:rPr>
          <w:t xml:space="preserve">sehingga waktu total terutama ditentukan oleh peninjauan kotak ragu</w:t>
        </w:r>
      </w:ins>
      <w:r>
        <w:rPr>
          <w:lang w:val="id-ID"/>
        </w:rPr>
        <w:t xml:space="preserve">. Keunggulan utama jalur ini terletak pada berkurangnya beban input, karena petugas cukup memeriksa dan mengoreksi draf yang sudah disiapkan sistem, bukan menginput ulang seluruh data dari awal.</w:t>
      </w:r>
      <w:ins w:id="3246" w:author="Claude" w:date="2026-10-23T09:00:00Z">
        <w:r>
          <w:rPr>
            <w:lang w:val="id-ID"/>
          </w:rPr>
          <w:t xml:space="preserve"> Selain itu, data yang tersimpan kini langsung dapat diolah menjadi informasi tanpa pengolahan manual.</w:t>
        </w:r>
      </w:ins>
    </w:p>
    <w:p w14:paraId="1144942B" w14:textId="77777777" w:rsidR="00575DFD" w:rsidRDefault="00575DFD" w:rsidP="00575DFD"/>
    <w:p w14:paraId="0564F6CF" w14:textId="7E2F3AC5" w:rsidR="005A577A" w:rsidRDefault="005A577A">
      <w:pPr>
        <w:pStyle w:val="Heading3"/>
      </w:pPr>
      <w:bookmarkStart w:id="156" w:name="_Toc242101902"/>
      <w:r>
        <w:t>Pemrosesan AI Secara Lokal dan Kerahasiaan Data</w:t>
      </w:r>
      <w:bookmarkEnd w:id="156"/>
    </w:p>
    <w:p w14:paraId="2BD22D69" w14:textId="070E634C" w:rsidR="00021092" w:rsidRDefault="00021092" w:rsidP="00021092">
      <w:r>
        <w:t xml:space="preserve">Keputusan menjalankan model </w:t>
      </w:r>
      <w:del w:id="3247" w:author="Claude" w:date="2026-10-23T09:00:00Z">
        <w:r>
          <w:delText xml:space="preserve">Qwen2.5-VL secara lokal melalui Ollama</w:delText>
        </w:r>
      </w:del>
      <w:ins w:id="3248" w:author="Claude" w:date="2026-10-23T09:00:00Z">
        <w:r>
          <w:t xml:space="preserve">kecerdasan buatan secara lokal</w:t>
        </w:r>
      </w:ins>
      <w:r>
        <w:t xml:space="preserve">, dan bukan menggunakan layanan API berbasis </w:t>
      </w:r>
      <w:r>
        <w:rPr>
          <w:i/>
          <w:iCs/>
        </w:rPr>
        <w:t xml:space="preserve">cloud</w:t>
      </w:r>
      <w:r>
        <w:t xml:space="preserve">, didasarkan pada kebijakan perusahaan bahwa data tidak boleh keluar dari jaringan internal (Subbab 3.1.6). Formulir produksi harian memuat informasi operasional, seperti ukuran produk, kecepatan mesin, catatan frekuensi gangguan, serta informasi sensitif lainnya, yang tidak semestinya dikirim ke pihak ketiga. </w:t>
      </w:r>
      <w:del w:id="3249" w:author="Claude" w:date="2026-10-23T09:00:00Z">
        <w:r>
          <w:delText xml:space="preserve">Dengan model </w:delText>
        </w:r>
      </w:del>
      <w:del w:id="3250" w:author="Claude" w:date="2026-10-23T09:00:00Z">
        <w:r>
          <w:rPr>
            <w:i/>
            <w:iCs/>
          </w:rPr>
          <w:delText xml:space="preserve">open-weight</w:delText>
        </w:r>
      </w:del>
      <w:del w:id="3251" w:author="Claude" w:date="2026-10-23T09:00:00Z">
        <w:r>
          <w:delText xml:space="preserve"> yang dijalankan pada server intranet, seluruh citra formulir dan hasil ekstraksinya diproses di dalam jaringan perusahaan. Konsekuensinya, kemampuan sistem dibatasi oleh kapasitas perangkat keras server lokal</w:delText>
        </w:r>
      </w:del>
      <w:ins w:id="3252" w:author="Claude" w:date="2026-10-23T09:00:00Z">
        <w:r>
          <w:t xml:space="preserve">Pada iterasi awal, model Qwen2.5-VL dijalankan melalui Ollama dan membutuhkan GPU dengan memori sekitar 6 GB</w:t>
        </w:r>
      </w:ins>
      <w:r>
        <w:t xml:space="preserve">, yang menjadi salah satu penyebab waktu pemrosesan yang cukup lama</w:t>
      </w:r>
      <w:del w:id="3253" w:author="Claude" w:date="2026-10-23T09:00:00Z">
        <w:r>
          <w:delText xml:space="preserve"> sebagaimana dibahas pada Subbab 4.4.3</w:delText>
        </w:r>
      </w:del>
      <w:ins w:id="3254" w:author="Claude" w:date="2026-10-23T09:00:00Z">
        <w:r>
          <w:t xml:space="preserve">. Pada versi akhir, model TrOCR yang berukuran sekitar 250 MB dijalankan sebagai layanan pada PC server perusahaan. Model ini dapat berjalan tanpa GPU sehingga ketergantungan pada perangkat keras khusus berkurang, tetapi tetap memanfaatkan GPU yang tersedia untuk mempercepat pembacaan. Dengan demikian, seluruh foto formulir dan hasil pembacaannya tetap diproses di dalam jaringan perusahaan</w:t>
        </w:r>
      </w:ins>
      <w:r>
        <w:t xml:space="preserve">.</w:t>
      </w:r>
    </w:p>
    <w:p w14:paraId="010A6944" w14:textId="3924E8C4" w:rsidR="005A577A" w:rsidRDefault="005A577A" w:rsidP="00021092"/>
    <w:p w14:paraId="4D86CC3D" w14:textId="591B3FA1" w:rsidR="002B6B10" w:rsidRDefault="002B6B10">
      <w:pPr>
        <w:pStyle w:val="Heading3"/>
      </w:pPr>
      <w:bookmarkStart w:id="157" w:name="_Toc242101903"/>
      <w:r>
        <w:lastRenderedPageBreak/>
        <w:t>Pembelajaran Selama Kerja Praktek</w:t>
      </w:r>
      <w:bookmarkEnd w:id="157"/>
    </w:p>
    <w:p w14:paraId="2D4ED7B8" w14:textId="77777777" w:rsidR="005A577A" w:rsidRDefault="005A577A" w:rsidP="005A577A">
      <w:r>
        <w:t>Tantangan teknis paling signifikan yang dihadapi selama Kerja Praktek ini adalah proses eksplorasi pada modul ekstraksi otomatis, khususnya dalam mencari pendekatan yang tepat untuk membaca tabel waktu tidak produktif dari foto kertas. Sebagaimana diuraikan pada Subbab 4.4.3, pendekatan awal berbasis deteksi garis otomatis (transformasi Hough) sempat menghasilkan berbagai kegagalan yang tidak terduga, mulai dari jumlah blok yang terdeteksi melebihi jumlah seharusnya hingga nilai yang terbaca benar namun tertukar posisi bloknya. Menemukan penyebab dan solusi atas kegagalan tersebut menuntut kesabaran melakukan eksplorasi berulang dan menguji berbagai kemungkinan penyebab satu per satu, hingga akhirnya disadari bahwa akar masalahnya bukan pada logika deteksi itu sendiri, melainkan pada ketidakstabilan posisi pengambilan foto yang tidak dapat sepenuhnya dikendalikan pada kondisi kerja nyata. Pengalaman ini mengajarkan bahwa solusi teknis yang tampak elegan secara algoritmik tidak selalu menjadi solusi yang tepat secara praktis, dan bahwa kesediaan untuk mengevaluasi ulang serta mengganti pendekatan sepenuhnya, alih-alih terus menambal pendekatan yang sudah ada, terkadang menjadi keputusan yang lebih tepat.</w:t>
      </w:r>
    </w:p>
    <w:p w14:paraId="44B6733B" w14:textId="2CDBBBAA" w:rsidR="005A577A" w:rsidRDefault="005A577A" w:rsidP="005A577A">
      <w:r>
        <w:t xml:space="preserve">Wawancara dan diskusi dengan Manager IT, selaku pengembang aplikasi VB6, menunjukkan pentingnya memahami cara kerja dan struktur data sistem lama sebelum merancang sistem penggantinya, karena sistem baru harus tetap berjalan di atas data operasional yang sama tanpa mengganggu sistem lain. Proses bimbingan dengan pembimbing lapangan turut memberikan perspektif penting dalam memahami kebutuhan sesungguhnya di lapangan, khususnya terkait kondisi kerja petugas produksi yang tidak selalu dapat diasumsikan sejak awal tanpa observasi langsung. Selain aspek teknis, Kerja Praktek ini juga memberikan pembelajaran non-teknis, antara lain kemampuan mengelola waktu pengembangan di tengah keterbatasan durasi Kerja Praktek, serta pentingnya melakukan uji coba langsung dengan pengguna akhir (dalam hal ini petugas produksi) untuk memastikan bahwa solusi yang dirancang benar-benar dapat digunakan pada kondisi kerja sesungguhnya, bukan hanya berdasarkan asumsi di sisi pengembang.</w:t>
      </w:r>
    </w:p>
    <w:p>
      <w:pPr>
        <w:rPr>
          <w:ins w:id="3255" w:author="Claude" w:date="2026-10-23T09:00:00Z"/>
        </w:rPr>
      </w:pPr>
      <w:ins w:id="3256" w:author="Claude" w:date="2026-10-23T09:00:00Z">
        <w:r>
          <w:t xml:space="preserve">Pengembangan lanjutan memberikan pelajaran yang serupa dari sisi pemilihan model. Model yang lebih besar dan lebih umum tidak selalu lebih baik untuk tugas yang sempit. Keputusan untuk berpindah dari Qwen2.5-VL ke TrOCR baru dapat diambil secara objektif setelah setiap pendekatan diuji terhadap kunci jawaban yang sama, sehingga penyusunan data uji beranotasi, meskipun sederhana, terbukti lebih bermanfaat daripada penyesuaian berulang berdasarkan pengamatan visual. Selain itu, membangun halaman terlebih dahulu dengan data contoh, lalu memverifikasinya di server dengan perintah pemeriksaan otomatis, memungkinkan pengembangan tetap berjalan meskipun basis data perusahaan tidak dapat diakses dari perangkat pengembang.</w:t>
        </w:r>
      </w:ins>
    </w:p>
    <w:p w14:paraId="325BCCEE" w14:textId="77777777" w:rsidR="002B6B10" w:rsidRDefault="002B6B10" w:rsidP="00D953E4">
      <w:pPr>
        <w:pStyle w:val="Heading3"/>
        <w:numPr>
          <w:ilvl w:val="0"/>
          <w:numId w:val="0"/>
        </w:numPr>
        <w:ind w:left="720"/>
      </w:pPr>
    </w:p>
    <w:p w14:paraId="7FB61ABE" w14:textId="5F53B90C" w:rsidR="002B6B10" w:rsidRDefault="002B6B10" w:rsidP="00A04F93">
      <w:pPr>
        <w:sectPr w:rsidR="002B6B10">
          <w:pgSz w:w="11906" w:h="16838"/>
          <w:pgMar w:top="1701" w:right="1701" w:bottom="1701" w:left="2268" w:header="708" w:footer="708" w:gutter="0"/>
          <w:cols w:space="720"/>
          <w:docGrid w:linePitch="360"/>
        </w:sectPr>
      </w:pPr>
    </w:p>
    <w:p w14:paraId="292F6EEE" w14:textId="225F7C39" w:rsidR="00AA2BC3" w:rsidRPr="00AA2BC3" w:rsidRDefault="001A10CE">
      <w:pPr>
        <w:pStyle w:val="Heading1"/>
        <w:numPr>
          <w:ilvl w:val="0"/>
          <w:numId w:val="8"/>
        </w:numPr>
      </w:pPr>
      <w:r>
        <w:lastRenderedPageBreak/>
        <w:br/>
      </w:r>
      <w:bookmarkStart w:id="158" w:name="_Toc242101904"/>
      <w:r>
        <w:t>PENUTUP</w:t>
      </w:r>
      <w:bookmarkEnd w:id="158"/>
    </w:p>
    <w:p w14:paraId="40917D9C" w14:textId="77D25F11" w:rsidR="00CF389B" w:rsidRDefault="00000000" w:rsidP="00DD28DC">
      <w:pPr>
        <w:pStyle w:val="Heading2"/>
      </w:pPr>
      <w:bookmarkStart w:id="159" w:name="_Toc242101905"/>
      <w:r>
        <w:t>Kesimpulan</w:t>
      </w:r>
      <w:bookmarkEnd w:id="159"/>
    </w:p>
    <w:p w14:paraId="01265CFD" w14:textId="7AB2D51A" w:rsidR="00805A8E" w:rsidRPr="00805A8E" w:rsidRDefault="00805A8E" w:rsidP="00805A8E">
      <w:r>
        <w:t>Berdasarkan hasil perancangan, implementasi, pengujian, serta pembahasan yang telah diuraikan pada bab-bab sebelumnya, pelaksanaan Kerja Praktek di PT Intiroda Makmur ini menghasilkan beberapa kesimpulan utama sebagai berikut:</w:t>
      </w:r>
    </w:p>
    <w:p w14:paraId="40B63AD8" w14:textId="0953102E" w:rsidR="00376B52" w:rsidRPr="00376B52" w:rsidRDefault="00376B52">
      <w:pPr>
        <w:pStyle w:val="ListParagraph"/>
        <w:numPr>
          <w:ilvl w:val="0"/>
          <w:numId w:val="16"/>
        </w:numPr>
      </w:pPr>
      <w:r>
        <w:rPr>
          <w:b/>
          <w:bCs/>
          <w:lang w:val="id-ID"/>
        </w:rPr>
        <w:t xml:space="preserve">Sistem pencatatan berbasis web terintegrasi dengan basis data existing.</w:t>
      </w:r>
      <w:r>
        <w:rPr>
          <w:lang w:val="id-ID"/>
        </w:rPr>
        <w:t xml:space="preserve"> Sistem pencatatan</w:t>
      </w:r>
      <w:del w:id="3257" w:author="Claude" w:date="2026-10-23T09:00:00Z">
        <w:r>
          <w:rPr>
            <w:lang w:val="id-ID"/>
          </w:rPr>
          <w:delText xml:space="preserve"> performa mesin dan</w:delText>
        </w:r>
      </w:del>
      <w:r>
        <w:rPr>
          <w:lang w:val="id-ID"/>
        </w:rPr>
        <w:t xml:space="preserve"> waktu tidak produktif (</w:t>
      </w:r>
      <w:r>
        <w:rPr>
          <w:i/>
          <w:iCs/>
          <w:lang w:val="id-ID"/>
        </w:rPr>
        <w:t xml:space="preserve">downtime</w:t>
      </w:r>
      <w:r>
        <w:rPr>
          <w:lang w:val="id-ID"/>
        </w:rPr>
        <w:t xml:space="preserve">) proses </w:t>
      </w:r>
      <w:r>
        <w:rPr>
          <w:i/>
          <w:iCs/>
          <w:lang w:val="id-ID"/>
        </w:rPr>
        <w:t xml:space="preserve">drawing</w:t>
      </w:r>
      <w:r>
        <w:rPr>
          <w:lang w:val="id-ID"/>
        </w:rPr>
        <w:t xml:space="preserve"> harian berhasil dibangun menggunakan </w:t>
      </w:r>
      <w:r>
        <w:rPr>
          <w:i/>
          <w:iCs/>
          <w:lang w:val="id-ID"/>
        </w:rPr>
        <w:t xml:space="preserve">framework</w:t>
      </w:r>
      <w:r>
        <w:rPr>
          <w:lang w:val="id-ID"/>
        </w:rPr>
        <w:t xml:space="preserve"> Laravel 12 (PHP 8.2) dengan antarmuka responsif Bootstrap 5</w:t>
      </w:r>
      <w:ins w:id="3258" w:author="Claude" w:date="2026-10-23T09:00:00Z">
        <w:r>
          <w:rPr>
            <w:lang w:val="id-ID"/>
          </w:rPr>
          <w:t xml:space="preserve">.3</w:t>
        </w:r>
      </w:ins>
      <w:r>
        <w:rPr>
          <w:lang w:val="id-ID"/>
        </w:rPr>
        <w:t xml:space="preserve">, sehingga dapat digunakan dari komputer maupun ponsel petugas di kantor produksi. Sistem ini menggantikan proses input ulang data dari formulir kertas ke aplikasi desktop VB6 yang sebelumnya hanya dapat dilakukan dari satu komputer. Sistem terhubung langsung dengan dua basis data Microsoft SQL Server </w:t>
      </w:r>
      <w:r>
        <w:rPr>
          <w:i/>
          <w:iCs/>
          <w:lang w:val="id-ID"/>
        </w:rPr>
        <w:t xml:space="preserve">existing</w:t>
      </w:r>
      <w:r>
        <w:rPr>
          <w:lang w:val="id-ID"/>
        </w:rPr>
        <w:t xml:space="preserve"> perusahaan tanpa mengubah struktur tabel, tipe data, maupun relasinya. Spasi tambahan pada kolom bertipe CHAR ditangani dengan fungsi RTRIM(), sedangkan nomor transaksi dibentuk di dalam transaksi basis data dengan penguncian baris (lockForUpdate()), sehingga nomor tetap unik meskipun beberapa petugas menyimpan data secara bersamaan.</w:t>
      </w:r>
    </w:p>
    <w:p w14:paraId="29FC5972" w14:textId="77777777" w:rsidR="00376B52" w:rsidRPr="00376B52" w:rsidRDefault="00376B52">
      <w:pPr>
        <w:pStyle w:val="ListParagraph"/>
        <w:numPr>
          <w:ilvl w:val="0"/>
          <w:numId w:val="16"/>
        </w:numPr>
      </w:pPr>
      <w:del w:id="3259" w:author="Claude" w:date="2026-10-23T09:00:00Z">
        <w:r>
          <w:rPr>
            <w:b/>
            <w:bCs/>
            <w:lang w:val="id-ID"/>
          </w:rPr>
          <w:delText xml:space="preserve">Ekstraksi otomatis dari</w:delText>
        </w:r>
      </w:del>
      <w:ins w:id="3260" w:author="Claude" w:date="2026-10-23T09:00:00Z">
        <w:r>
          <w:rPr>
            <w:b/>
            <w:bCs/>
            <w:lang w:val="id-ID"/>
          </w:rPr>
          <w:t xml:space="preserve">Pembacaan otomatis</w:t>
        </w:r>
      </w:ins>
      <w:r>
        <w:rPr>
          <w:b/>
          <w:bCs/>
          <w:lang w:val="id-ID"/>
        </w:rPr>
        <w:t xml:space="preserve"> foto formulir dengan model AI lokal.</w:t>
      </w:r>
      <w:r>
        <w:rPr>
          <w:lang w:val="id-ID"/>
        </w:rPr>
        <w:t xml:space="preserve"> Fitur </w:t>
      </w:r>
      <w:del w:id="3261" w:author="Claude" w:date="2026-10-23T09:00:00Z">
        <w:r>
          <w:rPr>
            <w:lang w:val="id-ID"/>
          </w:rPr>
          <w:delText xml:space="preserve">ekstraksi otomatis data dari</w:delText>
        </w:r>
      </w:del>
      <w:ins w:id="3262" w:author="Claude" w:date="2026-10-23T09:00:00Z">
        <w:r>
          <w:rPr>
            <w:lang w:val="id-ID"/>
          </w:rPr>
          <w:t xml:space="preserve">pembacaan otomatis</w:t>
        </w:r>
      </w:ins>
      <w:r>
        <w:rPr>
          <w:lang w:val="id-ID"/>
        </w:rPr>
        <w:t xml:space="preserve"> foto formulir “Laporan Proses Drawing Harian” berhasil dikembangkan </w:t>
      </w:r>
      <w:del w:id="3263" w:author="Claude" w:date="2026-10-23T09:00:00Z">
        <w:r>
          <w:rPr>
            <w:lang w:val="id-ID"/>
          </w:rPr>
          <w:delText xml:space="preserve">menggunakan model </w:delText>
        </w:r>
      </w:del>
      <w:del w:id="3264" w:author="Claude" w:date="2026-10-23T09:00:00Z">
        <w:r>
          <w:rPr>
            <w:i/>
            <w:iCs/>
            <w:lang w:val="id-ID"/>
          </w:rPr>
          <w:delText xml:space="preserve">vision-language</w:delText>
        </w:r>
      </w:del>
      <w:del w:id="3265" w:author="Claude" w:date="2026-10-23T09:00:00Z">
        <w:r>
          <w:rPr>
            <w:lang w:val="id-ID"/>
          </w:rPr>
          <w:delText xml:space="preserve"> Qwen2.5-VL yang dijalankan secara lokal melalui Ollama</w:delText>
        </w:r>
      </w:del>
      <w:ins w:id="3266" w:author="Claude" w:date="2026-10-23T09:00:00Z">
        <w:r>
          <w:rPr>
            <w:lang w:val="id-ID"/>
          </w:rPr>
          <w:t xml:space="preserve">dan dijalankan sepenuhnya</w:t>
        </w:r>
      </w:ins>
      <w:r>
        <w:rPr>
          <w:lang w:val="id-ID"/>
        </w:rPr>
        <w:t xml:space="preserve"> pada server internal perusahaan</w:t>
      </w:r>
      <w:del w:id="3267" w:author="Claude" w:date="2026-10-23T09:00:00Z">
        <w:r>
          <w:rPr>
            <w:lang w:val="id-ID"/>
          </w:rPr>
          <w:delText xml:space="preserve"> (GPU RTX 3060 Ti, VRAM 8 GB). Pendekatan lokal ini sesuai dengan kebijakan perusahaan</w:delText>
        </w:r>
      </w:del>
      <w:ins w:id="3268" w:author="Claude" w:date="2026-10-23T09:00:00Z">
        <w:r>
          <w:rPr>
            <w:lang w:val="id-ID"/>
          </w:rPr>
          <w:t xml:space="preserve">, sesuai kebijakan</w:t>
        </w:r>
      </w:ins>
      <w:r>
        <w:rPr>
          <w:lang w:val="id-ID"/>
        </w:rPr>
        <w:t xml:space="preserve"> yang tidak mengizinkan data produksi dikirim ke layanan pihak ketiga</w:t>
      </w:r>
      <w:del w:id="3269" w:author="Claude" w:date="2026-10-23T09:00:00Z">
        <w:r>
          <w:rPr>
            <w:lang w:val="id-ID"/>
          </w:rPr>
          <w:delText xml:space="preserve"> di internet. Ekstraksi dilakukan dalam dua tahap: Section 1 membaca header dan parameter proses dari foto penuh, sedangkan Section 2 membaca tabel waktu tidak produktif dari foto area tabel yang diluruskan dengan transformasi affine berdasarkan</w:delText>
        </w:r>
      </w:del>
      <w:ins w:id="3270" w:author="Claude" w:date="2026-10-23T09:00:00Z">
        <w:r>
          <w:rPr>
            <w:lang w:val="id-ID"/>
          </w:rPr>
          <w:t xml:space="preserve">. Pada iterasi awal, pembacaan memakai Qwen2.5-VL melalui Ollama dengan pemotretan dua tahap dan penandaan</w:t>
        </w:r>
      </w:ins>
      <w:r>
        <w:rPr>
          <w:lang w:val="id-ID"/>
        </w:rPr>
        <w:t xml:space="preserve"> tiga titik </w:t>
      </w:r>
      <w:del w:id="3271" w:author="Claude" w:date="2026-10-23T09:00:00Z">
        <w:r>
          <w:rPr>
            <w:lang w:val="id-ID"/>
          </w:rPr>
          <w:delText xml:space="preserve">acuan yang ditandai petugas. Rancangan dua tahap ini merupakan hasil pengembangan iteratif, setelah pendekatan satu foto penuh dan deteksi garis otomatis (transformasi Hough) terbukti kurang andal pada foto formulir aktual. Fitur ini disatukan dengan input manual pada halaman yang sama, sehingga petugas tetap dapat menginput data secara langsung bila diperlukan.</w:delText>
        </w:r>
      </w:del>
      <w:ins w:id="3272" w:author="Claude" w:date="2026-10-23T09:00:00Z">
        <w:r>
          <w:rPr>
            <w:lang w:val="id-ID"/>
          </w:rPr>
          <w:t xml:space="preserve">sudut. Evaluasi enam pendekatan terhadap kunci jawaban kemudian menunjukkan bahwa TrOCR yang memilih kode dari daftar kode sah, dipadukan dengan pemetaan foto utuh ke peta formulir menggunakan SIFT (Eksplorasi 6), membaca 90,0% kotak terisi dengan benar dan 98,2% setelah kotak ragu dikonfirmasi petugas, dibandingkan 54,2% dan 85,7% pada pendekatan berbasis Qwen2.5-VL. Pada versi akhir, petugas cukup memotret satu lembar formulir tanpa menandai titik, dan foto dibaca di latar belakang.</w:t>
        </w:r>
      </w:ins>
    </w:p>
    <w:p w14:paraId="5100303F" w14:textId="77777777" w:rsidR="00376B52" w:rsidRPr="00376B52" w:rsidRDefault="00376B52">
      <w:pPr>
        <w:pStyle w:val="ListParagraph"/>
        <w:numPr>
          <w:ilvl w:val="0"/>
          <w:numId w:val="16"/>
        </w:numPr>
      </w:pPr>
      <w:r>
        <w:rPr>
          <w:b/>
          <w:bCs/>
          <w:lang w:val="id-ID"/>
        </w:rPr>
        <w:t xml:space="preserve">Pencocokan kode mesin dan nama operator.</w:t>
      </w:r>
      <w:r>
        <w:rPr>
          <w:lang w:val="id-ID"/>
        </w:rPr>
        <w:t xml:space="preserve"> Variasi tulisan tangan pada formulir ditangani </w:t>
      </w:r>
      <w:del w:id="3273" w:author="Claude" w:date="2026-10-23T09:00:00Z">
        <w:r>
          <w:rPr>
            <w:lang w:val="id-ID"/>
          </w:rPr>
          <w:delText xml:space="preserve">melalui dua mekanisme pencocokan</w:delText>
        </w:r>
      </w:del>
      <w:ins w:id="3274" w:author="Claude" w:date="2026-10-23T09:00:00Z">
        <w:r>
          <w:rPr>
            <w:lang w:val="id-ID"/>
          </w:rPr>
          <w:t xml:space="preserve">dengan mencocokkan hasil bacaan ke data master</w:t>
        </w:r>
      </w:ins>
      <w:r>
        <w:rPr>
          <w:lang w:val="id-ID"/>
        </w:rPr>
        <w:t xml:space="preserve">. Kode mesin dicocokkan </w:t>
      </w:r>
      <w:del w:id="3275" w:author="Claude" w:date="2026-10-23T09:00:00Z">
        <w:r>
          <w:rPr>
            <w:lang w:val="id-ID"/>
          </w:rPr>
          <w:delText xml:space="preserve">dengan mekanisme dua lapis, yaitu pencarian pada berkas alias</w:delText>
        </w:r>
      </w:del>
      <w:ins w:id="3276" w:author="Claude" w:date="2026-10-23T09:00:00Z">
        <w:r>
          <w:rPr>
            <w:lang w:val="id-ID"/>
          </w:rPr>
          <w:t xml:space="preserve">melalui daftar padanan yang pernah dikonfirmasi</w:t>
        </w:r>
      </w:ins>
      <w:r>
        <w:rPr>
          <w:lang w:val="id-ID"/>
        </w:rPr>
        <w:t xml:space="preserve"> (storage/app/mesin_aliases.json)</w:t>
      </w:r>
      <w:del w:id="3277" w:author="Claude" w:date="2026-10-23T09:00:00Z">
        <w:r>
          <w:rPr>
            <w:lang w:val="id-ID"/>
          </w:rPr>
          <w:delText xml:space="preserve"> dan, apabila teks belum terdaftar, pemilihan oleh model AI dari daftar kode resmi pada tabel MFRESMAS. Padanan yang telah dikonfirmasi atau dikoreksi petugas disimpan ke berkas alias, sehingga teks yang sama langsung dikenali pada pemindaian berikutnya</w:delText>
        </w:r>
      </w:del>
      <w:ins w:id="3278" w:author="Claude" w:date="2026-10-23T09:00:00Z">
        <w:r>
          <w:rPr>
            <w:lang w:val="id-ID"/>
          </w:rPr>
          <w:t xml:space="preserve">, normalisasi kode, lalu kemiripan teks minimal 80%, dan padanan baru disimpan otomatis ketika petugas menyimpan hasil tinjauan</w:t>
        </w:r>
      </w:ins>
      <w:r>
        <w:rPr>
          <w:lang w:val="id-ID"/>
        </w:rPr>
        <w:t xml:space="preserve">. Nama operator </w:t>
      </w:r>
      <w:del w:id="3279" w:author="Claude" w:date="2026-10-23T09:00:00Z">
        <w:r>
          <w:rPr>
            <w:lang w:val="id-ID"/>
          </w:rPr>
          <w:delText xml:space="preserve">dicocokkan ke</w:delText>
        </w:r>
      </w:del>
      <w:ins w:id="3280" w:author="Claude" w:date="2026-10-23T09:00:00Z">
        <w:r>
          <w:rPr>
            <w:lang w:val="id-ID"/>
          </w:rPr>
          <w:t xml:space="preserve">diusulkan dari</w:t>
        </w:r>
      </w:ins>
      <w:r>
        <w:rPr>
          <w:lang w:val="id-ID"/>
        </w:rPr>
        <w:t xml:space="preserve"> data master TMMESINOP </w:t>
      </w:r>
      <w:del w:id="3281" w:author="Claude" w:date="2026-10-23T09:00:00Z">
        <w:r>
          <w:rPr>
            <w:lang w:val="id-ID"/>
          </w:rPr>
          <w:delText xml:space="preserve">menggunakan fungsi similar_text() yang dihitung dua arah dengan ambang kemiripan minimal</w:delText>
        </w:r>
      </w:del>
      <w:ins w:id="3282" w:author="Claude" w:date="2026-10-23T09:00:00Z">
        <w:r>
          <w:rPr>
            <w:lang w:val="id-ID"/>
          </w:rPr>
          <w:t xml:space="preserve">apabila kemiripannya mencapai</w:t>
        </w:r>
      </w:ins>
      <w:r>
        <w:rPr>
          <w:lang w:val="id-ID"/>
        </w:rPr>
        <w:t xml:space="preserve"> 70%, </w:t>
      </w:r>
      <w:del w:id="3283" w:author="Claude" w:date="2026-10-23T09:00:00Z">
        <w:r>
          <w:rPr>
            <w:lang w:val="id-ID"/>
          </w:rPr>
          <w:delText xml:space="preserve">sedangkan nama dengan skor di bawah ambang tersebut ditandai “Perlu Review”</w:delText>
        </w:r>
      </w:del>
      <w:ins w:id="3284" w:author="Claude" w:date="2026-10-23T09:00:00Z">
        <w:r>
          <w:rPr>
            <w:lang w:val="id-ID"/>
          </w:rPr>
          <w:t xml:space="preserve">dan tetap wajib dipastikan petugas karena tulisan nama belum terbaca andal</w:t>
        </w:r>
      </w:ins>
      <w:r>
        <w:rPr>
          <w:lang w:val="id-ID"/>
        </w:rPr>
        <w:t xml:space="preserve">.</w:t>
      </w:r>
    </w:p>
    <w:p w14:paraId="0F47C5D2" w14:textId="77777777" w:rsidR="00376B52" w:rsidRPr="00376B52" w:rsidRDefault="00376B52">
      <w:pPr>
        <w:pStyle w:val="ListParagraph"/>
        <w:numPr>
          <w:ilvl w:val="0"/>
          <w:numId w:val="16"/>
        </w:numPr>
      </w:pPr>
      <w:r>
        <w:rPr>
          <w:b/>
          <w:bCs/>
          <w:lang w:val="id-ID"/>
        </w:rPr>
        <w:t xml:space="preserve">Optimasi waktu pemrosesan.</w:t>
      </w:r>
      <w:r>
        <w:rPr>
          <w:lang w:val="id-ID"/>
        </w:rPr>
        <w:t xml:space="preserve"> </w:t>
      </w:r>
      <w:del w:id="3285" w:author="Claude" w:date="2026-10-23T09:00:00Z">
        <w:r>
          <w:rPr>
            <w:lang w:val="id-ID"/>
          </w:rPr>
          <w:delText xml:space="preserve">Pemeriksaan</w:delText>
        </w:r>
      </w:del>
      <w:ins w:id="3286" w:author="Claude" w:date="2026-10-23T09:00:00Z">
        <w:r>
          <w:rPr>
            <w:lang w:val="id-ID"/>
          </w:rPr>
          <w:t xml:space="preserve">Pada implementasi awal, pemeriksaan</w:t>
        </w:r>
      </w:ins>
      <w:r>
        <w:rPr>
          <w:lang w:val="id-ID"/>
        </w:rPr>
        <w:t xml:space="preserve"> proporsi piksel gelap pada setiap kotak</w:t>
      </w:r>
      <w:del w:id="3287" w:author="Claude" w:date="2026-10-23T09:00:00Z">
        <w:r>
          <w:rPr>
            <w:lang w:val="id-ID"/>
          </w:rPr>
          <w:delText xml:space="preserve"> 10 menit, dengan batas intensitas 150 dan batas proporsi 0,020 (2%), berhasil menghindari pemanggilan model AI pada kotak kosong. Optimasi ini</w:delText>
        </w:r>
      </w:del>
      <w:r>
        <w:rPr>
          <w:lang w:val="id-ID"/>
        </w:rPr>
        <w:t xml:space="preserve"> memangkas waktu proses Section 2 dari sekitar 150–156 detik menjadi sekitar 2–34 detik</w:t>
      </w:r>
      <w:del w:id="3288" w:author="Claude" w:date="2026-10-23T09:00:00Z">
        <w:r>
          <w:rPr>
            <w:lang w:val="id-ID"/>
          </w:rPr>
          <w:delText xml:space="preserve">, bergantung pada jumlah kotak yang terisi</w:delText>
        </w:r>
      </w:del>
      <w:ins w:id="3289" w:author="Claude" w:date="2026-10-23T09:00:00Z">
        <w:r>
          <w:rPr>
            <w:lang w:val="id-ID"/>
          </w:rPr>
          <w:t xml:space="preserve">. Pada versi akhir, model dimuat satu kali oleh layanan yang selalu hidup, sehingga satu foto seluruh formulir selesai dibaca dalam sekitar 12,5 detik pada GPU server. Pembacaan berjalan di latar belakang, dan petugas diberi pemberitahuan ketika hasil siap ditinjau</w:t>
        </w:r>
      </w:ins>
      <w:r>
        <w:rPr>
          <w:lang w:val="id-ID"/>
        </w:rPr>
        <w:t xml:space="preserve">. Berdasarkan pengamatan selama uji coba</w:t>
      </w:r>
      <w:ins w:id="3290" w:author="Claude" w:date="2026-10-23T09:00:00Z">
        <w:r>
          <w:rPr>
            <w:lang w:val="id-ID"/>
          </w:rPr>
          <w:t xml:space="preserve"> implementasi awal</w:t>
        </w:r>
      </w:ins>
      <w:r>
        <w:rPr>
          <w:lang w:val="id-ID"/>
        </w:rPr>
        <w:t xml:space="preserve">, waktu pengerjaan satu laporan berkurang dari sekitar 5–10 menit pada sistem lama menjadi sekitar 3–5 menit dengan input manual melalui web, dan sekitar 2–4 menit dengan ekstraksi foto. Waktu per laporan tersebut merupakan perkiraan dari pengamatan, bukan hasil pengukuran yang terstruktur.</w:t>
      </w:r>
    </w:p>
    <w:p w14:paraId="65FDDC08" w14:textId="5A3796DD" w:rsidR="001A10CE" w:rsidRPr="00376B52" w:rsidRDefault="00376B52">
      <w:pPr>
        <w:pStyle w:val="ListParagraph"/>
        <w:numPr>
          <w:ilvl w:val="0"/>
          <w:numId w:val="16"/>
        </w:numPr>
      </w:pPr>
      <w:r>
        <w:rPr>
          <w:b/>
          <w:bCs/>
          <w:lang w:val="id-ID"/>
        </w:rPr>
        <w:t xml:space="preserve">Hasil pengujian dan peran petugas sebagai pemeriksa akhir.</w:t>
      </w:r>
      <w:r>
        <w:rPr>
          <w:lang w:val="id-ID"/>
        </w:rPr>
        <w:t xml:space="preserve"> Pengujian unit otomatis menggunakan PHPUnit pada </w:t>
      </w:r>
      <w:del w:id="3291" w:author="Claude" w:date="2026-10-23T09:00:00Z">
        <w:r>
          <w:rPr>
            <w:lang w:val="id-ID"/>
          </w:rPr>
          <w:delText xml:space="preserve">logika inti modul ekstraksi mencakup 45</w:delText>
        </w:r>
      </w:del>
      <w:ins w:id="3292" w:author="Claude" w:date="2026-10-23T09:00:00Z">
        <w:r>
          <w:rPr>
            <w:lang w:val="id-ID"/>
          </w:rPr>
          <w:t xml:space="preserve">versi akhir mencakup 32</w:t>
        </w:r>
      </w:ins>
      <w:r>
        <w:rPr>
          <w:lang w:val="id-ID"/>
        </w:rPr>
        <w:t xml:space="preserve"> skenario uji (</w:t>
      </w:r>
      <w:del w:id="3293" w:author="Claude" w:date="2026-10-23T09:00:00Z">
        <w:r>
          <w:rPr>
            <w:lang w:val="id-ID"/>
          </w:rPr>
          <w:delText xml:space="preserve">165</w:delText>
        </w:r>
      </w:del>
      <w:ins w:id="3294" w:author="Claude" w:date="2026-10-23T09:00:00Z">
        <w:r>
          <w:rPr>
            <w:lang w:val="id-ID"/>
          </w:rPr>
          <w:t xml:space="preserve">99</w:t>
        </w:r>
      </w:ins>
      <w:r>
        <w:rPr>
          <w:lang w:val="id-ID"/>
        </w:rPr>
        <w:t xml:space="preserve"> </w:t>
      </w:r>
      <w:r>
        <w:rPr>
          <w:i/>
          <w:iCs/>
          <w:lang w:val="id-ID"/>
        </w:rPr>
        <w:t xml:space="preserve">assertion</w:t>
      </w:r>
      <w:r>
        <w:rPr>
          <w:lang w:val="id-ID"/>
        </w:rPr>
        <w:t xml:space="preserve">), dan seluruhnya lulus. Pengujian fungsional (</w:t>
      </w:r>
      <w:r>
        <w:rPr>
          <w:i/>
          <w:iCs/>
          <w:lang w:val="id-ID"/>
        </w:rPr>
        <w:t xml:space="preserve">black-box</w:t>
      </w:r>
      <w:r>
        <w:rPr>
          <w:lang w:val="id-ID"/>
        </w:rPr>
        <w:t xml:space="preserve">) pada </w:t>
      </w:r>
      <w:del w:id="3295" w:author="Claude" w:date="2026-10-23T09:00:00Z">
        <w:r>
          <w:rPr>
            <w:lang w:val="id-ID"/>
          </w:rPr>
          <w:delText xml:space="preserve">16 skenario juga</w:delText>
        </w:r>
      </w:del>
      <w:ins w:id="3296" w:author="Claude" w:date="2026-10-23T09:00:00Z">
        <w:r>
          <w:rPr>
            <w:lang w:val="id-ID"/>
          </w:rPr>
          <w:t xml:space="preserve">21 skenario</w:t>
        </w:r>
      </w:ins>
      <w:r>
        <w:rPr>
          <w:lang w:val="id-ID"/>
        </w:rPr>
        <w:t xml:space="preserve"> memberikan hasil sesuai harapan, mulai dari autentikasi, input manual</w:t>
      </w:r>
      <w:del w:id="3297" w:author="Claude" w:date="2026-10-23T09:00:00Z">
        <w:r>
          <w:rPr>
            <w:lang w:val="id-ID"/>
          </w:rPr>
          <w:delText xml:space="preserve"> dengan pilihan bertingkat (</w:delText>
        </w:r>
      </w:del>
      <w:del w:id="3298" w:author="Claude" w:date="2026-10-23T09:00:00Z">
        <w:r>
          <w:rPr>
            <w:i/>
            <w:iCs/>
            <w:lang w:val="id-ID"/>
          </w:rPr>
          <w:delText xml:space="preserve">cascading dropdown</w:delText>
        </w:r>
      </w:del>
      <w:del w:id="3299" w:author="Claude" w:date="2026-10-23T09:00:00Z">
        <w:r>
          <w:rPr>
            <w:lang w:val="id-ID"/>
          </w:rPr>
          <w:delText xml:space="preserve">), pengubahan dan penghapusan data, hingga ekstraksi</w:delText>
        </w:r>
      </w:del>
      <w:ins w:id="3300" w:author="Claude" w:date="2026-10-23T09:00:00Z">
        <w:r>
          <w:rPr>
            <w:lang w:val="id-ID"/>
          </w:rPr>
          <w:t xml:space="preserve">, pembacaan</w:t>
        </w:r>
      </w:ins>
      <w:r>
        <w:rPr>
          <w:lang w:val="id-ID"/>
        </w:rPr>
        <w:t xml:space="preserve"> foto dan </w:t>
      </w:r>
      <w:del w:id="3301" w:author="Claude" w:date="2026-10-23T09:00:00Z">
        <w:r>
          <w:rPr>
            <w:lang w:val="id-ID"/>
          </w:rPr>
          <w:delText xml:space="preserve">penyimpanan hasil tinjauan. Otomatisasi penuh belum tercapai karena pemotongan area dan penandaan tiga titik sudut pada Section 2 masih dilakukan secara manual. Meskipun demikian</w:delText>
        </w:r>
      </w:del>
      <w:ins w:id="3302" w:author="Claude" w:date="2026-10-23T09:00:00Z">
        <w:r>
          <w:rPr>
            <w:lang w:val="id-ID"/>
          </w:rPr>
          <w:t xml:space="preserve">tinjauan, hingga halaman analitik dan menu admin. Pengujian di PC server perusahaan dengan 33.438 baris data asli juga lolos seluruhnya, dan pembacaan foto acuan pada GPU server sama dengan hasil acuan (96 dari 96 kotak). Meskipun penandaan titik manual sudah tidak diperlukan</w:t>
        </w:r>
      </w:ins>
      <w:r>
        <w:rPr>
          <w:lang w:val="id-ID"/>
        </w:rPr>
        <w:t xml:space="preserve">, layar tinjauan </w:t>
      </w:r>
      <w:del w:id="3303" w:author="Claude" w:date="2026-10-23T09:00:00Z">
        <w:r>
          <w:rPr>
            <w:lang w:val="id-ID"/>
          </w:rPr>
          <w:delText xml:space="preserve">sebelum data disimpan</w:delText>
        </w:r>
      </w:del>
      <w:ins w:id="3304" w:author="Claude" w:date="2026-10-23T09:00:00Z">
        <w:r>
          <w:rPr>
            <w:lang w:val="id-ID"/>
          </w:rPr>
          <w:t xml:space="preserve">tetap</w:t>
        </w:r>
      </w:ins>
      <w:r>
        <w:rPr>
          <w:lang w:val="id-ID"/>
        </w:rPr>
        <w:t xml:space="preserve"> berfungsi sebagai kendali mutu (</w:t>
      </w:r>
      <w:r>
        <w:rPr>
          <w:i/>
          <w:iCs/>
          <w:lang w:val="id-ID"/>
        </w:rPr>
        <w:t xml:space="preserve">human-in-the-loop</w:t>
      </w:r>
      <w:r>
        <w:rPr>
          <w:lang w:val="id-ID"/>
        </w:rPr>
        <w:t xml:space="preserve">), </w:t>
      </w:r>
      <w:del w:id="3305" w:author="Claude" w:date="2026-10-23T09:00:00Z">
        <w:r>
          <w:rPr>
            <w:lang w:val="id-ID"/>
          </w:rPr>
          <w:delText xml:space="preserve">tempat petugas memeriksa dan mengoreksi hasil bacaan yang meragukan akibat variasi</w:delText>
        </w:r>
      </w:del>
      <w:ins w:id="3306" w:author="Claude" w:date="2026-10-23T09:00:00Z">
        <w:r>
          <w:rPr>
            <w:lang w:val="id-ID"/>
          </w:rPr>
          <w:t xml:space="preserve">karena akurasi pembacaan baru diuji pada dua lembar formulir dan</w:t>
        </w:r>
      </w:ins>
      <w:r>
        <w:rPr>
          <w:lang w:val="id-ID"/>
        </w:rPr>
        <w:t xml:space="preserve"> tulisan tangan operator</w:t>
      </w:r>
      <w:ins w:id="3307" w:author="Claude" w:date="2026-10-23T09:00:00Z">
        <w:r>
          <w:rPr>
            <w:lang w:val="id-ID"/>
          </w:rPr>
          <w:t xml:space="preserve"> sangat bervariasi</w:t>
        </w:r>
      </w:ins>
      <w:r>
        <w:rPr>
          <w:lang w:val="id-ID"/>
        </w:rPr>
        <w:t xml:space="preserve">.</w:t>
      </w:r>
    </w:p>
    <w:p>
      <w:pPr>
        <w:pStyle w:val="ListParagraph"/>
        <w:numPr>
          <w:ilvl w:val="0"/>
          <w:numId w:val="16"/>
        </w:numPr>
        <w:rPr>
          <w:ins w:id="3308" w:author="Claude" w:date="2026-10-23T09:00:00Z"/>
        </w:rPr>
      </w:pPr>
      <w:ins w:id="3309" w:author="Claude" w:date="2026-10-23T09:00:00Z">
        <w:r>
          <w:rPr>
            <w:b/>
            <w:bCs/>
            <w:lang w:val="id-ID"/>
          </w:rPr>
          <w:t xml:space="preserve">Sistem informasi downtime.</w:t>
        </w:r>
        <w:r>
          <w:rPr>
            <w:lang w:val="id-ID"/>
          </w:rPr>
          <w:t xml:space="preserve"> Data downtime yang sebelumnya hanya disimpan kini diolah menjadi informasi melalui halaman Ringkasan, Analisis Mesin, Masalah, Waktu dan Shift, Produk, Operator, dan Live, dilengkapi pemeriksaan data otomatis dengan enam aturan, pemberitahuan, laporan harian dan bulanan siap cetak beserta Excel, serta menu admin untuk pengaturan target, audit log, dan statistik AI. Seluruhnya dibangun tanpa mengubah struktur basis data, dengan data pendukung disimpan sebagai berkas.</w:t>
        </w:r>
      </w:ins>
    </w:p>
    <w:p w14:paraId="16FD3B0B" w14:textId="77777777" w:rsidR="00376B52" w:rsidRDefault="00376B52" w:rsidP="00376B52">
      <w:pPr>
        <w:pStyle w:val="ListParagraph"/>
        <w:numPr>
          <w:ilvl w:val="0"/>
          <w:numId w:val="0"/>
        </w:numPr>
        <w:ind w:left="720"/>
      </w:pPr>
    </w:p>
    <w:p w14:paraId="35D430FD" w14:textId="4861FE59" w:rsidR="00CF389B" w:rsidRDefault="00000000" w:rsidP="00DD28DC">
      <w:pPr>
        <w:pStyle w:val="Heading2"/>
      </w:pPr>
      <w:bookmarkStart w:id="160" w:name="_Toc242101906"/>
      <w:r>
        <w:t>Saran</w:t>
      </w:r>
      <w:bookmarkEnd w:id="160"/>
    </w:p>
    <w:p w14:paraId="0EE89A29" w14:textId="77777777" w:rsidR="005E0E18" w:rsidRPr="005E0E18" w:rsidRDefault="005E0E18" w:rsidP="00A04F93">
      <w:r>
        <w:t xml:space="preserve">Berdasarkan kesimpulan di atas, </w:t>
      </w:r>
      <w:del w:id="3310" w:author="Claude" w:date="2026-10-23T09:00:00Z">
        <w:r>
          <w:delText xml:space="preserve">beberapa saran yang dapat disampaikan</w:delText>
        </w:r>
      </w:del>
      <w:ins w:id="3311" w:author="Claude" w:date="2026-10-23T09:00:00Z">
        <w:r>
          <w:t xml:space="preserve">terdapat beberapa keterbatasan yang belum dapat diselesaikan pada Kerja Praktek ini, tetapi membuka peluang</w:t>
        </w:r>
      </w:ins>
      <w:r>
        <w:t xml:space="preserve"> untuk pengembangan </w:t>
      </w:r>
      <w:del w:id="3312" w:author="Claude" w:date="2026-10-23T09:00:00Z">
        <w:r>
          <w:delText xml:space="preserve">sistem maupun pelaksanaan Kerja Praktek serupa di masa mendatang adalah</w:delText>
        </w:r>
      </w:del>
      <w:ins w:id="3313" w:author="Claude" w:date="2026-10-23T09:00:00Z">
        <w:r>
          <w:t xml:space="preserve">dan penelitian selanjutnya, yaitu</w:t>
        </w:r>
      </w:ins>
      <w:r>
        <w:t xml:space="preserve"> sebagai berikut:</w:t>
      </w:r>
    </w:p>
    <w:p w14:paraId="77A07F9D" w14:textId="77777777" w:rsidR="00AF46F0" w:rsidRPr="00AF46F0" w:rsidRDefault="00AF46F0">
      <w:pPr>
        <w:pStyle w:val="ListParagraph"/>
        <w:numPr>
          <w:ilvl w:val="0"/>
          <w:numId w:val="1"/>
        </w:numPr>
      </w:pPr>
      <w:commentRangeStart w:id="161"/>
      <w:r>
        <w:rPr>
          <w:b/>
          <w:bCs/>
          <w:lang w:val="id-ID"/>
        </w:rPr>
        <w:t xml:space="preserve">Pengujian akurasi </w:t>
      </w:r>
      <w:del w:id="3314" w:author="Claude" w:date="2026-10-23T09:00:00Z">
        <w:r>
          <w:rPr>
            <w:b/>
            <w:bCs/>
            <w:lang w:val="id-ID"/>
          </w:rPr>
          <w:delText xml:space="preserve">model AI secara kuantitatif dan terstruktur.</w:delText>
        </w:r>
      </w:del>
      <w:del w:id="3315" w:author="Claude" w:date="2026-10-23T09:00:00Z">
        <w:r>
          <w:rPr>
            <w:lang w:val="id-ID"/>
          </w:rPr>
          <w:delText xml:space="preserve"> Pengujian ekstraksi AI pada Kerja Praktek ini masih berfokus pada kelayakan fungsional dan evaluasi kualitatif, sesuai batasan masalah pada Subbab 1.5. Untuk pengembangan lanjutan, disarankan</w:delText>
        </w:r>
      </w:del>
      <w:ins w:id="3316" w:author="Claude" w:date="2026-10-23T09:00:00Z">
        <w:r>
          <w:rPr>
            <w:b/>
            <w:bCs/>
            <w:lang w:val="id-ID"/>
          </w:rPr>
          <w:t xml:space="preserve">pada data yang lebih banyak.</w:t>
        </w:r>
        <w:r>
          <w:rPr>
            <w:lang w:val="id-ID"/>
          </w:rPr>
          <w:t xml:space="preserve"> Akurasi pembacaan baru diuji pada foto dari dua lembar formulir, sehingga belum dapat digeneralisasi ke seluruh penulis dan kondisi foto. Penelitian selanjutnya dapat</w:t>
        </w:r>
      </w:ins>
      <w:r>
        <w:rPr>
          <w:lang w:val="id-ID"/>
        </w:rPr>
        <w:t xml:space="preserve"> menyusun kumpulan data uji</w:t>
      </w:r>
      <w:del w:id="3317" w:author="Claude" w:date="2026-10-23T09:00:00Z">
        <w:r>
          <w:rPr>
            <w:lang w:val="id-ID"/>
          </w:rPr>
          <w:delText xml:space="preserve"> (</w:delText>
        </w:r>
      </w:del>
      <w:del w:id="3318" w:author="Claude" w:date="2026-10-23T09:00:00Z">
        <w:r>
          <w:rPr>
            <w:i/>
            <w:iCs/>
            <w:lang w:val="id-ID"/>
          </w:rPr>
          <w:delText xml:space="preserve">dataset</w:delText>
        </w:r>
      </w:del>
      <w:del w:id="3319" w:author="Claude" w:date="2026-10-23T09:00:00Z">
        <w:r>
          <w:rPr>
            <w:lang w:val="id-ID"/>
          </w:rPr>
          <w:delText xml:space="preserve">)</w:delText>
        </w:r>
      </w:del>
      <w:r>
        <w:rPr>
          <w:lang w:val="id-ID"/>
        </w:rPr>
        <w:t xml:space="preserve"> beranotasi (</w:t>
      </w:r>
      <w:r>
        <w:rPr>
          <w:i/>
          <w:iCs/>
          <w:lang w:val="id-ID"/>
        </w:rPr>
        <w:t xml:space="preserve">ground truth</w:t>
      </w:r>
      <w:r>
        <w:rPr>
          <w:lang w:val="id-ID"/>
        </w:rPr>
        <w:t xml:space="preserve">) dalam jumlah terukur, misalnya 50–100 lembar formulir </w:t>
      </w:r>
      <w:del w:id="3320" w:author="Claude" w:date="2026-10-23T09:00:00Z">
        <w:r>
          <w:rPr>
            <w:lang w:val="id-ID"/>
          </w:rPr>
          <w:delText xml:space="preserve">historis. Dengan adanya </w:delText>
        </w:r>
      </w:del>
      <w:del w:id="3321" w:author="Claude" w:date="2026-10-23T09:00:00Z">
        <w:r>
          <w:rPr>
            <w:i/>
            <w:iCs/>
            <w:lang w:val="id-ID"/>
          </w:rPr>
          <w:delText xml:space="preserve">ground truth</w:delText>
        </w:r>
      </w:del>
      <w:del w:id="3322" w:author="Claude" w:date="2026-10-23T09:00:00Z">
        <w:r>
          <w:rPr>
            <w:lang w:val="id-ID"/>
          </w:rPr>
          <w:delText xml:space="preserve">, kinerja model dapat diukur secara statistik menggunakan metrik pengenalan karakter</w:delText>
        </w:r>
      </w:del>
      <w:ins w:id="3323" w:author="Claude" w:date="2026-10-23T09:00:00Z">
        <w:r>
          <w:rPr>
            <w:lang w:val="id-ID"/>
          </w:rPr>
          <w:t xml:space="preserve">dari penulis dan kondisi pencahayaan yang berbeda, lalu mengukur akurasi tanpa mengubah pengaturan, termasuk dengan metrik</w:t>
        </w:r>
      </w:ins>
      <w:r>
        <w:rPr>
          <w:lang w:val="id-ID"/>
        </w:rPr>
        <w:t xml:space="preserve"> seperti </w:t>
      </w:r>
      <w:r>
        <w:rPr>
          <w:i/>
          <w:iCs/>
          <w:lang w:val="id-ID"/>
        </w:rPr>
        <w:t xml:space="preserve">Character Error Rate</w:t>
      </w:r>
      <w:r>
        <w:rPr>
          <w:lang w:val="id-ID"/>
        </w:rPr>
        <w:t xml:space="preserve"> (CER)</w:t>
      </w:r>
      <w:del w:id="3324" w:author="Claude" w:date="2026-10-23T09:00:00Z">
        <w:r>
          <w:rPr>
            <w:lang w:val="id-ID"/>
          </w:rPr>
          <w:delText xml:space="preserve">, </w:delText>
        </w:r>
      </w:del>
      <w:del w:id="3325" w:author="Claude" w:date="2026-10-23T09:00:00Z">
        <w:r>
          <w:rPr>
            <w:i/>
            <w:iCs/>
            <w:lang w:val="id-ID"/>
          </w:rPr>
          <w:delText xml:space="preserve">Word Error Rate</w:delText>
        </w:r>
      </w:del>
      <w:del w:id="3326" w:author="Claude" w:date="2026-10-23T09:00:00Z">
        <w:r>
          <w:rPr>
            <w:lang w:val="id-ID"/>
          </w:rPr>
          <w:delText xml:space="preserve"> (WER), dan persentase</w:delText>
        </w:r>
      </w:del>
      <w:ins w:id="3327" w:author="Claude" w:date="2026-10-23T09:00:00Z">
        <w:r>
          <w:rPr>
            <w:lang w:val="id-ID"/>
          </w:rPr>
          <w:t xml:space="preserve"> dan</w:t>
        </w:r>
      </w:ins>
      <w:r>
        <w:rPr>
          <w:lang w:val="id-ID"/>
        </w:rPr>
        <w:t xml:space="preserve"> akurasi per </w:t>
      </w:r>
      <w:r>
        <w:rPr>
          <w:i/>
          <w:iCs/>
          <w:lang w:val="id-ID"/>
        </w:rPr>
        <w:t xml:space="preserve">field</w:t>
      </w:r>
      <w:del w:id="3328" w:author="Claude" w:date="2026-10-23T09:00:00Z">
        <w:r>
          <w:rPr>
            <w:lang w:val="id-ID"/>
          </w:rPr>
          <w:delText xml:space="preserve">, sehingga tingkat keandalan model dapat dibuktikan secara kuantitatif</w:delText>
        </w:r>
      </w:del>
      <w:ins w:id="3329" w:author="Claude" w:date="2026-10-23T09:00:00Z">
        <w:r>
          <w:rPr>
            <w:lang w:val="id-ID"/>
          </w:rPr>
          <w:t xml:space="preserve">. Riwayat scan dan koreksi petugas yang telah disimpan sistem dapat menjadi sumber data tersebut</w:t>
        </w:r>
      </w:ins>
      <w:r>
        <w:rPr>
          <w:lang w:val="id-ID"/>
        </w:rPr>
        <w:t xml:space="preserve">.</w:t>
      </w:r>
    </w:p>
    <w:p w14:paraId="51DB0512" w14:textId="77777777" w:rsidR="00AF46F0" w:rsidRDefault="00AF46F0">
      <w:pPr>
        <w:pStyle w:val="ListParagraph"/>
        <w:numPr>
          <w:ilvl w:val="0"/>
          <w:numId w:val="1"/>
        </w:numPr>
      </w:pPr>
      <w:del w:id="3330" w:author="Claude" w:date="2026-10-23T09:00:00Z">
        <w:r>
          <w:rPr>
            <w:b/>
            <w:bCs/>
            <w:lang w:val="id-ID"/>
          </w:rPr>
          <w:delText xml:space="preserve">Peningkatan otomatisasi deteksi tabel tanpa titik acuan manual.</w:delText>
        </w:r>
      </w:del>
      <w:del w:id="3331" w:author="Claude" w:date="2026-10-23T09:00:00Z">
        <w:r>
          <w:rPr>
            <w:lang w:val="id-ID"/>
          </w:rPr>
          <w:delText xml:space="preserve"> Penandaan tiga titik sudut secara manual oleh petugas</w:delText>
        </w:r>
      </w:del>
      <w:ins w:id="3332" w:author="Claude" w:date="2026-10-23T09:00:00Z">
        <w:r>
          <w:rPr>
            <w:b/>
            <w:bCs/>
            <w:lang w:val="id-ID"/>
          </w:rPr>
          <w:t xml:space="preserve">Penyesuaian model terhadap tulisan operator.</w:t>
        </w:r>
        <w:r>
          <w:rPr>
            <w:lang w:val="id-ID"/>
          </w:rPr>
          <w:t xml:space="preserve"> Model TrOCR</w:t>
        </w:r>
      </w:ins>
      <w:r>
        <w:rPr>
          <w:lang w:val="id-ID"/>
        </w:rPr>
        <w:t xml:space="preserve"> saat ini </w:t>
      </w:r>
      <w:del w:id="3333" w:author="Claude" w:date="2026-10-23T09:00:00Z">
        <w:r>
          <w:rPr>
            <w:lang w:val="id-ID"/>
          </w:rPr>
          <w:delText xml:space="preserve">merupakan kompromi demi kestabilan pelurusan gambar. Penelitian lanjutan dapat mengeksplorasi penggunaan model deteksi objek berorientasi (</w:delText>
        </w:r>
      </w:del>
      <w:del w:id="3334" w:author="Claude" w:date="2026-10-23T09:00:00Z">
        <w:r>
          <w:rPr>
            <w:i/>
            <w:iCs/>
            <w:lang w:val="id-ID"/>
          </w:rPr>
          <w:delText xml:space="preserve">oriented bounding box</w:delText>
        </w:r>
      </w:del>
      <w:del w:id="3335" w:author="Claude" w:date="2026-10-23T09:00:00Z">
        <w:r>
          <w:rPr>
            <w:lang w:val="id-ID"/>
          </w:rPr>
          <w:delText xml:space="preserve">), seperti YOLOv8-OBB atau YOLO11-OBB, maupun model segmentasi dokumen untuk mendeteksi batas tabel waktu tidak produktif secara otomatis pada foto dengan sudut kemiringan bebas. Hal ini dapat mengurangi langkah yang harus dilakukan petugas dan meningkatkan tingkat otomatisasi sistem menuju pemrosesan dokumen yang sepenuhnya otomatis (</w:delText>
        </w:r>
      </w:del>
      <w:del w:id="3336" w:author="Claude" w:date="2026-10-23T09:00:00Z">
        <w:r>
          <w:rPr>
            <w:i/>
            <w:iCs/>
            <w:lang w:val="id-ID"/>
          </w:rPr>
          <w:delText xml:space="preserve">fully automated document processing</w:delText>
        </w:r>
      </w:del>
      <w:del w:id="3337" w:author="Claude" w:date="2026-10-23T09:00:00Z">
        <w:r>
          <w:rPr>
            <w:lang w:val="id-ID"/>
          </w:rPr>
          <w:delText xml:space="preserve">)</w:delText>
        </w:r>
      </w:del>
      <w:ins w:id="3338" w:author="Claude" w:date="2026-10-23T09:00:00Z">
        <w:r>
          <w:rPr>
            <w:lang w:val="id-ID"/>
          </w:rPr>
          <w:t xml:space="preserve">digunakan tanpa pelatihan ulang, sehingga nama operator belum terbaca andal dan beberapa kode yang mirip, seperti 7b dan 1b, masih sering tertukar. Penelitian selanjutnya dapat melakukan penyesuaian model (</w:t>
        </w:r>
        <w:r>
          <w:rPr>
            <w:i/>
            <w:iCs/>
            <w:lang w:val="id-ID"/>
          </w:rPr>
          <w:t xml:space="preserve">fine-tuning</w:t>
        </w:r>
        <w:r>
          <w:rPr>
            <w:lang w:val="id-ID"/>
          </w:rPr>
          <w:t xml:space="preserve">) menggunakan potongan kotak dan koreksi petugas yang terkumpul pada riwayat scan, sehingga akurasi dapat meningkat dan jumlah kotak yang perlu ditinjau berkurang</w:t>
        </w:r>
      </w:ins>
      <w:r>
        <w:rPr>
          <w:lang w:val="id-ID"/>
        </w:rPr>
        <w:t xml:space="preserve">.</w:t>
      </w:r>
    </w:p>
    <w:p>
      <w:pPr>
        <w:pStyle w:val="ListParagraph"/>
        <w:numPr>
          <w:ilvl w:val="0"/>
          <w:numId w:val="1"/>
        </w:numPr>
        <w:rPr>
          <w:ins w:id="3339" w:author="Claude" w:date="2026-10-23T09:00:00Z"/>
        </w:rPr>
      </w:pPr>
      <w:ins w:id="3340" w:author="Claude" w:date="2026-10-23T09:00:00Z">
        <w:r>
          <w:rPr>
            <w:b/>
            <w:bCs/>
            <w:lang w:val="id-ID"/>
          </w:rPr>
          <w:t xml:space="preserve">Penerapan HTTPS pada server intranet.</w:t>
        </w:r>
        <w:r>
          <w:rPr>
            <w:lang w:val="id-ID"/>
          </w:rPr>
          <w:t xml:space="preserve"> Fitur instalasi aplikasi (PWA) dan kamera komputer melalui peramban belum dapat digunakan karena server masih melayani aplikasi melalui HTTP. Pemasangan sertifikat SSL internal akan mengaktifkan kedua fitur tersebut tanpa perubahan kode.</w:t>
        </w:r>
      </w:ins>
    </w:p>
    <w:p>
      <w:pPr>
        <w:pStyle w:val="ListParagraph"/>
        <w:numPr>
          <w:ilvl w:val="0"/>
          <w:numId w:val="1"/>
        </w:numPr>
        <w:rPr>
          <w:ins w:id="3341" w:author="Claude" w:date="2026-10-23T09:00:00Z"/>
        </w:rPr>
      </w:pPr>
      <w:ins w:id="3342" w:author="Claude" w:date="2026-10-23T09:00:00Z">
        <w:r>
          <w:rPr>
            <w:b/>
            <w:bCs/>
            <w:lang w:val="id-ID"/>
          </w:rPr>
          <w:t xml:space="preserve">Penyimpanan data pendukung ke basis data.</w:t>
        </w:r>
        <w:r>
          <w:rPr>
            <w:lang w:val="id-ID"/>
          </w:rPr>
          <w:t xml:space="preserve"> Pengaturan, audit log, dan riwayat scan saat ini disimpan sebagai berkas karena struktur basis data tidak boleh diubah. Apabila di kemudian hari perubahan basis data diizinkan, data tersebut dapat dipindahkan ke tabel agar lebih mudah dicadangkan, dicari, dan dipakai bersama sistem lain, serta memungkinkan penetapan target downtime resmi dan peran pengguna tambahan seperti supervisor.</w:t>
        </w:r>
      </w:ins>
    </w:p>
    <w:p w14:paraId="421C2569" w14:textId="04877D47" w:rsidR="00624589" w:rsidRPr="00B923D4" w:rsidRDefault="00010E66" w:rsidP="00AF46F0">
      <w:pPr>
        <w:ind w:left="360" w:firstLine="0"/>
        <w:sectPr w:rsidR="00624589" w:rsidRPr="00B923D4">
          <w:pgSz w:w="11906" w:h="16838"/>
          <w:pgMar w:top="1701" w:right="1701" w:bottom="1701" w:left="2268" w:header="708" w:footer="708" w:gutter="0"/>
          <w:cols w:space="720"/>
          <w:docGrid w:linePitch="360"/>
        </w:sectPr>
      </w:pPr>
      <w:r>
        <w:t xml:space="preserve"> </w:t>
      </w:r>
      <w:commentRangeEnd w:id="161"/>
      <w:r>
        <w:rPr>
          <w:rStyle w:val="CommentReference"/>
          <w:sz w:val="24"/>
          <w:szCs w:val="24"/>
        </w:rPr>
        <w:commentReference w:id="161"/>
      </w:r>
    </w:p>
    <w:p w14:paraId="3E237A9E" w14:textId="0A1AA472" w:rsidR="00CF389B" w:rsidRDefault="00287E5D" w:rsidP="00B647D0">
      <w:pPr>
        <w:pStyle w:val="Heading1"/>
        <w:numPr>
          <w:ilvl w:val="0"/>
          <w:numId w:val="0"/>
        </w:numPr>
        <w:ind w:firstLine="288"/>
      </w:pPr>
      <w:bookmarkStart w:id="162" w:name="_Toc242101907"/>
      <w:r>
        <w:lastRenderedPageBreak/>
        <w:t>DAFTAR PUSTAKA</w:t>
      </w:r>
      <w:bookmarkEnd w:id="162"/>
    </w:p>
    <w:p w14:paraId="576A4018" w14:textId="77777777" w:rsidR="00B647D0" w:rsidRDefault="00B647D0" w:rsidP="00B647D0">
      <w:pPr>
        <w:pStyle w:val="Heading1"/>
        <w:numPr>
          <w:ilvl w:val="0"/>
          <w:numId w:val="0"/>
        </w:numPr>
        <w:ind w:firstLine="288"/>
      </w:pPr>
    </w:p>
    <w:sdt>
      <w:sdtPr>
        <w:tag w:val="MENDELEY_BIBLIOGRAPHY"/>
        <w:id w:val="1291092388"/>
        <w:placeholder>
          <w:docPart w:val="DefaultPlaceholder_-1854013440"/>
        </w:placeholder>
      </w:sdtPr>
      <w:sdtContent>
        <w:p w14:paraId="7BBF5484" w14:textId="77777777" w:rsidR="00A610F1" w:rsidRPr="00A610F1" w:rsidRDefault="00A610F1">
          <w:pPr>
            <w:autoSpaceDE w:val="0"/>
            <w:autoSpaceDN w:val="0"/>
            <w:ind w:hanging="480"/>
            <w:divId w:val="580529335"/>
          </w:pPr>
          <w:r>
            <w:t xml:space="preserve">Adepoju, A. H., Eweje, A., Collins, A., &amp; Gabriel, B. A.-. (2024). Framework for Migrating Legacy Systems to Next-Generation Data Architectures While Ensuring Seamless Integration and Scalability. </w:t>
          </w:r>
          <w:r>
            <w:rPr>
              <w:i/>
              <w:iCs/>
            </w:rPr>
            <w:t>International Journal of Multidisciplinary Research and Growth Evaluation</w:t>
          </w:r>
          <w:r>
            <w:t xml:space="preserve">, </w:t>
          </w:r>
          <w:r>
            <w:rPr>
              <w:i/>
              <w:iCs/>
            </w:rPr>
            <w:t>5</w:t>
          </w:r>
          <w:r>
            <w:t>(6), 1462–1474. https://doi.org/10.54660/.ijmrge.2024.5.6.1462-1474</w:t>
          </w:r>
        </w:p>
        <w:p w14:paraId="761A5525" w14:textId="77777777" w:rsidR="00A610F1" w:rsidRPr="00A610F1" w:rsidRDefault="00A610F1">
          <w:pPr>
            <w:autoSpaceDE w:val="0"/>
            <w:autoSpaceDN w:val="0"/>
            <w:ind w:hanging="480"/>
            <w:divId w:val="1140415376"/>
          </w:pPr>
          <w:r>
            <w:t xml:space="preserve">Bai, S., Chen, K., Liu, X., Wang, J., Ge, W., Song, S., Dang, K., Wang, P., Wang, S., Tang, J., Zhong, H., Zhu, Y., Yang, M., Li, Z., Wan, J., Wang, P., Ding, W., Fu, Z., Xu, Y., … Lin, J. (2025). </w:t>
          </w:r>
          <w:r>
            <w:rPr>
              <w:i/>
              <w:iCs/>
            </w:rPr>
            <w:t>Qwen2.5-VL Technical Report</w:t>
          </w:r>
          <w:r>
            <w:t>. http://arxiv.org/abs/2502.13923</w:t>
          </w:r>
        </w:p>
        <w:p w14:paraId="6B415CC2" w14:textId="77777777" w:rsidR="00A610F1" w:rsidRPr="00A610F1" w:rsidRDefault="00A610F1">
          <w:pPr>
            <w:autoSpaceDE w:val="0"/>
            <w:autoSpaceDN w:val="0"/>
            <w:ind w:hanging="480"/>
            <w:divId w:val="2079478932"/>
          </w:pPr>
          <w:r>
            <w:t xml:space="preserve">Baxendale, P., &amp; Codd, E. F. (1970). </w:t>
          </w:r>
          <w:r>
            <w:rPr>
              <w:i/>
              <w:iCs/>
            </w:rPr>
            <w:t>Information Retrieval A Relational Model of Data Large Shared Data Banks</w:t>
          </w:r>
          <w:r>
            <w:t>.</w:t>
          </w:r>
        </w:p>
        <w:p w14:paraId="4590631B" w14:textId="77777777" w:rsidR="00A610F1" w:rsidRPr="00A610F1" w:rsidRDefault="00A610F1">
          <w:pPr>
            <w:autoSpaceDE w:val="0"/>
            <w:autoSpaceDN w:val="0"/>
            <w:ind w:hanging="480"/>
            <w:divId w:val="1918132546"/>
          </w:pPr>
          <w:r>
            <w:t xml:space="preserve">Bergmann, S. (2025). </w:t>
          </w:r>
          <w:r>
            <w:rPr>
              <w:i/>
              <w:iCs/>
            </w:rPr>
            <w:t>PHPUnit manual</w:t>
          </w:r>
          <w:r>
            <w:t>. https://docs.phpunit.de/</w:t>
          </w:r>
        </w:p>
        <w:p w14:paraId="4F36DA8D" w14:textId="77777777" w:rsidR="00A610F1" w:rsidRPr="00A610F1" w:rsidRDefault="00A610F1">
          <w:pPr>
            <w:autoSpaceDE w:val="0"/>
            <w:autoSpaceDN w:val="0"/>
            <w:ind w:hanging="480"/>
            <w:divId w:val="1250625552"/>
          </w:pPr>
          <w:r>
            <w:t xml:space="preserve">Bernstein, P. A. / H. V. / G. N. (1987). </w:t>
          </w:r>
          <w:r>
            <w:rPr>
              <w:i/>
              <w:iCs/>
            </w:rPr>
            <w:t>Concurrency control and recovery in database systems</w:t>
          </w:r>
          <w:r>
            <w:t>. Addison-Wesley. https://www.microsoft.com/en-us/research/people/philbe/</w:t>
          </w:r>
        </w:p>
        <w:p w14:paraId="066B219A" w14:textId="77777777" w:rsidR="00A610F1" w:rsidRPr="00A610F1" w:rsidRDefault="00A610F1">
          <w:pPr>
            <w:autoSpaceDE w:val="0"/>
            <w:autoSpaceDN w:val="0"/>
            <w:ind w:hanging="480"/>
            <w:divId w:val="1272593077"/>
          </w:pPr>
          <w:r>
            <w:t xml:space="preserve">Bilal Er, M., İlhan, N., &amp; Kuran, U. (2025). </w:t>
          </w:r>
          <w:r>
            <w:rPr>
              <w:i/>
              <w:iCs/>
            </w:rPr>
            <w:t>Analyzing the Instability of Large Language Models in Automated Bug Injection and Correction</w:t>
          </w:r>
          <w:r>
            <w:t>.</w:t>
          </w:r>
        </w:p>
        <w:p w14:paraId="56F4C445" w14:textId="77777777" w:rsidR="00A610F1" w:rsidRPr="00A610F1" w:rsidRDefault="00A610F1">
          <w:pPr>
            <w:autoSpaceDE w:val="0"/>
            <w:autoSpaceDN w:val="0"/>
            <w:ind w:hanging="480"/>
            <w:divId w:val="1255357580"/>
          </w:pPr>
          <w:r>
            <w:t xml:space="preserve">Bootstrap Team. (2024). </w:t>
          </w:r>
          <w:r>
            <w:rPr>
              <w:i/>
              <w:iCs/>
            </w:rPr>
            <w:t>Bootstrap documentation (v5.3)</w:t>
          </w:r>
          <w:r>
            <w:t>. https://getbootstrap.com/docs/5.3/</w:t>
          </w:r>
        </w:p>
        <w:p>
          <w:pPr>
            <w:autoSpaceDE w:val="0"/>
            <w:autoSpaceDN w:val="0"/>
            <w:ind w:hanging="480"/>
            <w:divId w:val="1255357580"/>
            <w:rPr>
              <w:ins w:id="3343" w:author="Claude" w:date="2026-10-23T09:00:00Z"/>
            </w:rPr>
          </w:pPr>
          <w:ins w:id="3344" w:author="Claude" w:date="2026-10-23T09:00:00Z">
            <w:r>
              <w:t xml:space="preserve">Fischler, M. A., &amp; Bolles, R. C. (1981). Random sample consensus: A paradigm for model fitting with applications to image analysis and automated cartography. </w:t>
            </w:r>
            <w:r>
              <w:rPr>
                <w:i/>
                <w:iCs/>
              </w:rPr>
              <w:t xml:space="preserve">Communications of the ACM</w:t>
            </w:r>
            <w:r>
              <w:t xml:space="preserve">, </w:t>
            </w:r>
            <w:r>
              <w:rPr>
                <w:i/>
                <w:iCs/>
              </w:rPr>
              <w:t xml:space="preserve">24</w:t>
            </w:r>
            <w:r>
              <w:t xml:space="preserve">(6), 381–395. https://doi.org/10.1145/358669.358692</w:t>
            </w:r>
          </w:ins>
        </w:p>
        <w:p w14:paraId="071A752B" w14:textId="77777777" w:rsidR="00A610F1" w:rsidRPr="00A610F1" w:rsidRDefault="00A610F1">
          <w:pPr>
            <w:autoSpaceDE w:val="0"/>
            <w:autoSpaceDN w:val="0"/>
            <w:ind w:hanging="480"/>
            <w:divId w:val="542601882"/>
          </w:pPr>
          <w:r>
            <w:t xml:space="preserve">Gu, J., Han, Z., Chen, S., Beirami, A., He, B., Zhang, G., Liao, R., Qin, Y., Tresp, V., &amp; Torr, P. (2023). </w:t>
          </w:r>
          <w:r>
            <w:rPr>
              <w:i/>
              <w:iCs/>
            </w:rPr>
            <w:t>A Systematic Survey of Prompt Engineering on Vision-Language Foundation Models</w:t>
          </w:r>
          <w:r>
            <w:t>. http://arxiv.org/abs/2307.12980</w:t>
          </w:r>
        </w:p>
        <w:p w14:paraId="1D0DADE4" w14:textId="77777777" w:rsidR="00A610F1" w:rsidRPr="00A610F1" w:rsidRDefault="00A610F1">
          <w:pPr>
            <w:autoSpaceDE w:val="0"/>
            <w:autoSpaceDN w:val="0"/>
            <w:ind w:hanging="480"/>
            <w:divId w:val="1646739830"/>
          </w:pPr>
          <w:r>
            <w:t xml:space="preserve">Haerder, T., &amp; Reuter, A. (1983). </w:t>
          </w:r>
          <w:r>
            <w:rPr>
              <w:i/>
              <w:iCs/>
            </w:rPr>
            <w:t>Principles of Transaction-Oriented Database Recovery</w:t>
          </w:r>
          <w:r>
            <w:t>.</w:t>
          </w:r>
        </w:p>
        <w:p w14:paraId="30D4D14E" w14:textId="77777777" w:rsidR="00A610F1" w:rsidRPr="00A610F1" w:rsidRDefault="00A610F1">
          <w:pPr>
            <w:autoSpaceDE w:val="0"/>
            <w:autoSpaceDN w:val="0"/>
            <w:ind w:hanging="480"/>
            <w:divId w:val="79525573"/>
          </w:pPr>
          <w:r>
            <w:t xml:space="preserve">Khozaimi, A., Darti, I., Anam, S., &amp; Kusumawinahyu, W. M. (n.d.). </w:t>
          </w:r>
          <w:r>
            <w:rPr>
              <w:i/>
              <w:iCs/>
            </w:rPr>
            <w:t>Optimized Pap Smear Image Enhancement: Hybrid PMD Filter-CLAHE Using Spider Monkey Optimization</w:t>
          </w:r>
          <w:r>
            <w:t>.</w:t>
          </w:r>
        </w:p>
        <w:p w14:paraId="6F6E7021" w14:textId="77777777" w:rsidR="00A610F1" w:rsidRPr="00A610F1" w:rsidRDefault="00A610F1">
          <w:pPr>
            <w:autoSpaceDE w:val="0"/>
            <w:autoSpaceDN w:val="0"/>
            <w:ind w:hanging="480"/>
            <w:divId w:val="15736087"/>
          </w:pPr>
          <w:r>
            <w:t xml:space="preserve">Khozaimi, A., Darti, I., Anam, S., &amp; Kusumawinahyu, W. M. (2025). </w:t>
          </w:r>
          <w:r>
            <w:rPr>
              <w:i/>
              <w:iCs/>
            </w:rPr>
            <w:t>Optimized Pap Smear Image Enhancement: Hybrid PMD Filter-CLAHE Using Spider Monkey Optimization</w:t>
          </w:r>
          <w:r>
            <w:t>.</w:t>
          </w:r>
        </w:p>
        <w:p w14:paraId="7AD0972C" w14:textId="77777777" w:rsidR="00A610F1" w:rsidRPr="00A610F1" w:rsidRDefault="00A610F1">
          <w:pPr>
            <w:autoSpaceDE w:val="0"/>
            <w:autoSpaceDN w:val="0"/>
            <w:ind w:hanging="480"/>
            <w:divId w:val="1020741217"/>
          </w:pPr>
          <w:r>
            <w:lastRenderedPageBreak/>
            <w:t xml:space="preserve">Laravel LLC. (2025). </w:t>
          </w:r>
          <w:r>
            <w:rPr>
              <w:i/>
              <w:iCs/>
            </w:rPr>
            <w:t>Laravel 12.x documentation</w:t>
          </w:r>
          <w:r>
            <w:t>. https://laravel.com/docs/12.x</w:t>
          </w:r>
        </w:p>
        <w:p w14:paraId="2F44767C" w14:textId="77777777" w:rsidR="00A610F1" w:rsidRPr="00A610F1" w:rsidRDefault="00A610F1">
          <w:pPr>
            <w:autoSpaceDE w:val="0"/>
            <w:autoSpaceDN w:val="0"/>
            <w:ind w:hanging="480"/>
            <w:divId w:val="1447964858"/>
          </w:pPr>
          <w:r>
            <w:t xml:space="preserve">Larman, C. and B. V. R. (2003). </w:t>
          </w:r>
          <w:r>
            <w:rPr>
              <w:i/>
              <w:iCs/>
            </w:rPr>
            <w:t>Iterative and incremental development: A brief history</w:t>
          </w:r>
          <w:r>
            <w:t>.</w:t>
          </w:r>
        </w:p>
        <w:p>
          <w:pPr>
            <w:autoSpaceDE w:val="0"/>
            <w:autoSpaceDN w:val="0"/>
            <w:ind w:hanging="480"/>
            <w:divId w:val="1255357580"/>
            <w:rPr>
              <w:ins w:id="3345" w:author="Claude" w:date="2026-10-23T09:00:00Z"/>
            </w:rPr>
          </w:pPr>
          <w:ins w:id="3346" w:author="Claude" w:date="2026-10-23T09:00:00Z">
            <w:r>
              <w:t xml:space="preserve">Li, D., Mei, H., Shen, Y., Su, S., Zhang, W., Wang, J., Zu, M., &amp; Chen, W. (2018). ECharts: A declarative framework for rapid construction of web-based visualization. </w:t>
            </w:r>
            <w:r>
              <w:rPr>
                <w:i/>
                <w:iCs/>
              </w:rPr>
              <w:t xml:space="preserve">Visual Informatics</w:t>
            </w:r>
            <w:r>
              <w:t xml:space="preserve">, </w:t>
            </w:r>
            <w:r>
              <w:rPr>
                <w:i/>
                <w:iCs/>
              </w:rPr>
              <w:t xml:space="preserve">2</w:t>
            </w:r>
            <w:r>
              <w:t xml:space="preserve">(2), 136–146. https://doi.org/10.1016/j.visinf.2018.04.011</w:t>
            </w:r>
          </w:ins>
        </w:p>
        <w:p>
          <w:pPr>
            <w:autoSpaceDE w:val="0"/>
            <w:autoSpaceDN w:val="0"/>
            <w:ind w:hanging="480"/>
            <w:divId w:val="1255357580"/>
            <w:rPr>
              <w:ins w:id="3347" w:author="Claude" w:date="2026-10-23T09:00:00Z"/>
            </w:rPr>
          </w:pPr>
          <w:ins w:id="3348" w:author="Claude" w:date="2026-10-23T09:00:00Z">
            <w:r>
              <w:t xml:space="preserve">Li, M., Lv, T., Chen, J., Cui, L., Lu, Y., Florencio, D., Zhang, C., Li, Z., &amp; Wei, F. (2023). TrOCR: Transformer-based optical character recognition with pre-trained models. </w:t>
            </w:r>
            <w:r>
              <w:rPr>
                <w:i/>
                <w:iCs/>
              </w:rPr>
              <w:t xml:space="preserve">Proceedings of the AAAI Conference on Artificial Intelligence</w:t>
            </w:r>
            <w:r>
              <w:t xml:space="preserve">, </w:t>
            </w:r>
            <w:r>
              <w:rPr>
                <w:i/>
                <w:iCs/>
              </w:rPr>
              <w:t xml:space="preserve">37</w:t>
            </w:r>
            <w:r>
              <w:t xml:space="preserve">(11), 13094–13102. https://doi.org/10.1609/aaai.v37i11.26538</w:t>
            </w:r>
          </w:ins>
        </w:p>
        <w:p>
          <w:pPr>
            <w:autoSpaceDE w:val="0"/>
            <w:autoSpaceDN w:val="0"/>
            <w:ind w:hanging="480"/>
            <w:divId w:val="1255357580"/>
            <w:rPr>
              <w:ins w:id="3349" w:author="Claude" w:date="2026-10-23T09:00:00Z"/>
            </w:rPr>
          </w:pPr>
          <w:ins w:id="3350" w:author="Claude" w:date="2026-10-23T09:00:00Z">
            <w:r>
              <w:t xml:space="preserve">Lowe, D. G. (2004). Distinctive image features from scale-invariant keypoints. </w:t>
            </w:r>
            <w:r>
              <w:rPr>
                <w:i/>
                <w:iCs/>
              </w:rPr>
              <w:t xml:space="preserve">International Journal of Computer Vision</w:t>
            </w:r>
            <w:r>
              <w:t xml:space="preserve">, </w:t>
            </w:r>
            <w:r>
              <w:rPr>
                <w:i/>
                <w:iCs/>
              </w:rPr>
              <w:t xml:space="preserve">60</w:t>
            </w:r>
            <w:r>
              <w:t xml:space="preserve">(2), 91–110. https://doi.org/10.1023/B:VISI.0000029664.99615.94</w:t>
            </w:r>
          </w:ins>
        </w:p>
        <w:p w14:paraId="7082447E" w14:textId="77777777" w:rsidR="00A610F1" w:rsidRPr="00A610F1" w:rsidRDefault="00A610F1">
          <w:pPr>
            <w:autoSpaceDE w:val="0"/>
            <w:autoSpaceDN w:val="0"/>
            <w:ind w:hanging="480"/>
            <w:divId w:val="1233001729"/>
          </w:pPr>
          <w:r>
            <w:t xml:space="preserve">Microsoft Corporation. (2024). </w:t>
          </w:r>
          <w:r>
            <w:rPr>
              <w:i/>
              <w:iCs/>
            </w:rPr>
            <w:t>SQL Server Technical Documentation</w:t>
          </w:r>
          <w:r>
            <w:t>. Microsoft Learn.</w:t>
          </w:r>
        </w:p>
        <w:p w14:paraId="508A809F" w14:textId="77777777" w:rsidR="00A610F1" w:rsidRPr="00A610F1" w:rsidRDefault="00A610F1">
          <w:pPr>
            <w:autoSpaceDE w:val="0"/>
            <w:autoSpaceDN w:val="0"/>
            <w:ind w:hanging="480"/>
            <w:divId w:val="966619862"/>
          </w:pPr>
          <w:r>
            <w:t xml:space="preserve">Microsoft Corporation. (2026a). </w:t>
          </w:r>
          <w:r>
            <w:rPr>
              <w:i/>
              <w:iCs/>
            </w:rPr>
            <w:t>char and varchar (Transact-SQL)</w:t>
          </w:r>
          <w:r>
            <w:t>. Microsoft Learn. https://learn.microsoft.com/en-us/sql/t-sql/data-types/char-and-varchar-transact-sql</w:t>
          </w:r>
        </w:p>
        <w:p w14:paraId="6C752E7F" w14:textId="77777777" w:rsidR="00A610F1" w:rsidRPr="00A610F1" w:rsidRDefault="00A610F1">
          <w:pPr>
            <w:autoSpaceDE w:val="0"/>
            <w:autoSpaceDN w:val="0"/>
            <w:ind w:hanging="480"/>
            <w:divId w:val="1455247738"/>
          </w:pPr>
          <w:r>
            <w:t xml:space="preserve">Microsoft Corporation. (2026b). </w:t>
          </w:r>
          <w:r>
            <w:rPr>
              <w:i/>
              <w:iCs/>
            </w:rPr>
            <w:t>String comparison or assignment (Transact-SQL)</w:t>
          </w:r>
          <w:r>
            <w:t>. Microsoft Learn. https://learn.microsoft.com/en-us/sql/t-sql/language-elements/string-comparison-assignment</w:t>
          </w:r>
        </w:p>
        <w:p w14:paraId="6685BD10" w14:textId="77777777" w:rsidR="00A610F1" w:rsidRPr="00A610F1" w:rsidRDefault="00A610F1">
          <w:pPr>
            <w:autoSpaceDE w:val="0"/>
            <w:autoSpaceDN w:val="0"/>
            <w:ind w:hanging="480"/>
            <w:divId w:val="1646937003"/>
          </w:pPr>
          <w:r>
            <w:t xml:space="preserve">Microsoft Corporation. (2026c). </w:t>
          </w:r>
          <w:r>
            <w:rPr>
              <w:i/>
              <w:iCs/>
            </w:rPr>
            <w:t>Table hints (Transact-SQL)</w:t>
          </w:r>
          <w:r>
            <w:t>. Microsoft Learn. https://learn.microsoft.com/en-us/sql/t-sql/queries/hints-transact-sql-table</w:t>
          </w:r>
        </w:p>
        <w:p>
          <w:pPr>
            <w:autoSpaceDE w:val="0"/>
            <w:autoSpaceDN w:val="0"/>
            <w:ind w:hanging="480"/>
            <w:divId w:val="1255357580"/>
            <w:rPr>
              <w:ins w:id="3351" w:author="Claude" w:date="2026-10-23T09:00:00Z"/>
            </w:rPr>
          </w:pPr>
          <w:ins w:id="3352" w:author="Claude" w:date="2026-10-23T09:00:00Z">
            <w:r>
              <w:t xml:space="preserve">Montgomery, D. C. (2020). </w:t>
            </w:r>
            <w:r>
              <w:rPr>
                <w:i/>
                <w:iCs/>
              </w:rPr>
              <w:t xml:space="preserve">Introduction to statistical quality control</w:t>
            </w:r>
            <w:r>
              <w:t xml:space="preserve"> (8th ed.). Wiley.</w:t>
            </w:r>
          </w:ins>
        </w:p>
        <w:p w14:paraId="33B303A0" w14:textId="77777777" w:rsidR="00A610F1" w:rsidRPr="00A610F1" w:rsidRDefault="00A610F1">
          <w:pPr>
            <w:autoSpaceDE w:val="0"/>
            <w:autoSpaceDN w:val="0"/>
            <w:ind w:hanging="480"/>
            <w:divId w:val="299652802"/>
          </w:pPr>
          <w:r>
            <w:t xml:space="preserve">MUSHICA, F., &amp; MEMETI, A. (2024). A COMPREHENSIVE ANALYSIS OF ARCHITECTURAL PATTERNS IN ASP.NET CORE WEB APPLICATION DEVELOPMENT. </w:t>
          </w:r>
          <w:r>
            <w:rPr>
              <w:i/>
              <w:iCs/>
            </w:rPr>
            <w:t>Journal of Natural Sciences and Mathematics of UT-JNSM</w:t>
          </w:r>
          <w:r>
            <w:t xml:space="preserve">, </w:t>
          </w:r>
          <w:r>
            <w:rPr>
              <w:i/>
              <w:iCs/>
            </w:rPr>
            <w:t>9</w:t>
          </w:r>
          <w:r>
            <w:t>(17–18), 207–218. https://doi.org/10.62792/ut.jnsm.v9.i17-18.p2816</w:t>
          </w:r>
        </w:p>
        <w:p w14:paraId="759EF1C8" w14:textId="77777777" w:rsidR="00A610F1" w:rsidRPr="00A610F1" w:rsidRDefault="00A610F1">
          <w:pPr>
            <w:autoSpaceDE w:val="0"/>
            <w:autoSpaceDN w:val="0"/>
            <w:ind w:hanging="480"/>
            <w:divId w:val="1587226778"/>
          </w:pPr>
          <w:r>
            <w:t xml:space="preserve">Ollama Inc. (2024). </w:t>
          </w:r>
          <w:r>
            <w:rPr>
              <w:i/>
              <w:iCs/>
            </w:rPr>
            <w:t>Ollama documentation</w:t>
          </w:r>
          <w:r>
            <w:t>. https://github.com/ollama/ollama/tree/main/docs</w:t>
          </w:r>
        </w:p>
        <w:p w14:paraId="6DAE6BA2" w14:textId="77777777" w:rsidR="00A610F1" w:rsidRPr="00A610F1" w:rsidRDefault="00A610F1">
          <w:pPr>
            <w:autoSpaceDE w:val="0"/>
            <w:autoSpaceDN w:val="0"/>
            <w:ind w:hanging="480"/>
            <w:divId w:val="234779335"/>
          </w:pPr>
          <w:r>
            <w:t xml:space="preserve">OpenCV Team. (2024). </w:t>
          </w:r>
          <w:r>
            <w:rPr>
              <w:i/>
              <w:iCs/>
            </w:rPr>
            <w:t>OpenCV: Open source computer vision library documentation (v4.x)</w:t>
          </w:r>
          <w:r>
            <w:t>. https://docs.opencv.org/4.x/</w:t>
          </w:r>
        </w:p>
        <w:p w14:paraId="576407EE" w14:textId="77777777" w:rsidR="00A610F1" w:rsidRPr="00A610F1" w:rsidRDefault="00A610F1">
          <w:pPr>
            <w:autoSpaceDE w:val="0"/>
            <w:autoSpaceDN w:val="0"/>
            <w:ind w:hanging="480"/>
            <w:divId w:val="576481841"/>
          </w:pPr>
          <w:r>
            <w:t xml:space="preserve">PHP Documentation Group. (2024). </w:t>
          </w:r>
          <w:r>
            <w:rPr>
              <w:i/>
              <w:iCs/>
            </w:rPr>
            <w:t>similar_text: Calculate the similarity between two strings</w:t>
          </w:r>
          <w:r>
            <w:t>. PHP Manual. https://www.php.net/manual/en/function.similar-text.php</w:t>
          </w:r>
        </w:p>
        <w:p w14:paraId="33912CD3" w14:textId="77777777" w:rsidR="00A610F1" w:rsidRPr="00A610F1" w:rsidRDefault="00A610F1">
          <w:pPr>
            <w:autoSpaceDE w:val="0"/>
            <w:autoSpaceDN w:val="0"/>
            <w:ind w:hanging="480"/>
            <w:divId w:val="1534659660"/>
          </w:pPr>
          <w:r>
            <w:t xml:space="preserve">Pydantic Services Inc. (2025). </w:t>
          </w:r>
          <w:r>
            <w:rPr>
              <w:i/>
              <w:iCs/>
            </w:rPr>
            <w:t>Pydantic documentation (v2)</w:t>
          </w:r>
          <w:r>
            <w:t>. https://docs.pydantic.dev/</w:t>
          </w:r>
        </w:p>
        <w:p w14:paraId="63715BB0" w14:textId="77777777" w:rsidR="00A610F1" w:rsidRPr="00A610F1" w:rsidRDefault="00A610F1">
          <w:pPr>
            <w:autoSpaceDE w:val="0"/>
            <w:autoSpaceDN w:val="0"/>
            <w:ind w:hanging="480"/>
            <w:divId w:val="1848867855"/>
          </w:pPr>
          <w:r>
            <w:t xml:space="preserve">Runeson, P. (2006). A survey of unit testing practices. </w:t>
          </w:r>
          <w:r>
            <w:rPr>
              <w:i/>
              <w:iCs/>
            </w:rPr>
            <w:t>IEEE Software</w:t>
          </w:r>
          <w:r>
            <w:t xml:space="preserve">, </w:t>
          </w:r>
          <w:r>
            <w:rPr>
              <w:i/>
              <w:iCs/>
            </w:rPr>
            <w:t>23</w:t>
          </w:r>
          <w:r>
            <w:t>(4), 22–29.</w:t>
          </w:r>
        </w:p>
        <w:p w14:paraId="0ED76241" w14:textId="77777777" w:rsidR="00A610F1" w:rsidRPr="00A610F1" w:rsidRDefault="00A610F1">
          <w:pPr>
            <w:autoSpaceDE w:val="0"/>
            <w:autoSpaceDN w:val="0"/>
            <w:ind w:hanging="480"/>
            <w:divId w:val="834882803"/>
          </w:pPr>
          <w:r>
            <w:t xml:space="preserve">Sezgin, M. (2004). Survey over image thresholding techniques and quantitative performance evaluation. </w:t>
          </w:r>
          <w:r>
            <w:rPr>
              <w:i/>
              <w:iCs/>
            </w:rPr>
            <w:t>Journal of Electronic Imaging</w:t>
          </w:r>
          <w:r>
            <w:t xml:space="preserve">, </w:t>
          </w:r>
          <w:r>
            <w:rPr>
              <w:i/>
              <w:iCs/>
            </w:rPr>
            <w:t>13</w:t>
          </w:r>
          <w:r>
            <w:t>(1), 146–165. https://doi.org/10.1117/1.1631316</w:t>
          </w:r>
        </w:p>
        <w:p w14:paraId="77E11FFE" w14:textId="77777777" w:rsidR="00A610F1" w:rsidRPr="00A610F1" w:rsidRDefault="00A610F1">
          <w:pPr>
            <w:autoSpaceDE w:val="0"/>
            <w:autoSpaceDN w:val="0"/>
            <w:ind w:hanging="480"/>
            <w:divId w:val="673534745"/>
          </w:pPr>
          <w:r>
            <w:lastRenderedPageBreak/>
            <w:t xml:space="preserve">Spadini, D., Aniche, M., Bruntink, M., &amp; Bacchelli, A. (2017). To Mock or Not to Mock? An Empirical Study on Mocking Practices. </w:t>
          </w:r>
          <w:r>
            <w:rPr>
              <w:i/>
              <w:iCs/>
            </w:rPr>
            <w:t>IEEE International Working Conference on Mining Software Repositories</w:t>
          </w:r>
          <w:r>
            <w:t xml:space="preserve">, </w:t>
          </w:r>
          <w:r>
            <w:rPr>
              <w:i/>
              <w:iCs/>
            </w:rPr>
            <w:t>0</w:t>
          </w:r>
          <w:r>
            <w:t>, 402–412. https://doi.org/10.1109/MSR.2017.61</w:t>
          </w:r>
        </w:p>
        <w:p w14:paraId="12953EF3" w14:textId="77777777" w:rsidR="00A610F1" w:rsidRPr="00A610F1" w:rsidRDefault="00A610F1">
          <w:pPr>
            <w:autoSpaceDE w:val="0"/>
            <w:autoSpaceDN w:val="0"/>
            <w:ind w:hanging="480"/>
            <w:divId w:val="1286962680"/>
          </w:pPr>
          <w:r>
            <w:t xml:space="preserve">Tam, Z. R., Wu, C.-K., Tsai, Y.-L., Lin, C.-Y., Lee, H., &amp; Chen, Y.-N. (2024). </w:t>
          </w:r>
          <w:r>
            <w:rPr>
              <w:i/>
              <w:iCs/>
            </w:rPr>
            <w:t>Let Me Speak Freely? A Study on the Impact of Format Restrictions on Performance of Large Language Models</w:t>
          </w:r>
          <w:r>
            <w:t>. http://arxiv.org/abs/2408.02442</w:t>
          </w:r>
        </w:p>
        <w:p w14:paraId="029CA482" w14:textId="77777777" w:rsidR="00A610F1" w:rsidRPr="00A610F1" w:rsidRDefault="00A610F1">
          <w:pPr>
            <w:autoSpaceDE w:val="0"/>
            <w:autoSpaceDN w:val="0"/>
            <w:ind w:hanging="480"/>
            <w:divId w:val="1975911016"/>
          </w:pPr>
          <w:r>
            <w:t xml:space="preserve">Tao, N. (2023a). Enhanced Canny Algorithm for Image Edge Detection in Print Quality Assessment. </w:t>
          </w:r>
          <w:r>
            <w:rPr>
              <w:i/>
              <w:iCs/>
            </w:rPr>
            <w:t>Traitement Du Signal</w:t>
          </w:r>
          <w:r>
            <w:t xml:space="preserve">, </w:t>
          </w:r>
          <w:r>
            <w:rPr>
              <w:i/>
              <w:iCs/>
            </w:rPr>
            <w:t>40</w:t>
          </w:r>
          <w:r>
            <w:t>(3), 1821–1827. https://doi.org/10.18280/ts.400347</w:t>
          </w:r>
        </w:p>
        <w:p w14:paraId="4E5FB37E" w14:textId="77777777" w:rsidR="00A610F1" w:rsidRPr="00A610F1" w:rsidRDefault="00A610F1">
          <w:pPr>
            <w:autoSpaceDE w:val="0"/>
            <w:autoSpaceDN w:val="0"/>
            <w:ind w:hanging="480"/>
            <w:divId w:val="1741826011"/>
          </w:pPr>
          <w:r>
            <w:t xml:space="preserve">Tao, N. (2023b). Enhanced Canny Algorithm for Image Edge Detection in Print Quality Assessment. </w:t>
          </w:r>
          <w:r>
            <w:rPr>
              <w:i/>
              <w:iCs/>
            </w:rPr>
            <w:t>Traitement Du Signal</w:t>
          </w:r>
          <w:r>
            <w:t xml:space="preserve">, </w:t>
          </w:r>
          <w:r>
            <w:rPr>
              <w:i/>
              <w:iCs/>
            </w:rPr>
            <w:t>40</w:t>
          </w:r>
          <w:r>
            <w:t>(3), 1821–1827. https://doi.org/10.18280/ts.400347</w:t>
          </w:r>
        </w:p>
        <w:p w14:paraId="4875BF51" w14:textId="77777777" w:rsidR="00A610F1" w:rsidRPr="00A610F1" w:rsidRDefault="00A610F1">
          <w:pPr>
            <w:autoSpaceDE w:val="0"/>
            <w:autoSpaceDN w:val="0"/>
            <w:ind w:hanging="480"/>
            <w:divId w:val="669331415"/>
          </w:pPr>
          <w:r>
            <w:t xml:space="preserve">Van Der Loo, M. P. J. (2014). </w:t>
          </w:r>
          <w:r>
            <w:rPr>
              <w:i/>
              <w:iCs/>
            </w:rPr>
            <w:t>The stringdist Package for Approximate String Matching</w:t>
          </w:r>
          <w:r>
            <w:t>.</w:t>
          </w:r>
        </w:p>
        <w:p w14:paraId="68396F66" w14:textId="77777777" w:rsidR="00A610F1" w:rsidRPr="00A610F1" w:rsidRDefault="00A610F1">
          <w:pPr>
            <w:autoSpaceDE w:val="0"/>
            <w:autoSpaceDN w:val="0"/>
            <w:ind w:hanging="480"/>
            <w:divId w:val="332415918"/>
          </w:pPr>
          <w:r>
            <w:t xml:space="preserve">Wang, C., Huang, Q., Shen, I.-C., Igarashi, T., Zheng, N., &amp; Jiang, C. (2025). </w:t>
          </w:r>
          <w:r>
            <w:rPr>
              <w:i/>
              <w:iCs/>
            </w:rPr>
            <w:t>Cascaded Robust Rectification for Arbitrary Document Images</w:t>
          </w:r>
          <w:r>
            <w:t>. http://arxiv.org/abs/2511.23150</w:t>
          </w:r>
        </w:p>
        <w:p w14:paraId="7E73883F" w14:textId="77777777" w:rsidR="00A610F1" w:rsidRPr="00A610F1" w:rsidRDefault="00A610F1">
          <w:pPr>
            <w:autoSpaceDE w:val="0"/>
            <w:autoSpaceDN w:val="0"/>
            <w:ind w:hanging="480"/>
            <w:divId w:val="384187002"/>
          </w:pPr>
          <w:r>
            <w:t xml:space="preserve">Willard, B. T., &amp; Louf, R. (2023). </w:t>
          </w:r>
          <w:r>
            <w:rPr>
              <w:i/>
              <w:iCs/>
            </w:rPr>
            <w:t>Efficient Guided Generation for Large Language Models</w:t>
          </w:r>
          <w:r>
            <w:t>. http://arxiv.org/abs/2307.09702</w:t>
          </w:r>
        </w:p>
        <w:p>
          <w:pPr>
            <w:autoSpaceDE w:val="0"/>
            <w:autoSpaceDN w:val="0"/>
            <w:ind w:hanging="480"/>
            <w:divId w:val="1255357580"/>
            <w:rPr>
              <w:ins w:id="3353" w:author="Claude" w:date="2026-10-23T09:00:00Z"/>
            </w:rPr>
          </w:pPr>
          <w:ins w:id="3354" w:author="Claude" w:date="2026-10-23T09:00:00Z">
            <w:r>
              <w:t xml:space="preserve">Wolf, T., Debut, L., Sanh, V., Chaumond, J., Delangue, C., Moi, A., Cistac, P., Rault, T., Louf, R., Funtowicz, M., Davison, J., Shleifer, S., von Platen, P., Ma, C., Jernite, Y., Plu, J., Xu, C., Le Scao, T., Gugger, S., … Rush, A. M. (2020). Transformers: State-of-the-art natural language processing. </w:t>
            </w:r>
            <w:r>
              <w:rPr>
                <w:i/>
                <w:iCs/>
              </w:rPr>
              <w:t xml:space="preserve">Proceedings of the 2020 Conference on Empirical Methods in Natural Language Processing: System Demonstrations</w:t>
            </w:r>
            <w:r>
              <w:t xml:space="preserve">, 38–45. https://doi.org/10.18653/v1/2020.emnlp-demos.6</w:t>
            </w:r>
          </w:ins>
        </w:p>
        <w:p w14:paraId="313EE42E" w14:textId="77777777" w:rsidR="00A610F1" w:rsidRPr="00A610F1" w:rsidRDefault="00A610F1">
          <w:pPr>
            <w:autoSpaceDE w:val="0"/>
            <w:autoSpaceDN w:val="0"/>
            <w:ind w:hanging="480"/>
            <w:divId w:val="970289454"/>
          </w:pPr>
          <w:r>
            <w:t xml:space="preserve">Zhao, W. X., Zhou, K., Li, J., Tang, T., Dong, Z., Hou, Y., Zhang, B., Min, Y., Zhang, J., Liu, P., Wang, X., Du, Y., Yang, C., Chen, Y., Chen, Z., Jiang, J., Ren, R., Li, Y., Tang, X., … Wen, J. R. (2026). A Survey of Large Language Models. In </w:t>
          </w:r>
          <w:r>
            <w:rPr>
              <w:i/>
              <w:iCs/>
            </w:rPr>
            <w:t>Frontiers of Computer Science</w:t>
          </w:r>
          <w:r>
            <w:t xml:space="preserve"> (Vol. 20, Number 12). Higher Education Press Limited Company. https://doi.org/10.1007/s11704-026-60308-3</w:t>
          </w:r>
        </w:p>
        <w:p w14:paraId="54C485F6" w14:textId="77777777" w:rsidR="00A610F1" w:rsidRPr="00A610F1" w:rsidRDefault="00A610F1">
          <w:pPr>
            <w:autoSpaceDE w:val="0"/>
            <w:autoSpaceDN w:val="0"/>
            <w:ind w:hanging="480"/>
            <w:divId w:val="373042621"/>
          </w:pPr>
          <w:r>
            <w:t xml:space="preserve">Zhu, X., Li, J., Liu, Y., Ma, C., &amp; Wang, W. (2024). </w:t>
          </w:r>
          <w:r>
            <w:rPr>
              <w:i/>
              <w:iCs/>
            </w:rPr>
            <w:t>A Survey on Model Compression for Large Language Models</w:t>
          </w:r>
          <w:r>
            <w:t>. http://arxiv.org/abs/2308.07633</w:t>
          </w:r>
        </w:p>
        <w:p w14:paraId="480C0788" w14:textId="125412A0" w:rsidR="00AF0378" w:rsidRPr="003D0AC5" w:rsidRDefault="00A610F1" w:rsidP="00A04F93">
          <w:r>
            <w:t> </w:t>
          </w:r>
        </w:p>
      </w:sdtContent>
    </w:sdt>
    <w:p w14:paraId="482458E3" w14:textId="2613C40A" w:rsidR="00FF0D7F" w:rsidRPr="00FF0D7F" w:rsidRDefault="00FF0D7F" w:rsidP="00A04F93"/>
    <w:p w14:paraId="7D4241F8" w14:textId="4966E656" w:rsidR="00FF0D7F" w:rsidRDefault="00FF0D7F" w:rsidP="00A04F93">
      <w:pPr>
        <w:sectPr w:rsidR="00FF0D7F">
          <w:pgSz w:w="11906" w:h="16838"/>
          <w:pgMar w:top="1701" w:right="1701" w:bottom="1701" w:left="2268" w:header="708" w:footer="708" w:gutter="0"/>
          <w:cols w:space="720"/>
          <w:docGrid w:linePitch="360"/>
        </w:sectPr>
      </w:pPr>
    </w:p>
    <w:p w14:paraId="3D416828" w14:textId="40733CA9" w:rsidR="00CF389B" w:rsidRDefault="00E25BF5" w:rsidP="00094DDE">
      <w:pPr>
        <w:pStyle w:val="Heading1"/>
        <w:numPr>
          <w:ilvl w:val="0"/>
          <w:numId w:val="0"/>
        </w:numPr>
        <w:ind w:left="288"/>
      </w:pPr>
      <w:bookmarkStart w:id="163" w:name="_Toc242101908"/>
      <w:r>
        <w:lastRenderedPageBreak/>
        <w:t>LAMPIRAN</w:t>
      </w:r>
      <w:bookmarkEnd w:id="163"/>
    </w:p>
    <w:p w14:paraId="5BCB1711" w14:textId="77777777" w:rsidR="00B05942" w:rsidRDefault="00B05942" w:rsidP="00094DDE">
      <w:pPr>
        <w:ind w:firstLine="0"/>
      </w:pPr>
    </w:p>
    <w:p w14:paraId="152BBBAD" w14:textId="77777777" w:rsidR="00094DDE" w:rsidRDefault="00094DDE" w:rsidP="00094DDE">
      <w:pPr>
        <w:ind w:firstLine="0"/>
      </w:pPr>
    </w:p>
    <w:p w14:paraId="25344790" w14:textId="77777777" w:rsidR="00094DDE" w:rsidRDefault="00094DDE" w:rsidP="00094DDE">
      <w:pPr>
        <w:ind w:firstLine="0"/>
      </w:pPr>
    </w:p>
    <w:p w14:paraId="56DE8730" w14:textId="77777777" w:rsidR="00094DDE" w:rsidRDefault="00094DDE" w:rsidP="00094DDE">
      <w:pPr>
        <w:ind w:firstLine="0"/>
      </w:pPr>
    </w:p>
    <w:p w14:paraId="254A121A" w14:textId="77777777" w:rsidR="00094DDE" w:rsidRDefault="00094DDE" w:rsidP="00094DDE">
      <w:pPr>
        <w:ind w:firstLine="0"/>
      </w:pPr>
    </w:p>
    <w:p w14:paraId="4CCBF74D" w14:textId="77777777" w:rsidR="00094DDE" w:rsidRDefault="00094DDE" w:rsidP="00094DDE">
      <w:pPr>
        <w:ind w:firstLine="0"/>
      </w:pPr>
    </w:p>
    <w:p w14:paraId="3BEF2699" w14:textId="77777777" w:rsidR="00094DDE" w:rsidRDefault="00094DDE" w:rsidP="00094DDE">
      <w:pPr>
        <w:ind w:firstLine="0"/>
      </w:pPr>
    </w:p>
    <w:p w14:paraId="3D373064" w14:textId="77777777" w:rsidR="00094DDE" w:rsidRDefault="00094DDE" w:rsidP="00094DDE">
      <w:pPr>
        <w:ind w:firstLine="0"/>
      </w:pPr>
    </w:p>
    <w:p w14:paraId="34D57000" w14:textId="77777777" w:rsidR="00094DDE" w:rsidRDefault="00094DDE" w:rsidP="00094DDE">
      <w:pPr>
        <w:ind w:firstLine="0"/>
      </w:pPr>
    </w:p>
    <w:p w14:paraId="75D45477" w14:textId="77777777" w:rsidR="00094DDE" w:rsidRDefault="00094DDE" w:rsidP="00094DDE">
      <w:pPr>
        <w:ind w:firstLine="0"/>
      </w:pPr>
    </w:p>
    <w:p w14:paraId="790ADBB1" w14:textId="77777777" w:rsidR="00094DDE" w:rsidRDefault="00094DDE" w:rsidP="00094DDE">
      <w:pPr>
        <w:ind w:firstLine="0"/>
      </w:pPr>
    </w:p>
    <w:p w14:paraId="4683DF68" w14:textId="77777777" w:rsidR="00094DDE" w:rsidRDefault="00094DDE" w:rsidP="00094DDE">
      <w:pPr>
        <w:ind w:firstLine="0"/>
      </w:pPr>
    </w:p>
    <w:p w14:paraId="46C133B4" w14:textId="77777777" w:rsidR="00094DDE" w:rsidRDefault="00094DDE" w:rsidP="00094DDE">
      <w:pPr>
        <w:ind w:firstLine="0"/>
      </w:pPr>
    </w:p>
    <w:p w14:paraId="1C885A04" w14:textId="77777777" w:rsidR="00094DDE" w:rsidRDefault="00094DDE" w:rsidP="00094DDE">
      <w:pPr>
        <w:ind w:firstLine="0"/>
      </w:pPr>
    </w:p>
    <w:p w14:paraId="239F162A" w14:textId="77777777" w:rsidR="00094DDE" w:rsidRDefault="00094DDE" w:rsidP="00094DDE">
      <w:pPr>
        <w:ind w:firstLine="0"/>
      </w:pPr>
    </w:p>
    <w:p w14:paraId="1A95AB31" w14:textId="77777777" w:rsidR="00094DDE" w:rsidRDefault="00094DDE" w:rsidP="00094DDE">
      <w:pPr>
        <w:ind w:firstLine="0"/>
      </w:pPr>
    </w:p>
    <w:p w14:paraId="61309B87" w14:textId="77777777" w:rsidR="00094DDE" w:rsidRDefault="00094DDE" w:rsidP="00094DDE">
      <w:pPr>
        <w:ind w:firstLine="0"/>
      </w:pPr>
    </w:p>
    <w:p w14:paraId="3A4CF287" w14:textId="77777777" w:rsidR="00094DDE" w:rsidRDefault="00094DDE" w:rsidP="00094DDE">
      <w:pPr>
        <w:ind w:firstLine="0"/>
      </w:pPr>
    </w:p>
    <w:p w14:paraId="7FE350EE" w14:textId="77777777" w:rsidR="00094DDE" w:rsidRDefault="00094DDE" w:rsidP="00094DDE">
      <w:pPr>
        <w:ind w:firstLine="0"/>
      </w:pPr>
    </w:p>
    <w:p w14:paraId="1DFEFB83" w14:textId="77777777" w:rsidR="00094DDE" w:rsidRDefault="00094DDE" w:rsidP="00094DDE">
      <w:pPr>
        <w:ind w:firstLine="0"/>
      </w:pPr>
    </w:p>
    <w:p w14:paraId="54756BC5" w14:textId="77777777" w:rsidR="00094DDE" w:rsidRDefault="00094DDE" w:rsidP="00094DDE">
      <w:pPr>
        <w:ind w:firstLine="0"/>
      </w:pPr>
    </w:p>
    <w:p w14:paraId="1871D177" w14:textId="77777777" w:rsidR="00094DDE" w:rsidRDefault="00094DDE" w:rsidP="00094DDE">
      <w:pPr>
        <w:ind w:firstLine="0"/>
      </w:pPr>
    </w:p>
    <w:p w14:paraId="26EDFD59" w14:textId="77777777" w:rsidR="00094DDE" w:rsidRDefault="00094DDE" w:rsidP="00094DDE">
      <w:pPr>
        <w:ind w:firstLine="0"/>
      </w:pPr>
    </w:p>
    <w:p w14:paraId="5B5C012F" w14:textId="77777777" w:rsidR="00094DDE" w:rsidRDefault="00094DDE" w:rsidP="00094DDE">
      <w:pPr>
        <w:ind w:firstLine="0"/>
      </w:pPr>
    </w:p>
    <w:p w14:paraId="50157352" w14:textId="77777777" w:rsidR="00094DDE" w:rsidRDefault="00094DDE" w:rsidP="00094DDE">
      <w:pPr>
        <w:ind w:firstLine="0"/>
      </w:pPr>
    </w:p>
    <w:p w14:paraId="330BAA97" w14:textId="77777777" w:rsidR="00094DDE" w:rsidRDefault="00094DDE" w:rsidP="00094DDE">
      <w:pPr>
        <w:ind w:firstLine="0"/>
      </w:pPr>
    </w:p>
    <w:p w14:paraId="420AC7C0" w14:textId="77777777" w:rsidR="00094DDE" w:rsidRDefault="00094DDE" w:rsidP="00094DDE">
      <w:pPr>
        <w:ind w:firstLine="0"/>
      </w:pPr>
    </w:p>
    <w:p w14:paraId="6E51BF21" w14:textId="77777777" w:rsidR="00094DDE" w:rsidRDefault="00094DDE" w:rsidP="00094DDE">
      <w:pPr>
        <w:ind w:firstLine="0"/>
      </w:pPr>
    </w:p>
    <w:p w14:paraId="128C1800" w14:textId="77777777" w:rsidR="00094DDE" w:rsidRDefault="00094DDE" w:rsidP="00094DDE">
      <w:pPr>
        <w:ind w:firstLine="0"/>
      </w:pPr>
    </w:p>
    <w:p w14:paraId="38FC025C" w14:textId="77777777" w:rsidR="00094DDE" w:rsidRDefault="00094DDE" w:rsidP="00094DDE">
      <w:pPr>
        <w:ind w:firstLine="0"/>
      </w:pPr>
    </w:p>
    <w:p w14:paraId="4A6FD9F5" w14:textId="77777777" w:rsidR="00094DDE" w:rsidRDefault="00094DDE" w:rsidP="00094DDE">
      <w:pPr>
        <w:ind w:firstLine="0"/>
      </w:pPr>
    </w:p>
    <w:p w14:paraId="3985DC7F" w14:textId="77777777" w:rsidR="00196801" w:rsidRDefault="00196801" w:rsidP="00094DDE">
      <w:pPr>
        <w:ind w:firstLine="0"/>
      </w:pPr>
    </w:p>
    <w:p w14:paraId="147CED2A" w14:textId="531196FE" w:rsidR="00152448" w:rsidRDefault="00152448" w:rsidP="00152448">
      <w:pPr>
        <w:pStyle w:val="Caption"/>
        <w:keepNext/>
        <w:jc w:val="left"/>
      </w:pPr>
      <w:bookmarkStart w:id="164" w:name="_Toc242101690"/>
      <w:r>
        <w:t xml:space="preserve">Lampiran </w:t>
        <w:fldChar w:fldCharType="begin"/>
        <w:instrText xml:space="preserve"> SEQ Lampiran \* ARABIC </w:instrText>
        <w:fldChar w:fldCharType="separate"/>
      </w:r>
      <w:r>
        <w:rPr>
          <w:noProof/>
        </w:rPr>
        <w:t>1</w:t>
      </w:r>
      <w:r>
        <w:fldChar w:fldCharType="end"/>
        <w:t xml:space="preserve"> Logbook Kerja Praktek</w:t>
      </w:r>
      <w:bookmarkEnd w:id="164"/>
    </w:p>
    <w:tbl>
      <w:tblPr>
        <w:tblStyle w:val="TableGrid1"/>
        <w:tblW w:w="0" w:type="auto"/>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1866"/>
        <w:gridCol w:w="6071"/>
      </w:tblGrid>
      <w:tr w:rsidR="00B05942" w:rsidRPr="00B05942" w14:paraId="4145D571" w14:textId="77777777" w:rsidTr="00FA5DF1">
        <w:tc>
          <w:tcPr>
            <w:tcW w:w="1413" w:type="dxa"/>
          </w:tcPr>
          <w:p w14:paraId="1E680432" w14:textId="77777777" w:rsidR="00B05942" w:rsidRPr="00B05942" w:rsidRDefault="00B05942" w:rsidP="00A04F93">
            <w:r>
              <w:rPr>
                <w:noProof/>
                <w:lang w:val="id-ID" w:eastAsia="id-ID"/>
              </w:rPr>
              <w:drawing>
                <wp:inline distT="0" distB="0" distL="0" distR="0" wp14:anchorId="5E8FEAE3" wp14:editId="5232E6D2">
                  <wp:extent cx="818515" cy="1062355"/>
                  <wp:effectExtent l="0" t="0" r="635" b="4445"/>
                  <wp:docPr id="196065430" name="Picture 196065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842485" cy="1093539"/>
                          </a:xfrm>
                          <a:prstGeom prst="rect">
                            <a:avLst/>
                          </a:prstGeom>
                        </pic:spPr>
                      </pic:pic>
                    </a:graphicData>
                  </a:graphic>
                </wp:inline>
              </w:drawing>
            </w:r>
          </w:p>
        </w:tc>
        <w:tc>
          <w:tcPr>
            <w:tcW w:w="7937" w:type="dxa"/>
          </w:tcPr>
          <w:p w14:paraId="1775A5CB" w14:textId="77777777" w:rsidR="00B05942" w:rsidRPr="00FC022F" w:rsidRDefault="00B05942" w:rsidP="00094DDE">
            <w:pPr>
              <w:jc w:val="center"/>
              <w:rPr>
                <w:rFonts w:ascii="Times New Roman" w:hAnsi="Times New Roman"/>
                <w:b/>
                <w:bCs/>
              </w:rPr>
            </w:pPr>
            <w:r>
              <w:rPr>
                <w:b/>
                <w:bCs/>
              </w:rPr>
              <w:t>K</w:t>
            </w:r>
            <w:r>
              <w:rPr>
                <w:rFonts w:ascii="Times New Roman" w:hAnsi="Times New Roman"/>
                <w:b/>
                <w:bCs/>
              </w:rPr>
              <w:t>EMENTERIAN PENDIDIKAN, KEBUDAYAAN, RISET</w:t>
            </w:r>
            <w:r>
              <w:rPr>
                <w:rFonts w:ascii="Times New Roman" w:hAnsi="Times New Roman"/>
              </w:rPr>
              <w:t xml:space="preserve"> </w:t>
            </w:r>
            <w:r>
              <w:rPr>
                <w:rFonts w:ascii="Times New Roman" w:hAnsi="Times New Roman"/>
                <w:b/>
                <w:bCs/>
              </w:rPr>
              <w:t>DAN TEKNOLOGI</w:t>
            </w:r>
          </w:p>
          <w:p w14:paraId="176615FE" w14:textId="77777777" w:rsidR="00B05942" w:rsidRPr="00094DDE" w:rsidRDefault="00B05942" w:rsidP="00094DDE">
            <w:pPr>
              <w:jc w:val="center"/>
              <w:rPr>
                <w:rFonts w:ascii="Times New Roman" w:hAnsi="Times New Roman"/>
              </w:rPr>
            </w:pPr>
            <w:r>
              <w:rPr>
                <w:rFonts w:ascii="Times New Roman" w:hAnsi="Times New Roman"/>
              </w:rPr>
              <w:t>UNIVERSITAS ANDALAS</w:t>
            </w:r>
          </w:p>
          <w:p w14:paraId="4266826C" w14:textId="77777777" w:rsidR="00B05942" w:rsidRPr="00094DDE" w:rsidRDefault="00B05942" w:rsidP="00094DDE">
            <w:pPr>
              <w:jc w:val="center"/>
              <w:rPr>
                <w:rFonts w:ascii="Times New Roman" w:hAnsi="Times New Roman"/>
              </w:rPr>
            </w:pPr>
            <w:r>
              <w:rPr>
                <w:rFonts w:ascii="Times New Roman" w:hAnsi="Times New Roman"/>
              </w:rPr>
              <w:t>FAKULTAS TEKNOLOGI INFORMASI</w:t>
            </w:r>
          </w:p>
          <w:p w14:paraId="71A63835" w14:textId="77777777" w:rsidR="00B05942" w:rsidRPr="00094DDE" w:rsidRDefault="00B05942" w:rsidP="00094DDE">
            <w:pPr>
              <w:jc w:val="center"/>
              <w:rPr>
                <w:rFonts w:ascii="Times New Roman" w:hAnsi="Times New Roman"/>
                <w:b/>
                <w:bCs/>
              </w:rPr>
            </w:pPr>
            <w:r>
              <w:rPr>
                <w:rFonts w:ascii="Times New Roman" w:hAnsi="Times New Roman"/>
                <w:b/>
                <w:bCs/>
              </w:rPr>
              <w:t>DEPARTEMEN INFORMATIKA</w:t>
            </w:r>
          </w:p>
          <w:p w14:paraId="10C73454" w14:textId="77777777" w:rsidR="00B05942" w:rsidRPr="00094DDE" w:rsidRDefault="00B05942" w:rsidP="00094DDE">
            <w:pPr>
              <w:jc w:val="center"/>
              <w:rPr>
                <w:rFonts w:ascii="Times New Roman" w:hAnsi="Times New Roman"/>
              </w:rPr>
            </w:pPr>
            <w:r>
              <w:rPr>
                <w:rFonts w:ascii="Times New Roman" w:hAnsi="Times New Roman"/>
              </w:rPr>
              <w:t>Kampus Unand Limau Manis, Padang 25163</w:t>
            </w:r>
          </w:p>
          <w:p w14:paraId="452F43B8" w14:textId="77777777" w:rsidR="00B05942" w:rsidRPr="00B05942" w:rsidRDefault="00B05942" w:rsidP="00196801">
            <w:pPr>
              <w:keepNext/>
              <w:jc w:val="center"/>
            </w:pPr>
            <w:r>
              <w:rPr>
                <w:rFonts w:ascii="Times New Roman" w:hAnsi="Times New Roman"/>
              </w:rPr>
              <w:t xml:space="preserve">Telp. (0751)-9824677  website: </w:t>
            </w:r>
            <w:hyperlink r:id="rId55" w:history="1">
              <w:r>
                <w:rPr>
                  <w:color w:val="0563C1"/>
                  <w:u w:val="single"/>
                </w:rPr>
                <w:t>http://if.fti.unand.ac.id</w:t>
              </w:r>
            </w:hyperlink>
            <w:r>
              <w:t xml:space="preserve">       email: informatika@it.unand.ac.id</w:t>
            </w:r>
          </w:p>
        </w:tc>
      </w:tr>
    </w:tbl>
    <w:p w14:paraId="18D46C5E" w14:textId="77777777" w:rsidR="00B05942" w:rsidRPr="00094DDE" w:rsidRDefault="00B05942" w:rsidP="00094DDE">
      <w:pPr>
        <w:jc w:val="center"/>
        <w:rPr>
          <w:rFonts w:eastAsia="Calibri"/>
          <w:b/>
          <w:bCs/>
          <w:lang w:val="en-US" w:eastAsia="en-US"/>
        </w:rPr>
      </w:pPr>
      <w:r>
        <w:rPr>
          <w:rFonts w:eastAsia="Calibri"/>
          <w:b/>
          <w:bCs/>
          <w:lang w:val="en-US" w:eastAsia="en-US"/>
        </w:rPr>
        <w:t>LOGBOOK KERJA PRAKTEK</w:t>
      </w:r>
    </w:p>
    <w:p w14:paraId="284E0613" w14:textId="77777777" w:rsidR="00B05942" w:rsidRPr="00B05942" w:rsidRDefault="00B05942" w:rsidP="00A04F93">
      <w:pPr>
        <w:rPr>
          <w:rFonts w:eastAsia="Calibri"/>
          <w:lang w:val="en-US" w:eastAsia="en-US"/>
        </w:rPr>
      </w:pPr>
    </w:p>
    <w:p w14:paraId="544BDC05" w14:textId="77777777" w:rsidR="00B05942" w:rsidRPr="00B05942" w:rsidRDefault="00B05942" w:rsidP="00A04F93">
      <w:pPr>
        <w:rPr>
          <w:rFonts w:eastAsia="Calibri"/>
          <w:lang w:val="en-US" w:eastAsia="en-US"/>
        </w:rPr>
      </w:pPr>
      <w:r>
        <w:rPr>
          <w:rFonts w:eastAsia="Calibri"/>
          <w:lang w:val="en-US" w:eastAsia="en-US"/>
        </w:rPr>
        <w:t>Nama</w:t>
        <w:tab/>
        <w:tab/>
        <w:tab/>
        <w:t>: Muhammad Dawi Syauqi</w:t>
      </w:r>
    </w:p>
    <w:p w14:paraId="7D4492D7" w14:textId="77777777" w:rsidR="00B05942" w:rsidRPr="00B05942" w:rsidRDefault="00B05942" w:rsidP="00A04F93">
      <w:pPr>
        <w:rPr>
          <w:rFonts w:eastAsia="Calibri"/>
          <w:lang w:val="en-US" w:eastAsia="en-US"/>
        </w:rPr>
      </w:pPr>
      <w:r>
        <w:rPr>
          <w:rFonts w:eastAsia="Calibri"/>
          <w:lang w:val="en-US" w:eastAsia="en-US"/>
        </w:rPr>
        <w:t xml:space="preserve">NIM </w:t>
        <w:tab/>
        <w:tab/>
        <w:tab/>
        <w:t>: 2311532009</w:t>
      </w:r>
    </w:p>
    <w:p w14:paraId="4AC238F1" w14:textId="77777777" w:rsidR="00B05942" w:rsidRPr="00B05942" w:rsidRDefault="00B05942" w:rsidP="00A04F93">
      <w:pPr>
        <w:rPr>
          <w:rFonts w:eastAsia="Calibri"/>
          <w:lang w:val="en-US" w:eastAsia="en-US"/>
        </w:rPr>
      </w:pPr>
      <w:r>
        <w:rPr>
          <w:rFonts w:eastAsia="Calibri"/>
          <w:lang w:val="en-US" w:eastAsia="en-US"/>
        </w:rPr>
        <w:t>Tempat Kerja Praktek</w:t>
        <w:tab/>
        <w:t>: PT Intiroda Makmur</w:t>
      </w:r>
    </w:p>
    <w:p w14:paraId="180F52B0" w14:textId="77777777" w:rsidR="00B05942" w:rsidRPr="00B05942" w:rsidRDefault="00B05942" w:rsidP="00A04F93">
      <w:pPr>
        <w:rPr>
          <w:rFonts w:ascii="Calibri" w:eastAsia="Calibri" w:hAnsi="Calibri"/>
          <w:sz w:val="20"/>
          <w:szCs w:val="20"/>
          <w:lang w:val="en-US" w:eastAsia="ja-JP"/>
        </w:rPr>
      </w:pPr>
      <w:r>
        <w:rPr>
          <w:rFonts w:eastAsia="Calibri"/>
          <w:lang w:val="en-US" w:eastAsia="en-US"/>
        </w:rPr>
        <w:t xml:space="preserve">Judul Kerja Praktek</w:t>
        <w:tab/>
        <w:t xml:space="preserve">: </w:t>
      </w:r>
      <w:commentRangeStart w:id="165"/>
      <w:commentRangeStart w:id="166"/>
      <w:r>
        <w:rPr>
          <w:rFonts w:eastAsia="Calibri"/>
          <w:lang w:val="en-US" w:eastAsia="ja-JP"/>
        </w:rPr>
        <w:t xml:space="preserve">PENGEMBANGAN SISTEM </w:t>
      </w:r>
      <w:del w:id="1194" w:author="Claude" w:date="2026-10-23T09:00:00Z">
        <w:r>
          <w:rPr>
            <w:rFonts w:eastAsia="Calibri"/>
            <w:lang w:val="en-US" w:eastAsia="ja-JP"/>
          </w:rPr>
          <w:delText xml:space="preserve">INPUT</w:delText>
        </w:r>
      </w:del>
      <w:ins w:id="1195" w:author="Claude" w:date="2026-10-23T09:00:00Z">
        <w:r>
          <w:rPr>
            <w:rFonts w:eastAsia="Calibri"/>
            <w:lang w:val="en-US" w:eastAsia="ja-JP"/>
          </w:rPr>
          <w:t xml:space="preserve">PENCATATAN</w:t>
        </w:r>
      </w:ins>
      <w:r>
        <w:rPr>
          <w:rFonts w:eastAsia="Calibri"/>
          <w:lang w:val="en-US" w:eastAsia="ja-JP"/>
        </w:rPr>
        <w:t xml:space="preserve"> DOWNTIME PROSES DRAWING HARIAN </w:t>
      </w:r>
      <w:del w:id="1196" w:author="Claude" w:date="2026-10-23T09:00:00Z">
        <w:r>
          <w:rPr>
            <w:rFonts w:eastAsia="Calibri"/>
            <w:lang w:val="en-US" w:eastAsia="ja-JP"/>
          </w:rPr>
          <w:delText xml:space="preserve">BERBASIS WEB DENGAN INTEGRASI</w:delText>
        </w:r>
      </w:del>
      <w:ins w:id="1197" w:author="Claude" w:date="2026-10-23T09:00:00Z">
        <w:r>
          <w:rPr>
            <w:rFonts w:eastAsia="Calibri"/>
            <w:lang w:val="en-US" w:eastAsia="ja-JP"/>
          </w:rPr>
          <w:t xml:space="preserve">DENGAN MENGGUNAKAN</w:t>
        </w:r>
      </w:ins>
      <w:r>
        <w:rPr>
          <w:rFonts w:eastAsia="Calibri"/>
          <w:lang w:val="en-US" w:eastAsia="ja-JP"/>
        </w:rPr>
        <w:t xml:space="preserve"> MODEL AI </w:t>
      </w:r>
      <w:del w:id="1198" w:author="Claude" w:date="2026-10-23T09:00:00Z">
        <w:r>
          <w:rPr>
            <w:rFonts w:eastAsia="Calibri"/>
            <w:lang w:val="en-US" w:eastAsia="ja-JP"/>
          </w:rPr>
          <w:delText xml:space="preserve">LLM QWEN2.5</w:delText>
        </w:r>
      </w:del>
      <w:ins w:id="1199" w:author="Claude" w:date="2026-10-23T09:00:00Z">
        <w:r>
          <w:rPr>
            <w:rFonts w:eastAsia="Calibri"/>
            <w:lang w:val="en-US" w:eastAsia="ja-JP"/>
          </w:rPr>
          <w:t xml:space="preserve">BERBASIS WEB</w:t>
        </w:r>
      </w:ins>
      <w:r>
        <w:rPr>
          <w:rFonts w:eastAsia="Calibri"/>
          <w:lang w:val="en-US" w:eastAsia="ja-JP"/>
        </w:rPr>
        <w:t xml:space="preserve"> DI PT INTIRODA MAKMUR</w:t>
      </w:r>
      <w:commentRangeEnd w:id="165"/>
      <w:r>
        <w:rPr>
          <w:rStyle w:val="CommentReference"/>
          <w:rFonts w:ascii="Calibri" w:eastAsia="Calibri" w:hAnsi="Calibri"/>
          <w:sz w:val="20"/>
          <w:szCs w:val="20"/>
          <w:lang w:val="en-US" w:eastAsia="ja-JP"/>
        </w:rPr>
        <w:commentReference w:id="165"/>
      </w:r>
      <w:commentRangeEnd w:id="166"/>
      <w:r>
        <w:rPr>
          <w:rStyle w:val="CommentReference"/>
          <w:rFonts w:ascii="Calibri" w:eastAsia="Calibri" w:hAnsi="Calibri"/>
          <w:sz w:val="20"/>
          <w:szCs w:val="20"/>
          <w:lang w:val="en-US" w:eastAsia="ja-JP"/>
        </w:rPr>
        <w:commentReference w:id="166"/>
      </w:r>
    </w:p>
    <w:p w14:paraId="2B2CE995" w14:textId="77777777" w:rsidR="00B05942" w:rsidRPr="00B05942" w:rsidRDefault="00B05942" w:rsidP="00FC022F">
      <w:pPr>
        <w:ind w:firstLine="0"/>
        <w:rPr>
          <w:rFonts w:eastAsia="Calibri"/>
          <w:lang w:val="en-US" w:eastAsia="en-US"/>
        </w:rPr>
      </w:pPr>
    </w:p>
    <w:tbl>
      <w:tblPr>
        <w:tblStyle w:val="TableGrid1"/>
        <w:tblW w:w="0" w:type="auto"/>
        <w:tblInd w:w="-5" w:type="dxa"/>
        <w:tblLayout w:type="fixed"/>
        <w:tblLook w:val="04A0" w:firstRow="1" w:lastRow="0" w:firstColumn="1" w:lastColumn="0" w:noHBand="0" w:noVBand="1"/>
      </w:tblPr>
      <w:tblGrid>
        <w:gridCol w:w="567"/>
        <w:gridCol w:w="1418"/>
        <w:gridCol w:w="1417"/>
        <w:gridCol w:w="4530"/>
      </w:tblGrid>
      <w:tr w:rsidR="00B05942" w:rsidRPr="00B05942" w14:paraId="17A9AF1E" w14:textId="77777777" w:rsidTr="00FC022F">
        <w:tc>
          <w:tcPr>
            <w:tcW w:w="567" w:type="dxa"/>
            <w:vAlign w:val="center"/>
          </w:tcPr>
          <w:p w14:paraId="7509B179" w14:textId="77777777" w:rsidR="00B05942" w:rsidRPr="00B05942" w:rsidRDefault="00B05942" w:rsidP="00FC022F">
            <w:pPr>
              <w:ind w:firstLine="0"/>
              <w:jc w:val="left"/>
            </w:pPr>
            <w:r>
              <w:t>No.</w:t>
            </w:r>
          </w:p>
        </w:tc>
        <w:tc>
          <w:tcPr>
            <w:tcW w:w="1418" w:type="dxa"/>
            <w:vAlign w:val="center"/>
          </w:tcPr>
          <w:p w14:paraId="0FEA5F94" w14:textId="77777777" w:rsidR="00B05942" w:rsidRPr="00B05942" w:rsidRDefault="00B05942" w:rsidP="00FC022F">
            <w:pPr>
              <w:ind w:firstLine="0"/>
              <w:jc w:val="left"/>
            </w:pPr>
            <w:r>
              <w:t>Hari/Tanggal</w:t>
            </w:r>
          </w:p>
        </w:tc>
        <w:tc>
          <w:tcPr>
            <w:tcW w:w="1417" w:type="dxa"/>
            <w:vAlign w:val="center"/>
          </w:tcPr>
          <w:p w14:paraId="2D61648B" w14:textId="77777777" w:rsidR="00B05942" w:rsidRPr="00B05942" w:rsidRDefault="00B05942" w:rsidP="00FC022F">
            <w:pPr>
              <w:jc w:val="left"/>
            </w:pPr>
            <w:r>
              <w:t>Kegiatan</w:t>
            </w:r>
          </w:p>
        </w:tc>
        <w:tc>
          <w:tcPr>
            <w:tcW w:w="4530" w:type="dxa"/>
            <w:tcBorders>
              <w:bottom w:val="single" w:sz="4" w:space="0" w:color="auto"/>
            </w:tcBorders>
            <w:vAlign w:val="center"/>
          </w:tcPr>
          <w:p w14:paraId="0C5AEFAE" w14:textId="77777777" w:rsidR="00B05942" w:rsidRPr="00B05942" w:rsidRDefault="00B05942" w:rsidP="00A04F93">
            <w:r>
              <w:t>Dokumentasi</w:t>
            </w:r>
          </w:p>
        </w:tc>
      </w:tr>
      <w:tr w:rsidR="00B05942" w:rsidRPr="00B05942" w14:paraId="3E6D8A64" w14:textId="77777777" w:rsidTr="00FC022F">
        <w:tc>
          <w:tcPr>
            <w:tcW w:w="567" w:type="dxa"/>
          </w:tcPr>
          <w:p w14:paraId="63AFE19F" w14:textId="77777777" w:rsidR="00B05942" w:rsidRPr="00B05942" w:rsidRDefault="00B05942" w:rsidP="00FC022F">
            <w:pPr>
              <w:ind w:firstLine="0"/>
              <w:jc w:val="left"/>
            </w:pPr>
            <w:r>
              <w:t>1.</w:t>
            </w:r>
          </w:p>
        </w:tc>
        <w:tc>
          <w:tcPr>
            <w:tcW w:w="1418" w:type="dxa"/>
          </w:tcPr>
          <w:p w14:paraId="6D6F74CA" w14:textId="77777777" w:rsidR="00B05942" w:rsidRPr="00B05942" w:rsidRDefault="00B05942" w:rsidP="00FC022F">
            <w:pPr>
              <w:ind w:firstLine="0"/>
              <w:jc w:val="left"/>
            </w:pPr>
            <w:r>
              <w:t>Senin/ 6 Juli 2026</w:t>
            </w:r>
          </w:p>
        </w:tc>
        <w:tc>
          <w:tcPr>
            <w:tcW w:w="1417" w:type="dxa"/>
          </w:tcPr>
          <w:p w14:paraId="67E05607" w14:textId="77777777" w:rsidR="00B05942" w:rsidRPr="00B05942" w:rsidRDefault="00B05942" w:rsidP="00FC022F">
            <w:pPr>
              <w:jc w:val="left"/>
            </w:pPr>
            <w:r>
              <w:t>Membuat logo Perusahaan PT Berkah Inti Makmur Sejahtera</w:t>
            </w:r>
          </w:p>
        </w:tc>
        <w:tc>
          <w:tcPr>
            <w:tcW w:w="4530" w:type="dxa"/>
          </w:tcPr>
          <w:p w14:paraId="24513312" w14:textId="77777777" w:rsidR="00B05942" w:rsidRPr="00B05942" w:rsidRDefault="00B05942" w:rsidP="00A04F93">
            <w:pPr>
              <w:rPr>
                <w:color w:val="000000"/>
                <w:sz w:val="24"/>
                <w:szCs w:val="24"/>
              </w:rPr>
            </w:pPr>
            <w:r>
              <w:rPr>
                <w:noProof/>
              </w:rPr>
              <w:drawing>
                <wp:inline distT="0" distB="0" distL="0" distR="0" wp14:anchorId="05CDF6C3" wp14:editId="49803C9A">
                  <wp:extent cx="2684780" cy="1208211"/>
                  <wp:effectExtent l="0" t="0" r="1270" b="0"/>
                  <wp:docPr id="1719946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684780" cy="1208211"/>
                          </a:xfrm>
                          <a:prstGeom prst="rect">
                            <a:avLst/>
                          </a:prstGeom>
                          <a:noFill/>
                          <a:ln>
                            <a:noFill/>
                          </a:ln>
                        </pic:spPr>
                      </pic:pic>
                    </a:graphicData>
                  </a:graphic>
                </wp:inline>
              </w:drawing>
            </w:r>
          </w:p>
          <w:p w14:paraId="5A20FBED" w14:textId="77777777" w:rsidR="00B05942" w:rsidRPr="00B05942" w:rsidRDefault="00B05942" w:rsidP="00A04F93"/>
        </w:tc>
      </w:tr>
      <w:tr w:rsidR="00B05942" w:rsidRPr="00B05942" w14:paraId="3DEE761D" w14:textId="77777777" w:rsidTr="00FC022F">
        <w:tc>
          <w:tcPr>
            <w:tcW w:w="567" w:type="dxa"/>
          </w:tcPr>
          <w:p w14:paraId="0B62E943" w14:textId="77777777" w:rsidR="00B05942" w:rsidRPr="00B05942" w:rsidRDefault="00B05942" w:rsidP="00FC022F">
            <w:pPr>
              <w:ind w:firstLine="0"/>
              <w:jc w:val="left"/>
            </w:pPr>
            <w:r>
              <w:t>2.</w:t>
            </w:r>
          </w:p>
        </w:tc>
        <w:tc>
          <w:tcPr>
            <w:tcW w:w="1418" w:type="dxa"/>
          </w:tcPr>
          <w:p w14:paraId="6C9B5507" w14:textId="77777777" w:rsidR="00B05942" w:rsidRPr="00B05942" w:rsidRDefault="00B05942" w:rsidP="00FC022F">
            <w:pPr>
              <w:ind w:firstLine="0"/>
              <w:jc w:val="left"/>
            </w:pPr>
            <w:r>
              <w:t>Selasa/ 7 Juli 2026</w:t>
            </w:r>
          </w:p>
        </w:tc>
        <w:tc>
          <w:tcPr>
            <w:tcW w:w="1417" w:type="dxa"/>
          </w:tcPr>
          <w:p w14:paraId="1E19D565" w14:textId="77777777" w:rsidR="00B05942" w:rsidRPr="00B05942" w:rsidRDefault="00B05942" w:rsidP="00FC022F">
            <w:pPr>
              <w:jc w:val="left"/>
            </w:pPr>
            <w:r>
              <w:t xml:space="preserve">Membuat program untuk inputan dan program laporan excel </w:t>
              <w:lastRenderedPageBreak/>
              <w:t>untuk pendataan assembly menggunakan Visual Basic 6</w:t>
            </w:r>
          </w:p>
        </w:tc>
        <w:tc>
          <w:tcPr>
            <w:tcW w:w="4530" w:type="dxa"/>
          </w:tcPr>
          <w:p w14:paraId="601C543D" w14:textId="77777777" w:rsidR="00B05942" w:rsidRPr="00B05942" w:rsidRDefault="00B05942" w:rsidP="00A04F93">
            <w:pPr>
              <w:rPr>
                <w:color w:val="000000"/>
                <w:sz w:val="24"/>
                <w:szCs w:val="24"/>
              </w:rPr>
            </w:pPr>
            <w:r>
              <w:rPr>
                <w:noProof/>
              </w:rPr>
              <w:lastRenderedPageBreak/>
              <w:drawing>
                <wp:inline distT="0" distB="0" distL="0" distR="0" wp14:anchorId="57A1CEC3" wp14:editId="7586017A">
                  <wp:extent cx="2698968" cy="1214597"/>
                  <wp:effectExtent l="0" t="0" r="6350" b="5080"/>
                  <wp:docPr id="1937529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713509" cy="1221141"/>
                          </a:xfrm>
                          <a:prstGeom prst="rect">
                            <a:avLst/>
                          </a:prstGeom>
                          <a:noFill/>
                          <a:ln>
                            <a:noFill/>
                          </a:ln>
                        </pic:spPr>
                      </pic:pic>
                    </a:graphicData>
                  </a:graphic>
                </wp:inline>
              </w:drawing>
            </w:r>
          </w:p>
          <w:p w14:paraId="39D88C1D" w14:textId="77777777" w:rsidR="00B05942" w:rsidRPr="00B05942" w:rsidRDefault="00B05942" w:rsidP="00A04F93"/>
          <w:p w14:paraId="43841A37" w14:textId="77777777" w:rsidR="00B05942" w:rsidRPr="00B05942" w:rsidRDefault="00B05942" w:rsidP="00A04F93"/>
        </w:tc>
      </w:tr>
      <w:tr w:rsidR="00B05942" w:rsidRPr="00B05942" w14:paraId="003CEF33" w14:textId="77777777" w:rsidTr="00FC022F">
        <w:tc>
          <w:tcPr>
            <w:tcW w:w="567" w:type="dxa"/>
          </w:tcPr>
          <w:p w14:paraId="003610FA" w14:textId="77777777" w:rsidR="00B05942" w:rsidRPr="00B05942" w:rsidRDefault="00B05942" w:rsidP="00FC022F">
            <w:pPr>
              <w:ind w:firstLine="0"/>
              <w:jc w:val="left"/>
            </w:pPr>
            <w:r>
              <w:lastRenderedPageBreak/>
              <w:t>3.</w:t>
            </w:r>
          </w:p>
        </w:tc>
        <w:tc>
          <w:tcPr>
            <w:tcW w:w="1418" w:type="dxa"/>
          </w:tcPr>
          <w:p w14:paraId="35360383" w14:textId="77777777" w:rsidR="00B05942" w:rsidRPr="00B05942" w:rsidRDefault="00B05942" w:rsidP="00FC022F">
            <w:pPr>
              <w:ind w:firstLine="0"/>
              <w:jc w:val="left"/>
            </w:pPr>
            <w:r>
              <w:t>Rabu/ 8 Juli 2026</w:t>
            </w:r>
          </w:p>
        </w:tc>
        <w:tc>
          <w:tcPr>
            <w:tcW w:w="1417" w:type="dxa"/>
          </w:tcPr>
          <w:p w14:paraId="7431975F" w14:textId="77777777" w:rsidR="00B05942" w:rsidRPr="00B05942" w:rsidRDefault="00B05942" w:rsidP="00FC022F">
            <w:pPr>
              <w:jc w:val="left"/>
            </w:pPr>
            <w:r>
              <w:t>Melanjutkan membuat program inputan dan program laporan excel untuk pendataan assembly menggunakan Visual Basic 6</w:t>
            </w:r>
          </w:p>
        </w:tc>
        <w:tc>
          <w:tcPr>
            <w:tcW w:w="4530" w:type="dxa"/>
          </w:tcPr>
          <w:p w14:paraId="2D891D7C" w14:textId="77777777" w:rsidR="00B05942" w:rsidRPr="00B05942" w:rsidRDefault="00B05942" w:rsidP="00A04F93">
            <w:pPr>
              <w:rPr>
                <w:color w:val="000000"/>
                <w:sz w:val="24"/>
                <w:szCs w:val="24"/>
              </w:rPr>
            </w:pPr>
            <w:r>
              <w:rPr>
                <w:noProof/>
              </w:rPr>
              <w:drawing>
                <wp:inline distT="0" distB="0" distL="0" distR="0" wp14:anchorId="30F3A214" wp14:editId="3A2D5290">
                  <wp:extent cx="2698968" cy="1214597"/>
                  <wp:effectExtent l="0" t="0" r="6350" b="5080"/>
                  <wp:docPr id="15057412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698968" cy="1214597"/>
                          </a:xfrm>
                          <a:prstGeom prst="rect">
                            <a:avLst/>
                          </a:prstGeom>
                          <a:noFill/>
                          <a:ln>
                            <a:noFill/>
                          </a:ln>
                        </pic:spPr>
                      </pic:pic>
                    </a:graphicData>
                  </a:graphic>
                </wp:inline>
              </w:drawing>
            </w:r>
          </w:p>
        </w:tc>
      </w:tr>
      <w:tr w:rsidR="00B05942" w:rsidRPr="00B05942" w14:paraId="1BF6A24D" w14:textId="77777777" w:rsidTr="00FC022F">
        <w:tc>
          <w:tcPr>
            <w:tcW w:w="567" w:type="dxa"/>
          </w:tcPr>
          <w:p w14:paraId="3CB12024" w14:textId="77777777" w:rsidR="00B05942" w:rsidRPr="00B05942" w:rsidRDefault="00B05942" w:rsidP="00FC022F">
            <w:pPr>
              <w:ind w:firstLine="0"/>
              <w:jc w:val="left"/>
            </w:pPr>
            <w:r>
              <w:t>4.</w:t>
            </w:r>
          </w:p>
        </w:tc>
        <w:tc>
          <w:tcPr>
            <w:tcW w:w="1418" w:type="dxa"/>
          </w:tcPr>
          <w:p w14:paraId="722AC9C9" w14:textId="77777777" w:rsidR="00B05942" w:rsidRPr="00B05942" w:rsidRDefault="00B05942" w:rsidP="00FC022F">
            <w:pPr>
              <w:ind w:firstLine="0"/>
              <w:jc w:val="left"/>
            </w:pPr>
            <w:r>
              <w:t>Kamis/ 9 Juli 2026</w:t>
            </w:r>
          </w:p>
        </w:tc>
        <w:tc>
          <w:tcPr>
            <w:tcW w:w="1417" w:type="dxa"/>
          </w:tcPr>
          <w:p w14:paraId="6E8C21E6" w14:textId="77777777" w:rsidR="00B05942" w:rsidRPr="00B05942" w:rsidRDefault="00B05942" w:rsidP="00FC022F">
            <w:pPr>
              <w:jc w:val="left"/>
            </w:pPr>
            <w:r>
              <w:t>Observasi untuk menentukan project yang ingin diangkat</w:t>
            </w:r>
          </w:p>
        </w:tc>
        <w:tc>
          <w:tcPr>
            <w:tcW w:w="4530" w:type="dxa"/>
          </w:tcPr>
          <w:p w14:paraId="10FD5464" w14:textId="77777777" w:rsidR="00B05942" w:rsidRPr="00B05942" w:rsidRDefault="00B05942" w:rsidP="00A04F93">
            <w:pPr>
              <w:rPr>
                <w:color w:val="000000"/>
                <w:sz w:val="24"/>
                <w:szCs w:val="24"/>
              </w:rPr>
            </w:pPr>
            <w:r>
              <w:rPr>
                <w:noProof/>
              </w:rPr>
              <w:drawing>
                <wp:inline distT="0" distB="0" distL="0" distR="0" wp14:anchorId="72AB49FB" wp14:editId="304227C8">
                  <wp:extent cx="1826990" cy="2695859"/>
                  <wp:effectExtent l="3810" t="0" r="5715" b="5715"/>
                  <wp:docPr id="2007524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rot="16200000">
                            <a:off x="0" y="0"/>
                            <a:ext cx="1838449" cy="2712768"/>
                          </a:xfrm>
                          <a:prstGeom prst="rect">
                            <a:avLst/>
                          </a:prstGeom>
                          <a:noFill/>
                          <a:ln>
                            <a:noFill/>
                          </a:ln>
                        </pic:spPr>
                      </pic:pic>
                    </a:graphicData>
                  </a:graphic>
                </wp:inline>
              </w:drawing>
            </w:r>
          </w:p>
          <w:p w14:paraId="619B4017" w14:textId="77777777" w:rsidR="00B05942" w:rsidRPr="00B05942" w:rsidRDefault="00B05942" w:rsidP="00A04F93"/>
        </w:tc>
      </w:tr>
      <w:tr w:rsidR="00B05942" w:rsidRPr="00B05942" w14:paraId="39667091" w14:textId="77777777" w:rsidTr="00FC022F">
        <w:tc>
          <w:tcPr>
            <w:tcW w:w="567" w:type="dxa"/>
          </w:tcPr>
          <w:p w14:paraId="5FBD25AF" w14:textId="77777777" w:rsidR="00B05942" w:rsidRPr="00B05942" w:rsidRDefault="00B05942" w:rsidP="00FC022F">
            <w:pPr>
              <w:ind w:firstLine="0"/>
              <w:jc w:val="left"/>
            </w:pPr>
            <w:r>
              <w:lastRenderedPageBreak/>
              <w:t>5.</w:t>
            </w:r>
          </w:p>
        </w:tc>
        <w:tc>
          <w:tcPr>
            <w:tcW w:w="1418" w:type="dxa"/>
          </w:tcPr>
          <w:p w14:paraId="765B8FE0" w14:textId="77777777" w:rsidR="00B05942" w:rsidRPr="00B05942" w:rsidRDefault="00B05942" w:rsidP="00FC022F">
            <w:pPr>
              <w:ind w:firstLine="0"/>
              <w:jc w:val="left"/>
            </w:pPr>
            <w:r>
              <w:t>Jumat/ 10 Juli 2026</w:t>
            </w:r>
          </w:p>
        </w:tc>
        <w:tc>
          <w:tcPr>
            <w:tcW w:w="1417" w:type="dxa"/>
          </w:tcPr>
          <w:p w14:paraId="31AB7465" w14:textId="77777777" w:rsidR="00B05942" w:rsidRPr="00B05942" w:rsidRDefault="00B05942" w:rsidP="00FC022F">
            <w:pPr>
              <w:jc w:val="left"/>
            </w:pPr>
            <w:r>
              <w:t>Observasi untuk menentukan project yang ingin diangkat</w:t>
            </w:r>
          </w:p>
        </w:tc>
        <w:tc>
          <w:tcPr>
            <w:tcW w:w="4530" w:type="dxa"/>
          </w:tcPr>
          <w:p w14:paraId="199D0F73" w14:textId="77777777" w:rsidR="00B05942" w:rsidRPr="00B05942" w:rsidRDefault="00B05942" w:rsidP="00A04F93">
            <w:pPr>
              <w:rPr>
                <w:color w:val="000000"/>
                <w:sz w:val="24"/>
                <w:szCs w:val="24"/>
              </w:rPr>
            </w:pPr>
            <w:r>
              <w:rPr>
                <w:noProof/>
              </w:rPr>
              <w:drawing>
                <wp:inline distT="0" distB="0" distL="0" distR="0" wp14:anchorId="74FCF866" wp14:editId="27D24B9B">
                  <wp:extent cx="1826990" cy="2695859"/>
                  <wp:effectExtent l="3810" t="0" r="5715" b="5715"/>
                  <wp:docPr id="55893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rot="16200000">
                            <a:off x="0" y="0"/>
                            <a:ext cx="1838449" cy="2712768"/>
                          </a:xfrm>
                          <a:prstGeom prst="rect">
                            <a:avLst/>
                          </a:prstGeom>
                          <a:noFill/>
                          <a:ln>
                            <a:noFill/>
                          </a:ln>
                        </pic:spPr>
                      </pic:pic>
                    </a:graphicData>
                  </a:graphic>
                </wp:inline>
              </w:drawing>
            </w:r>
          </w:p>
        </w:tc>
      </w:tr>
      <w:tr w:rsidR="00B05942" w:rsidRPr="00B05942" w14:paraId="22ED8DD7" w14:textId="77777777" w:rsidTr="00FC022F">
        <w:tc>
          <w:tcPr>
            <w:tcW w:w="567" w:type="dxa"/>
          </w:tcPr>
          <w:p w14:paraId="29F93096" w14:textId="77777777" w:rsidR="00B05942" w:rsidRPr="00B05942" w:rsidRDefault="00B05942" w:rsidP="00FC022F">
            <w:pPr>
              <w:ind w:firstLine="0"/>
              <w:jc w:val="left"/>
            </w:pPr>
            <w:r>
              <w:t>6.</w:t>
            </w:r>
          </w:p>
        </w:tc>
        <w:tc>
          <w:tcPr>
            <w:tcW w:w="1418" w:type="dxa"/>
          </w:tcPr>
          <w:p w14:paraId="57C9B006" w14:textId="77777777" w:rsidR="00B05942" w:rsidRPr="00B05942" w:rsidRDefault="00B05942" w:rsidP="00FC022F">
            <w:pPr>
              <w:ind w:firstLine="0"/>
              <w:jc w:val="left"/>
            </w:pPr>
            <w:r>
              <w:t>Senin/ 13 Juli 2026</w:t>
            </w:r>
          </w:p>
        </w:tc>
        <w:tc>
          <w:tcPr>
            <w:tcW w:w="1417" w:type="dxa"/>
          </w:tcPr>
          <w:p w14:paraId="6F72C598" w14:textId="77777777" w:rsidR="00B05942" w:rsidRPr="00B05942" w:rsidRDefault="00B05942" w:rsidP="00FC022F">
            <w:pPr>
              <w:jc w:val="left"/>
            </w:pPr>
            <w:r>
              <w:t>Membuat program untuk inputan dan program laporan excel untuk pendataan On Time Delivery menggunakan Visual Basic 6</w:t>
            </w:r>
          </w:p>
        </w:tc>
        <w:tc>
          <w:tcPr>
            <w:tcW w:w="4530" w:type="dxa"/>
          </w:tcPr>
          <w:p w14:paraId="21135C3F" w14:textId="77777777" w:rsidR="00B05942" w:rsidRPr="00B05942" w:rsidRDefault="00B05942" w:rsidP="00A04F93">
            <w:pPr>
              <w:rPr>
                <w:color w:val="000000"/>
                <w:sz w:val="24"/>
                <w:szCs w:val="24"/>
              </w:rPr>
            </w:pPr>
            <w:r>
              <w:rPr>
                <w:noProof/>
              </w:rPr>
              <w:drawing>
                <wp:inline distT="0" distB="0" distL="0" distR="0" wp14:anchorId="49AB382C" wp14:editId="4896D909">
                  <wp:extent cx="2691765" cy="1104900"/>
                  <wp:effectExtent l="0" t="0" r="0" b="0"/>
                  <wp:docPr id="1210842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b="8788"/>
                          <a:stretch>
                            <a:fillRect/>
                          </a:stretch>
                        </pic:blipFill>
                        <pic:spPr bwMode="auto">
                          <a:xfrm>
                            <a:off x="0" y="0"/>
                            <a:ext cx="2723829" cy="1118061"/>
                          </a:xfrm>
                          <a:prstGeom prst="rect">
                            <a:avLst/>
                          </a:prstGeom>
                          <a:noFill/>
                          <a:ln>
                            <a:noFill/>
                          </a:ln>
                          <a:extLst>
                            <a:ext uri="{53640926-AAD7-44D8-BBD7-CCE9431645EC}">
                              <a14:shadowObscured xmlns:a14="http://schemas.microsoft.com/office/drawing/2010/main"/>
                            </a:ext>
                          </a:extLst>
                        </pic:spPr>
                      </pic:pic>
                    </a:graphicData>
                  </a:graphic>
                </wp:inline>
              </w:drawing>
            </w:r>
          </w:p>
          <w:p w14:paraId="7EC69275" w14:textId="77777777" w:rsidR="00B05942" w:rsidRPr="00B05942" w:rsidRDefault="00B05942" w:rsidP="00A04F93"/>
        </w:tc>
      </w:tr>
      <w:tr w:rsidR="00B05942" w:rsidRPr="00B05942" w14:paraId="025A6465" w14:textId="77777777" w:rsidTr="00FC022F">
        <w:tc>
          <w:tcPr>
            <w:tcW w:w="567" w:type="dxa"/>
          </w:tcPr>
          <w:p w14:paraId="0E6723FC" w14:textId="77777777" w:rsidR="00B05942" w:rsidRPr="00B05942" w:rsidRDefault="00B05942" w:rsidP="00FC022F">
            <w:pPr>
              <w:ind w:firstLine="0"/>
              <w:jc w:val="left"/>
            </w:pPr>
            <w:r>
              <w:t>7.</w:t>
            </w:r>
          </w:p>
        </w:tc>
        <w:tc>
          <w:tcPr>
            <w:tcW w:w="1418" w:type="dxa"/>
          </w:tcPr>
          <w:p w14:paraId="25DC3AD6" w14:textId="77777777" w:rsidR="00B05942" w:rsidRPr="00B05942" w:rsidRDefault="00B05942" w:rsidP="00FC022F">
            <w:pPr>
              <w:ind w:firstLine="0"/>
              <w:jc w:val="left"/>
            </w:pPr>
            <w:r>
              <w:t>Selasa/ 14 Juli 2026</w:t>
            </w:r>
          </w:p>
        </w:tc>
        <w:tc>
          <w:tcPr>
            <w:tcW w:w="1417" w:type="dxa"/>
          </w:tcPr>
          <w:p w14:paraId="0CC9F7BE" w14:textId="77777777" w:rsidR="00B05942" w:rsidRPr="00B05942" w:rsidRDefault="00B05942" w:rsidP="00FC022F">
            <w:pPr>
              <w:jc w:val="left"/>
            </w:pPr>
            <w:r>
              <w:t xml:space="preserve">Melanjutkan membuat program untuk inputan dan program laporan excel untuk pendataan On Time Delivery </w:t>
              <w:lastRenderedPageBreak/>
              <w:t>menggunakan Visual Basic 6</w:t>
            </w:r>
          </w:p>
        </w:tc>
        <w:tc>
          <w:tcPr>
            <w:tcW w:w="4530" w:type="dxa"/>
          </w:tcPr>
          <w:p w14:paraId="3B31D8E4" w14:textId="77777777" w:rsidR="00B05942" w:rsidRPr="00B05942" w:rsidRDefault="00B05942" w:rsidP="00A04F93">
            <w:pPr>
              <w:rPr>
                <w:color w:val="000000"/>
                <w:sz w:val="24"/>
                <w:szCs w:val="24"/>
              </w:rPr>
            </w:pPr>
            <w:r>
              <w:rPr>
                <w:noProof/>
              </w:rPr>
              <w:lastRenderedPageBreak/>
              <w:drawing>
                <wp:inline distT="0" distB="0" distL="0" distR="0" wp14:anchorId="5E10FB12" wp14:editId="4C7CC259">
                  <wp:extent cx="2691765" cy="1038225"/>
                  <wp:effectExtent l="0" t="0" r="0" b="9525"/>
                  <wp:docPr id="20201876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b="14293"/>
                          <a:stretch>
                            <a:fillRect/>
                          </a:stretch>
                        </pic:blipFill>
                        <pic:spPr bwMode="auto">
                          <a:xfrm>
                            <a:off x="0" y="0"/>
                            <a:ext cx="2723829" cy="105059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05942" w:rsidRPr="00B05942" w14:paraId="236097A2" w14:textId="77777777" w:rsidTr="00FC022F">
        <w:tc>
          <w:tcPr>
            <w:tcW w:w="567" w:type="dxa"/>
          </w:tcPr>
          <w:p w14:paraId="60CA27B1" w14:textId="77777777" w:rsidR="00B05942" w:rsidRPr="00B05942" w:rsidRDefault="00B05942" w:rsidP="00FC022F">
            <w:pPr>
              <w:ind w:firstLine="0"/>
              <w:jc w:val="left"/>
            </w:pPr>
            <w:r>
              <w:t>8.</w:t>
            </w:r>
          </w:p>
        </w:tc>
        <w:tc>
          <w:tcPr>
            <w:tcW w:w="1418" w:type="dxa"/>
          </w:tcPr>
          <w:p w14:paraId="4661A990" w14:textId="77777777" w:rsidR="00B05942" w:rsidRPr="00B05942" w:rsidRDefault="00B05942" w:rsidP="00FC022F">
            <w:pPr>
              <w:ind w:firstLine="0"/>
              <w:jc w:val="left"/>
            </w:pPr>
            <w:r>
              <w:t>Rabu/ 15 Juli 2026</w:t>
            </w:r>
          </w:p>
        </w:tc>
        <w:tc>
          <w:tcPr>
            <w:tcW w:w="1417" w:type="dxa"/>
          </w:tcPr>
          <w:p w14:paraId="2BB2D840" w14:textId="77777777" w:rsidR="00B05942" w:rsidRPr="00B05942" w:rsidRDefault="00B05942" w:rsidP="00FC022F">
            <w:pPr>
              <w:jc w:val="left"/>
            </w:pPr>
            <w:r>
              <w:t>Membuat program untuk inputan dan program laporan excel untuk pendataan CostDown menggunakan Visual Basic 6</w:t>
            </w:r>
          </w:p>
        </w:tc>
        <w:tc>
          <w:tcPr>
            <w:tcW w:w="4530" w:type="dxa"/>
          </w:tcPr>
          <w:p w14:paraId="071EC80D" w14:textId="77777777" w:rsidR="00B05942" w:rsidRPr="00B05942" w:rsidRDefault="00B05942" w:rsidP="00A04F93">
            <w:pPr>
              <w:rPr>
                <w:noProof/>
              </w:rPr>
            </w:pPr>
          </w:p>
          <w:p w14:paraId="42ED420F" w14:textId="77777777" w:rsidR="00B05942" w:rsidRPr="00B05942" w:rsidRDefault="00B05942" w:rsidP="00A04F93">
            <w:pPr>
              <w:rPr>
                <w:color w:val="000000"/>
                <w:sz w:val="24"/>
                <w:szCs w:val="24"/>
              </w:rPr>
            </w:pPr>
            <w:r>
              <w:rPr>
                <w:noProof/>
              </w:rPr>
              <w:drawing>
                <wp:inline distT="0" distB="0" distL="0" distR="0" wp14:anchorId="69389DE1" wp14:editId="3C0DC0DE">
                  <wp:extent cx="2817847" cy="1123950"/>
                  <wp:effectExtent l="0" t="0" r="1905" b="0"/>
                  <wp:docPr id="19004564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b="11367"/>
                          <a:stretch>
                            <a:fillRect/>
                          </a:stretch>
                        </pic:blipFill>
                        <pic:spPr bwMode="auto">
                          <a:xfrm>
                            <a:off x="0" y="0"/>
                            <a:ext cx="2845523" cy="1134989"/>
                          </a:xfrm>
                          <a:prstGeom prst="rect">
                            <a:avLst/>
                          </a:prstGeom>
                          <a:noFill/>
                          <a:ln>
                            <a:noFill/>
                          </a:ln>
                          <a:extLst>
                            <a:ext uri="{53640926-AAD7-44D8-BBD7-CCE9431645EC}">
                              <a14:shadowObscured xmlns:a14="http://schemas.microsoft.com/office/drawing/2010/main"/>
                            </a:ext>
                          </a:extLst>
                        </pic:spPr>
                      </pic:pic>
                    </a:graphicData>
                  </a:graphic>
                </wp:inline>
              </w:drawing>
            </w:r>
          </w:p>
          <w:p w14:paraId="230C2127" w14:textId="77777777" w:rsidR="00B05942" w:rsidRPr="00B05942" w:rsidRDefault="00B05942" w:rsidP="00A04F93"/>
        </w:tc>
      </w:tr>
      <w:tr w:rsidR="00B05942" w:rsidRPr="00B05942" w14:paraId="31358F40" w14:textId="77777777" w:rsidTr="00FC022F">
        <w:tc>
          <w:tcPr>
            <w:tcW w:w="567" w:type="dxa"/>
          </w:tcPr>
          <w:p w14:paraId="4BA5D9BF" w14:textId="77777777" w:rsidR="00B05942" w:rsidRPr="00B05942" w:rsidRDefault="00B05942" w:rsidP="00FC022F">
            <w:pPr>
              <w:ind w:firstLine="0"/>
              <w:jc w:val="left"/>
            </w:pPr>
            <w:r>
              <w:t>9.</w:t>
            </w:r>
          </w:p>
        </w:tc>
        <w:tc>
          <w:tcPr>
            <w:tcW w:w="1418" w:type="dxa"/>
          </w:tcPr>
          <w:p w14:paraId="349F618F" w14:textId="77777777" w:rsidR="00B05942" w:rsidRPr="00B05942" w:rsidRDefault="00B05942" w:rsidP="00FC022F">
            <w:pPr>
              <w:ind w:firstLine="0"/>
              <w:jc w:val="left"/>
            </w:pPr>
            <w:r>
              <w:t>Kamis/ 16 Juli 2026</w:t>
            </w:r>
          </w:p>
        </w:tc>
        <w:tc>
          <w:tcPr>
            <w:tcW w:w="1417" w:type="dxa"/>
          </w:tcPr>
          <w:p w14:paraId="616E7760" w14:textId="77777777" w:rsidR="00B05942" w:rsidRPr="00B05942" w:rsidRDefault="00B05942" w:rsidP="00FC022F">
            <w:pPr>
              <w:jc w:val="left"/>
            </w:pPr>
            <w:r>
              <w:t>Melanjutkan membuat program untuk inputan dan program laporan excel untuk pendataan CostDown menggunakan Visual Basic 6</w:t>
            </w:r>
          </w:p>
        </w:tc>
        <w:tc>
          <w:tcPr>
            <w:tcW w:w="4530" w:type="dxa"/>
          </w:tcPr>
          <w:p w14:paraId="65E68234" w14:textId="77777777" w:rsidR="00B05942" w:rsidRPr="00B05942" w:rsidRDefault="00B05942" w:rsidP="00A04F93">
            <w:pPr>
              <w:rPr>
                <w:noProof/>
              </w:rPr>
            </w:pPr>
          </w:p>
          <w:p w14:paraId="571DE70C" w14:textId="77777777" w:rsidR="00B05942" w:rsidRPr="00B05942" w:rsidRDefault="00B05942" w:rsidP="00A04F93">
            <w:pPr>
              <w:rPr>
                <w:color w:val="000000"/>
                <w:sz w:val="24"/>
                <w:szCs w:val="24"/>
              </w:rPr>
            </w:pPr>
            <w:r>
              <w:rPr>
                <w:noProof/>
              </w:rPr>
              <w:drawing>
                <wp:inline distT="0" distB="0" distL="0" distR="0" wp14:anchorId="76ACCF59" wp14:editId="5E9B8D34">
                  <wp:extent cx="2817847" cy="1123950"/>
                  <wp:effectExtent l="0" t="0" r="1905" b="0"/>
                  <wp:docPr id="5949643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b="11367"/>
                          <a:stretch>
                            <a:fillRect/>
                          </a:stretch>
                        </pic:blipFill>
                        <pic:spPr bwMode="auto">
                          <a:xfrm>
                            <a:off x="0" y="0"/>
                            <a:ext cx="2845523" cy="113498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05942" w:rsidRPr="00B05942" w14:paraId="16AD1AF6" w14:textId="77777777" w:rsidTr="00FC022F">
        <w:tc>
          <w:tcPr>
            <w:tcW w:w="567" w:type="dxa"/>
          </w:tcPr>
          <w:p w14:paraId="6EC5668F" w14:textId="77777777" w:rsidR="00B05942" w:rsidRPr="00B05942" w:rsidRDefault="00B05942" w:rsidP="00FC022F">
            <w:pPr>
              <w:ind w:firstLine="0"/>
              <w:jc w:val="left"/>
            </w:pPr>
            <w:r>
              <w:t>10</w:t>
            </w:r>
          </w:p>
        </w:tc>
        <w:tc>
          <w:tcPr>
            <w:tcW w:w="1418" w:type="dxa"/>
          </w:tcPr>
          <w:p w14:paraId="25FC73C3" w14:textId="77777777" w:rsidR="00B05942" w:rsidRPr="00B05942" w:rsidRDefault="00B05942" w:rsidP="00FC022F">
            <w:pPr>
              <w:ind w:firstLine="0"/>
              <w:jc w:val="left"/>
            </w:pPr>
            <w:r>
              <w:t>Jumat/ 17 Juli 2026</w:t>
            </w:r>
          </w:p>
        </w:tc>
        <w:tc>
          <w:tcPr>
            <w:tcW w:w="1417" w:type="dxa"/>
          </w:tcPr>
          <w:p w14:paraId="60F1C466" w14:textId="77777777" w:rsidR="00B05942" w:rsidRPr="00B05942" w:rsidRDefault="00B05942" w:rsidP="00FC022F">
            <w:pPr>
              <w:jc w:val="left"/>
            </w:pPr>
            <w:r>
              <w:t xml:space="preserve">Mengangkat dan membuat project </w:t>
              <w:lastRenderedPageBreak/>
              <w:t>dengan tujuan memudahkan input data dari kertas ke dalam database</w:t>
            </w:r>
          </w:p>
        </w:tc>
        <w:tc>
          <w:tcPr>
            <w:tcW w:w="4530" w:type="dxa"/>
          </w:tcPr>
          <w:p w14:paraId="36085E9D" w14:textId="77777777" w:rsidR="00B05942" w:rsidRPr="00B05942" w:rsidRDefault="00B05942" w:rsidP="00A04F93">
            <w:pPr>
              <w:rPr>
                <w:noProof/>
              </w:rPr>
            </w:pPr>
          </w:p>
          <w:p w14:paraId="7A22738A" w14:textId="77777777" w:rsidR="00B05942" w:rsidRPr="00B05942" w:rsidRDefault="00B05942" w:rsidP="00A04F93">
            <w:pPr>
              <w:rPr>
                <w:color w:val="000000"/>
                <w:sz w:val="24"/>
                <w:szCs w:val="24"/>
              </w:rPr>
            </w:pPr>
            <w:r>
              <w:rPr>
                <w:noProof/>
              </w:rPr>
              <w:lastRenderedPageBreak/>
              <w:drawing>
                <wp:inline distT="0" distB="0" distL="0" distR="0" wp14:anchorId="1084F81C" wp14:editId="582EF315">
                  <wp:extent cx="2858769" cy="1143000"/>
                  <wp:effectExtent l="0" t="0" r="0" b="0"/>
                  <wp:docPr id="8623932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b="11155"/>
                          <a:stretch>
                            <a:fillRect/>
                          </a:stretch>
                        </pic:blipFill>
                        <pic:spPr bwMode="auto">
                          <a:xfrm>
                            <a:off x="0" y="0"/>
                            <a:ext cx="2868980" cy="1147082"/>
                          </a:xfrm>
                          <a:prstGeom prst="rect">
                            <a:avLst/>
                          </a:prstGeom>
                          <a:noFill/>
                          <a:ln>
                            <a:noFill/>
                          </a:ln>
                          <a:extLst>
                            <a:ext uri="{53640926-AAD7-44D8-BBD7-CCE9431645EC}">
                              <a14:shadowObscured xmlns:a14="http://schemas.microsoft.com/office/drawing/2010/main"/>
                            </a:ext>
                          </a:extLst>
                        </pic:spPr>
                      </pic:pic>
                    </a:graphicData>
                  </a:graphic>
                </wp:inline>
              </w:drawing>
            </w:r>
          </w:p>
          <w:p w14:paraId="16B7726A" w14:textId="77777777" w:rsidR="00B05942" w:rsidRPr="00B05942" w:rsidRDefault="00B05942" w:rsidP="00A04F93"/>
        </w:tc>
      </w:tr>
      <w:tr w:rsidR="00B05942" w:rsidRPr="00B05942" w14:paraId="3098179F" w14:textId="77777777" w:rsidTr="00FC022F">
        <w:tc>
          <w:tcPr>
            <w:tcW w:w="567" w:type="dxa"/>
          </w:tcPr>
          <w:p w14:paraId="09F009AA" w14:textId="77777777" w:rsidR="00B05942" w:rsidRPr="00B05942" w:rsidRDefault="00B05942" w:rsidP="00FC022F">
            <w:pPr>
              <w:ind w:firstLine="0"/>
              <w:jc w:val="left"/>
            </w:pPr>
            <w:r>
              <w:lastRenderedPageBreak/>
              <w:t>11</w:t>
            </w:r>
          </w:p>
        </w:tc>
        <w:tc>
          <w:tcPr>
            <w:tcW w:w="1418" w:type="dxa"/>
          </w:tcPr>
          <w:p w14:paraId="58AF7E5F" w14:textId="77777777" w:rsidR="00B05942" w:rsidRPr="00B05942" w:rsidRDefault="00B05942" w:rsidP="00FC022F">
            <w:pPr>
              <w:ind w:firstLine="0"/>
              <w:jc w:val="left"/>
            </w:pPr>
            <w:r>
              <w:t>Senin/ 20 Juli 2026</w:t>
            </w:r>
          </w:p>
        </w:tc>
        <w:tc>
          <w:tcPr>
            <w:tcW w:w="1417" w:type="dxa"/>
          </w:tcPr>
          <w:p w14:paraId="5F8FE484" w14:textId="77777777" w:rsidR="00B05942" w:rsidRPr="00B05942" w:rsidRDefault="00B05942" w:rsidP="00FC022F">
            <w:pPr>
              <w:jc w:val="left"/>
            </w:pPr>
            <w:r>
              <w:t>Membuat PRD rancangan project yang diangkat</w:t>
            </w:r>
          </w:p>
        </w:tc>
        <w:tc>
          <w:tcPr>
            <w:tcW w:w="4530" w:type="dxa"/>
          </w:tcPr>
          <w:p w14:paraId="2E3E8C46" w14:textId="77777777" w:rsidR="00B05942" w:rsidRPr="00B05942" w:rsidRDefault="00B05942" w:rsidP="00A04F93">
            <w:pPr>
              <w:rPr>
                <w:noProof/>
                <w:color w:val="000000"/>
                <w:sz w:val="24"/>
                <w:szCs w:val="24"/>
              </w:rPr>
            </w:pPr>
            <w:r>
              <w:rPr>
                <w:noProof/>
              </w:rPr>
              <w:drawing>
                <wp:inline distT="0" distB="0" distL="0" distR="0" wp14:anchorId="1C304D37" wp14:editId="040EEFA1">
                  <wp:extent cx="2095500" cy="1571748"/>
                  <wp:effectExtent l="0" t="0" r="0" b="9525"/>
                  <wp:docPr id="40496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120957" cy="1590842"/>
                          </a:xfrm>
                          <a:prstGeom prst="rect">
                            <a:avLst/>
                          </a:prstGeom>
                          <a:noFill/>
                          <a:ln>
                            <a:noFill/>
                          </a:ln>
                        </pic:spPr>
                      </pic:pic>
                    </a:graphicData>
                  </a:graphic>
                </wp:inline>
              </w:drawing>
            </w:r>
          </w:p>
        </w:tc>
      </w:tr>
      <w:tr w:rsidR="00B05942" w:rsidRPr="00B05942" w14:paraId="2269B2F3" w14:textId="77777777" w:rsidTr="00FC022F">
        <w:tc>
          <w:tcPr>
            <w:tcW w:w="567" w:type="dxa"/>
          </w:tcPr>
          <w:p w14:paraId="55CEFF75" w14:textId="77777777" w:rsidR="00B05942" w:rsidRPr="00B05942" w:rsidRDefault="00B05942" w:rsidP="00FC022F">
            <w:pPr>
              <w:ind w:firstLine="0"/>
              <w:jc w:val="left"/>
            </w:pPr>
            <w:r>
              <w:t>12</w:t>
            </w:r>
          </w:p>
        </w:tc>
        <w:tc>
          <w:tcPr>
            <w:tcW w:w="1418" w:type="dxa"/>
          </w:tcPr>
          <w:p w14:paraId="012B1D66" w14:textId="77777777" w:rsidR="00B05942" w:rsidRPr="00B05942" w:rsidRDefault="00B05942" w:rsidP="00FC022F">
            <w:pPr>
              <w:ind w:firstLine="0"/>
              <w:jc w:val="left"/>
            </w:pPr>
            <w:r>
              <w:t>Selasa/ 21 Juli 2026</w:t>
            </w:r>
          </w:p>
        </w:tc>
        <w:tc>
          <w:tcPr>
            <w:tcW w:w="1417" w:type="dxa"/>
          </w:tcPr>
          <w:p w14:paraId="6E138920" w14:textId="77777777" w:rsidR="00B05942" w:rsidRPr="00B05942" w:rsidRDefault="00B05942" w:rsidP="00FC022F">
            <w:pPr>
              <w:jc w:val="left"/>
            </w:pPr>
            <w:r>
              <w:t>Membuat rancangan Desain tampilan project</w:t>
            </w:r>
          </w:p>
        </w:tc>
        <w:tc>
          <w:tcPr>
            <w:tcW w:w="4530" w:type="dxa"/>
          </w:tcPr>
          <w:p w14:paraId="7E807DDE" w14:textId="77777777" w:rsidR="00B05942" w:rsidRPr="00B05942" w:rsidRDefault="00B05942" w:rsidP="00A04F93">
            <w:pPr>
              <w:rPr>
                <w:noProof/>
                <w:color w:val="000000"/>
                <w:sz w:val="24"/>
                <w:szCs w:val="24"/>
              </w:rPr>
            </w:pPr>
            <w:r>
              <w:rPr>
                <w:noProof/>
              </w:rPr>
              <w:drawing>
                <wp:inline distT="0" distB="0" distL="0" distR="0" wp14:anchorId="4C0BB340" wp14:editId="77E88E31">
                  <wp:extent cx="2181225" cy="1636046"/>
                  <wp:effectExtent l="0" t="0" r="0" b="2540"/>
                  <wp:docPr id="142939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191355" cy="1643644"/>
                          </a:xfrm>
                          <a:prstGeom prst="rect">
                            <a:avLst/>
                          </a:prstGeom>
                          <a:noFill/>
                          <a:ln>
                            <a:noFill/>
                          </a:ln>
                        </pic:spPr>
                      </pic:pic>
                    </a:graphicData>
                  </a:graphic>
                </wp:inline>
              </w:drawing>
            </w:r>
          </w:p>
        </w:tc>
      </w:tr>
      <w:tr w:rsidR="00B05942" w:rsidRPr="00B05942" w14:paraId="1AD49CD6" w14:textId="77777777" w:rsidTr="00FC022F">
        <w:tc>
          <w:tcPr>
            <w:tcW w:w="567" w:type="dxa"/>
          </w:tcPr>
          <w:p w14:paraId="4C02CD26" w14:textId="77777777" w:rsidR="00B05942" w:rsidRPr="00B05942" w:rsidRDefault="00B05942" w:rsidP="00FC022F">
            <w:pPr>
              <w:ind w:firstLine="0"/>
              <w:jc w:val="left"/>
            </w:pPr>
            <w:r>
              <w:t>13</w:t>
            </w:r>
          </w:p>
        </w:tc>
        <w:tc>
          <w:tcPr>
            <w:tcW w:w="1418" w:type="dxa"/>
          </w:tcPr>
          <w:p w14:paraId="2284FF7A" w14:textId="77777777" w:rsidR="00B05942" w:rsidRPr="00B05942" w:rsidRDefault="00B05942" w:rsidP="00FC022F">
            <w:pPr>
              <w:ind w:firstLine="0"/>
              <w:jc w:val="left"/>
            </w:pPr>
            <w:r>
              <w:t>Rabu/ 22 Juli 2026</w:t>
            </w:r>
          </w:p>
        </w:tc>
        <w:tc>
          <w:tcPr>
            <w:tcW w:w="1417" w:type="dxa"/>
          </w:tcPr>
          <w:p w14:paraId="6349A889" w14:textId="77777777" w:rsidR="00B05942" w:rsidRPr="00B05942" w:rsidRDefault="00B05942" w:rsidP="00FC022F">
            <w:pPr>
              <w:jc w:val="left"/>
            </w:pPr>
            <w:r>
              <w:t>Mulai implementasi PRD dari modul autentikasi, serta menyusun setup dan environtment project</w:t>
            </w:r>
          </w:p>
        </w:tc>
        <w:tc>
          <w:tcPr>
            <w:tcW w:w="4530" w:type="dxa"/>
          </w:tcPr>
          <w:p w14:paraId="1BD378F9" w14:textId="77777777" w:rsidR="00B05942" w:rsidRPr="00B05942" w:rsidRDefault="00B05942" w:rsidP="00A04F93">
            <w:pPr>
              <w:rPr>
                <w:noProof/>
                <w:color w:val="000000"/>
                <w:sz w:val="24"/>
                <w:szCs w:val="24"/>
              </w:rPr>
            </w:pPr>
            <w:r>
              <w:rPr>
                <w:noProof/>
              </w:rPr>
              <w:drawing>
                <wp:inline distT="0" distB="0" distL="0" distR="0" wp14:anchorId="2FA3D5E1" wp14:editId="3B50D7C1">
                  <wp:extent cx="2324100" cy="1743211"/>
                  <wp:effectExtent l="0" t="0" r="0" b="9525"/>
                  <wp:docPr id="574276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328972" cy="1746865"/>
                          </a:xfrm>
                          <a:prstGeom prst="rect">
                            <a:avLst/>
                          </a:prstGeom>
                          <a:noFill/>
                          <a:ln>
                            <a:noFill/>
                          </a:ln>
                        </pic:spPr>
                      </pic:pic>
                    </a:graphicData>
                  </a:graphic>
                </wp:inline>
              </w:drawing>
            </w:r>
          </w:p>
        </w:tc>
      </w:tr>
      <w:tr w:rsidR="00B05942" w:rsidRPr="00B05942" w14:paraId="66F0F824" w14:textId="77777777" w:rsidTr="00FC022F">
        <w:tc>
          <w:tcPr>
            <w:tcW w:w="567" w:type="dxa"/>
          </w:tcPr>
          <w:p w14:paraId="69916FF1" w14:textId="77777777" w:rsidR="00B05942" w:rsidRPr="00B05942" w:rsidRDefault="00B05942" w:rsidP="00FC022F">
            <w:pPr>
              <w:ind w:firstLine="0"/>
              <w:jc w:val="left"/>
            </w:pPr>
            <w:r>
              <w:lastRenderedPageBreak/>
              <w:t>14</w:t>
            </w:r>
          </w:p>
        </w:tc>
        <w:tc>
          <w:tcPr>
            <w:tcW w:w="1418" w:type="dxa"/>
          </w:tcPr>
          <w:p w14:paraId="0B806538" w14:textId="77777777" w:rsidR="00B05942" w:rsidRPr="00B05942" w:rsidRDefault="00B05942" w:rsidP="00FC022F">
            <w:pPr>
              <w:ind w:firstLine="0"/>
              <w:jc w:val="left"/>
            </w:pPr>
            <w:r>
              <w:t>Kamis/ 23 Juli 2026</w:t>
            </w:r>
          </w:p>
        </w:tc>
        <w:tc>
          <w:tcPr>
            <w:tcW w:w="1417" w:type="dxa"/>
          </w:tcPr>
          <w:p w14:paraId="57B7C1B3" w14:textId="77777777" w:rsidR="00B05942" w:rsidRPr="00B05942" w:rsidRDefault="00B05942" w:rsidP="00FC022F">
            <w:pPr>
              <w:jc w:val="left"/>
            </w:pPr>
            <w:r>
              <w:t>Mengerjakan modul autentikasi dan memulai mengerjakan dashboard</w:t>
            </w:r>
          </w:p>
        </w:tc>
        <w:tc>
          <w:tcPr>
            <w:tcW w:w="4530" w:type="dxa"/>
          </w:tcPr>
          <w:p w14:paraId="3F8EDE3F" w14:textId="77777777" w:rsidR="00B05942" w:rsidRPr="00B05942" w:rsidRDefault="00B05942" w:rsidP="00A04F93">
            <w:pPr>
              <w:rPr>
                <w:noProof/>
                <w:color w:val="000000"/>
                <w:sz w:val="24"/>
                <w:szCs w:val="24"/>
              </w:rPr>
            </w:pPr>
            <w:r>
              <w:rPr>
                <w:noProof/>
              </w:rPr>
              <w:drawing>
                <wp:inline distT="0" distB="0" distL="0" distR="0" wp14:anchorId="2771D7BD" wp14:editId="556E3238">
                  <wp:extent cx="1885950" cy="1792605"/>
                  <wp:effectExtent l="0" t="0" r="0" b="0"/>
                  <wp:docPr id="655333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r="21088"/>
                          <a:stretch>
                            <a:fillRect/>
                          </a:stretch>
                        </pic:blipFill>
                        <pic:spPr bwMode="auto">
                          <a:xfrm>
                            <a:off x="0" y="0"/>
                            <a:ext cx="1890743" cy="179716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05942" w:rsidRPr="00B05942" w14:paraId="4CE34376" w14:textId="77777777" w:rsidTr="00FC022F">
        <w:tc>
          <w:tcPr>
            <w:tcW w:w="567" w:type="dxa"/>
          </w:tcPr>
          <w:p w14:paraId="456C7470" w14:textId="77777777" w:rsidR="00B05942" w:rsidRPr="00B05942" w:rsidRDefault="00B05942" w:rsidP="00FC022F">
            <w:pPr>
              <w:ind w:firstLine="0"/>
              <w:jc w:val="left"/>
            </w:pPr>
            <w:r>
              <w:t>15</w:t>
            </w:r>
          </w:p>
        </w:tc>
        <w:tc>
          <w:tcPr>
            <w:tcW w:w="1418" w:type="dxa"/>
          </w:tcPr>
          <w:p w14:paraId="6CBBD416" w14:textId="77777777" w:rsidR="00B05942" w:rsidRPr="00B05942" w:rsidRDefault="00B05942" w:rsidP="00FC022F">
            <w:pPr>
              <w:ind w:firstLine="0"/>
              <w:jc w:val="left"/>
            </w:pPr>
            <w:r>
              <w:t>Jumat/ 24 Juli 2026</w:t>
            </w:r>
          </w:p>
        </w:tc>
        <w:tc>
          <w:tcPr>
            <w:tcW w:w="1417" w:type="dxa"/>
          </w:tcPr>
          <w:p w14:paraId="7CC4434E" w14:textId="77777777" w:rsidR="00B05942" w:rsidRPr="00B05942" w:rsidRDefault="00B05942" w:rsidP="00FC022F">
            <w:pPr>
              <w:jc w:val="left"/>
            </w:pPr>
            <w:r>
              <w:t>Mengerjakan halaman dashboard</w:t>
            </w:r>
          </w:p>
        </w:tc>
        <w:tc>
          <w:tcPr>
            <w:tcW w:w="4530" w:type="dxa"/>
          </w:tcPr>
          <w:p w14:paraId="1056F628" w14:textId="77777777" w:rsidR="00B05942" w:rsidRPr="00B05942" w:rsidRDefault="00B05942" w:rsidP="00A04F93">
            <w:pPr>
              <w:rPr>
                <w:noProof/>
              </w:rPr>
            </w:pPr>
          </w:p>
          <w:p w14:paraId="732E28E1" w14:textId="77777777" w:rsidR="00B05942" w:rsidRPr="00B05942" w:rsidRDefault="00B05942" w:rsidP="00A04F93">
            <w:pPr>
              <w:rPr>
                <w:noProof/>
                <w:color w:val="000000"/>
                <w:sz w:val="24"/>
                <w:szCs w:val="24"/>
              </w:rPr>
            </w:pPr>
            <w:r>
              <w:rPr>
                <w:noProof/>
              </w:rPr>
              <w:drawing>
                <wp:inline distT="0" distB="0" distL="0" distR="0" wp14:anchorId="7F896FE6" wp14:editId="5696B76D">
                  <wp:extent cx="2380234" cy="971550"/>
                  <wp:effectExtent l="0" t="0" r="1270" b="0"/>
                  <wp:docPr id="10002311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b="9307"/>
                          <a:stretch>
                            <a:fillRect/>
                          </a:stretch>
                        </pic:blipFill>
                        <pic:spPr bwMode="auto">
                          <a:xfrm>
                            <a:off x="0" y="0"/>
                            <a:ext cx="2385287" cy="9736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05942" w:rsidRPr="00B05942" w14:paraId="6D891A75" w14:textId="77777777" w:rsidTr="00FC022F">
        <w:tc>
          <w:tcPr>
            <w:tcW w:w="567" w:type="dxa"/>
          </w:tcPr>
          <w:p w14:paraId="459FEC4B" w14:textId="77777777" w:rsidR="00B05942" w:rsidRPr="00B05942" w:rsidRDefault="00B05942" w:rsidP="00FC022F">
            <w:pPr>
              <w:ind w:firstLine="0"/>
              <w:jc w:val="left"/>
            </w:pPr>
            <w:r>
              <w:t>16</w:t>
            </w:r>
          </w:p>
        </w:tc>
        <w:tc>
          <w:tcPr>
            <w:tcW w:w="1418" w:type="dxa"/>
          </w:tcPr>
          <w:p w14:paraId="2338DEB3" w14:textId="77777777" w:rsidR="00B05942" w:rsidRPr="00B05942" w:rsidRDefault="00B05942" w:rsidP="00FC022F">
            <w:pPr>
              <w:ind w:firstLine="0"/>
              <w:jc w:val="left"/>
            </w:pPr>
            <w:r>
              <w:t>Senin/ 27 Juli 2026</w:t>
            </w:r>
          </w:p>
        </w:tc>
        <w:tc>
          <w:tcPr>
            <w:tcW w:w="1417" w:type="dxa"/>
          </w:tcPr>
          <w:p w14:paraId="57C4509E" w14:textId="77777777" w:rsidR="00B05942" w:rsidRPr="00B05942" w:rsidRDefault="00B05942" w:rsidP="00FC022F">
            <w:pPr>
              <w:jc w:val="left"/>
            </w:pPr>
            <w:r>
              <w:t>Membuat modul tambah data, hapus data, dan edit data</w:t>
            </w:r>
          </w:p>
        </w:tc>
        <w:tc>
          <w:tcPr>
            <w:tcW w:w="4530" w:type="dxa"/>
          </w:tcPr>
          <w:p w14:paraId="2155A434" w14:textId="77777777" w:rsidR="00B05942" w:rsidRPr="00B05942" w:rsidRDefault="00B05942" w:rsidP="00A04F93">
            <w:pPr>
              <w:rPr>
                <w:noProof/>
                <w:color w:val="000000"/>
                <w:sz w:val="24"/>
                <w:szCs w:val="24"/>
              </w:rPr>
            </w:pPr>
            <w:r>
              <w:rPr>
                <w:noProof/>
              </w:rPr>
              <w:drawing>
                <wp:inline distT="0" distB="0" distL="0" distR="0" wp14:anchorId="6F07A796" wp14:editId="13B52147">
                  <wp:extent cx="2114340" cy="1585878"/>
                  <wp:effectExtent l="0" t="0" r="635" b="0"/>
                  <wp:docPr id="11974572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127037" cy="1595401"/>
                          </a:xfrm>
                          <a:prstGeom prst="rect">
                            <a:avLst/>
                          </a:prstGeom>
                          <a:noFill/>
                          <a:ln>
                            <a:noFill/>
                          </a:ln>
                        </pic:spPr>
                      </pic:pic>
                    </a:graphicData>
                  </a:graphic>
                </wp:inline>
              </w:drawing>
            </w:r>
          </w:p>
        </w:tc>
      </w:tr>
      <w:tr w:rsidR="00B05942" w:rsidRPr="00B05942" w14:paraId="5A5FD867" w14:textId="77777777" w:rsidTr="00FC022F">
        <w:tc>
          <w:tcPr>
            <w:tcW w:w="567" w:type="dxa"/>
          </w:tcPr>
          <w:p w14:paraId="3FC8E3DA" w14:textId="77777777" w:rsidR="00B05942" w:rsidRPr="00B05942" w:rsidRDefault="00B05942" w:rsidP="00FC022F">
            <w:pPr>
              <w:ind w:firstLine="0"/>
              <w:jc w:val="left"/>
            </w:pPr>
            <w:r>
              <w:t>17</w:t>
            </w:r>
          </w:p>
        </w:tc>
        <w:tc>
          <w:tcPr>
            <w:tcW w:w="1418" w:type="dxa"/>
          </w:tcPr>
          <w:p w14:paraId="18DA0B06" w14:textId="77777777" w:rsidR="00B05942" w:rsidRPr="00B05942" w:rsidRDefault="00B05942" w:rsidP="00FC022F">
            <w:pPr>
              <w:ind w:firstLine="0"/>
              <w:jc w:val="left"/>
            </w:pPr>
            <w:r>
              <w:t>Selasa/ 28 Juli 2026</w:t>
            </w:r>
          </w:p>
        </w:tc>
        <w:tc>
          <w:tcPr>
            <w:tcW w:w="1417" w:type="dxa"/>
          </w:tcPr>
          <w:p w14:paraId="7FE59D13" w14:textId="77777777" w:rsidR="00B05942" w:rsidRPr="00B05942" w:rsidRDefault="00B05942" w:rsidP="00FC022F">
            <w:pPr>
              <w:jc w:val="left"/>
            </w:pPr>
            <w:r>
              <w:t>Membuat modul tambah data, hapus data, dan edit data</w:t>
            </w:r>
          </w:p>
        </w:tc>
        <w:tc>
          <w:tcPr>
            <w:tcW w:w="4530" w:type="dxa"/>
          </w:tcPr>
          <w:p w14:paraId="26C7CF13" w14:textId="77777777" w:rsidR="00B05942" w:rsidRPr="00B05942" w:rsidRDefault="00B05942" w:rsidP="00A04F93">
            <w:pPr>
              <w:rPr>
                <w:noProof/>
                <w:color w:val="000000"/>
                <w:sz w:val="24"/>
                <w:szCs w:val="24"/>
              </w:rPr>
            </w:pPr>
            <w:r>
              <w:rPr>
                <w:noProof/>
              </w:rPr>
              <w:drawing>
                <wp:inline distT="0" distB="0" distL="0" distR="0" wp14:anchorId="26CA56F8" wp14:editId="3B772815">
                  <wp:extent cx="2114340" cy="1585878"/>
                  <wp:effectExtent l="0" t="0" r="635" b="0"/>
                  <wp:docPr id="19593262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127037" cy="1595401"/>
                          </a:xfrm>
                          <a:prstGeom prst="rect">
                            <a:avLst/>
                          </a:prstGeom>
                          <a:noFill/>
                          <a:ln>
                            <a:noFill/>
                          </a:ln>
                        </pic:spPr>
                      </pic:pic>
                    </a:graphicData>
                  </a:graphic>
                </wp:inline>
              </w:drawing>
            </w:r>
          </w:p>
        </w:tc>
      </w:tr>
      <w:tr w:rsidR="00B05942" w:rsidRPr="00B05942" w14:paraId="02E4A8A3" w14:textId="77777777" w:rsidTr="00FC022F">
        <w:tc>
          <w:tcPr>
            <w:tcW w:w="567" w:type="dxa"/>
          </w:tcPr>
          <w:p w14:paraId="29FDD2B8" w14:textId="77777777" w:rsidR="00B05942" w:rsidRPr="00B05942" w:rsidRDefault="00B05942" w:rsidP="00FC022F">
            <w:pPr>
              <w:ind w:firstLine="0"/>
              <w:jc w:val="left"/>
            </w:pPr>
            <w:r>
              <w:t>18</w:t>
            </w:r>
          </w:p>
        </w:tc>
        <w:tc>
          <w:tcPr>
            <w:tcW w:w="1418" w:type="dxa"/>
          </w:tcPr>
          <w:p w14:paraId="09899485" w14:textId="77777777" w:rsidR="00B05942" w:rsidRPr="00B05942" w:rsidRDefault="00B05942" w:rsidP="00FC022F">
            <w:pPr>
              <w:ind w:firstLine="0"/>
              <w:jc w:val="left"/>
            </w:pPr>
            <w:r>
              <w:t>Rabu/ 29 Juli 2026</w:t>
            </w:r>
          </w:p>
        </w:tc>
        <w:tc>
          <w:tcPr>
            <w:tcW w:w="1417" w:type="dxa"/>
          </w:tcPr>
          <w:p w14:paraId="7E136437" w14:textId="77777777" w:rsidR="00B05942" w:rsidRPr="00B05942" w:rsidRDefault="00B05942" w:rsidP="00FC022F">
            <w:pPr>
              <w:jc w:val="left"/>
            </w:pPr>
            <w:r>
              <w:t>Memperbaiki modul dashboard</w:t>
            </w:r>
          </w:p>
        </w:tc>
        <w:tc>
          <w:tcPr>
            <w:tcW w:w="4530" w:type="dxa"/>
          </w:tcPr>
          <w:p w14:paraId="48F89122" w14:textId="77777777" w:rsidR="00B05942" w:rsidRPr="00B05942" w:rsidRDefault="00B05942" w:rsidP="00A04F93">
            <w:pPr>
              <w:rPr>
                <w:noProof/>
                <w:color w:val="000000"/>
                <w:sz w:val="24"/>
                <w:szCs w:val="24"/>
              </w:rPr>
            </w:pPr>
            <w:r>
              <w:rPr>
                <w:noProof/>
              </w:rPr>
              <w:drawing>
                <wp:inline distT="0" distB="0" distL="0" distR="0" wp14:anchorId="65498C1D" wp14:editId="5191103F">
                  <wp:extent cx="2457450" cy="1843231"/>
                  <wp:effectExtent l="0" t="0" r="0" b="5080"/>
                  <wp:docPr id="1173982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463443" cy="1847726"/>
                          </a:xfrm>
                          <a:prstGeom prst="rect">
                            <a:avLst/>
                          </a:prstGeom>
                          <a:noFill/>
                          <a:ln>
                            <a:noFill/>
                          </a:ln>
                        </pic:spPr>
                      </pic:pic>
                    </a:graphicData>
                  </a:graphic>
                </wp:inline>
              </w:drawing>
            </w:r>
          </w:p>
        </w:tc>
      </w:tr>
      <w:tr w:rsidR="00B05942" w:rsidRPr="00B05942" w14:paraId="74FF3C03" w14:textId="77777777" w:rsidTr="00FC022F">
        <w:tc>
          <w:tcPr>
            <w:tcW w:w="567" w:type="dxa"/>
          </w:tcPr>
          <w:p w14:paraId="19261C2E" w14:textId="77777777" w:rsidR="00B05942" w:rsidRPr="00B05942" w:rsidRDefault="00B05942" w:rsidP="00FC022F">
            <w:pPr>
              <w:ind w:firstLine="0"/>
              <w:jc w:val="left"/>
            </w:pPr>
            <w:r>
              <w:lastRenderedPageBreak/>
              <w:t>19</w:t>
            </w:r>
          </w:p>
        </w:tc>
        <w:tc>
          <w:tcPr>
            <w:tcW w:w="1418" w:type="dxa"/>
          </w:tcPr>
          <w:p w14:paraId="6613D592" w14:textId="77777777" w:rsidR="00B05942" w:rsidRPr="00B05942" w:rsidRDefault="00B05942" w:rsidP="00FC022F">
            <w:pPr>
              <w:ind w:firstLine="0"/>
              <w:jc w:val="left"/>
            </w:pPr>
            <w:r>
              <w:t>Kamis/ 30 Juli 2026</w:t>
            </w:r>
          </w:p>
        </w:tc>
        <w:tc>
          <w:tcPr>
            <w:tcW w:w="1417" w:type="dxa"/>
          </w:tcPr>
          <w:p w14:paraId="21F5301C" w14:textId="77777777" w:rsidR="00B05942" w:rsidRPr="00B05942" w:rsidRDefault="00B05942" w:rsidP="00FC022F">
            <w:pPr>
              <w:jc w:val="left"/>
            </w:pPr>
            <w:r>
              <w:t>Merancang implementasi AI</w:t>
            </w:r>
          </w:p>
        </w:tc>
        <w:tc>
          <w:tcPr>
            <w:tcW w:w="4530" w:type="dxa"/>
          </w:tcPr>
          <w:p w14:paraId="5643757E" w14:textId="77777777" w:rsidR="00B05942" w:rsidRPr="00B05942" w:rsidRDefault="00B05942" w:rsidP="00A04F93">
            <w:pPr>
              <w:rPr>
                <w:noProof/>
                <w:color w:val="000000"/>
                <w:sz w:val="24"/>
                <w:szCs w:val="24"/>
              </w:rPr>
            </w:pPr>
            <w:r>
              <w:rPr>
                <w:noProof/>
              </w:rPr>
              <w:drawing>
                <wp:inline distT="0" distB="0" distL="0" distR="0" wp14:anchorId="45292750" wp14:editId="56D60D84">
                  <wp:extent cx="2466975" cy="1850376"/>
                  <wp:effectExtent l="0" t="0" r="0" b="0"/>
                  <wp:docPr id="17306770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471343" cy="1853652"/>
                          </a:xfrm>
                          <a:prstGeom prst="rect">
                            <a:avLst/>
                          </a:prstGeom>
                          <a:noFill/>
                          <a:ln>
                            <a:noFill/>
                          </a:ln>
                        </pic:spPr>
                      </pic:pic>
                    </a:graphicData>
                  </a:graphic>
                </wp:inline>
              </w:drawing>
            </w:r>
          </w:p>
        </w:tc>
      </w:tr>
      <w:tr w:rsidR="00B05942" w:rsidRPr="00B05942" w14:paraId="5F903144" w14:textId="77777777" w:rsidTr="00FC022F">
        <w:tc>
          <w:tcPr>
            <w:tcW w:w="567" w:type="dxa"/>
          </w:tcPr>
          <w:p w14:paraId="7EAE25BD" w14:textId="77777777" w:rsidR="00B05942" w:rsidRPr="00B05942" w:rsidRDefault="00B05942" w:rsidP="00FC022F">
            <w:pPr>
              <w:ind w:firstLine="0"/>
              <w:jc w:val="left"/>
            </w:pPr>
            <w:r>
              <w:t>20</w:t>
            </w:r>
          </w:p>
        </w:tc>
        <w:tc>
          <w:tcPr>
            <w:tcW w:w="1418" w:type="dxa"/>
          </w:tcPr>
          <w:p w14:paraId="79EABE2A" w14:textId="77777777" w:rsidR="00B05942" w:rsidRPr="00B05942" w:rsidRDefault="00B05942" w:rsidP="00FC022F">
            <w:pPr>
              <w:ind w:firstLine="0"/>
              <w:jc w:val="left"/>
            </w:pPr>
            <w:r>
              <w:t>Jumat/ 31 Juli 2026</w:t>
            </w:r>
          </w:p>
        </w:tc>
        <w:tc>
          <w:tcPr>
            <w:tcW w:w="1417" w:type="dxa"/>
          </w:tcPr>
          <w:p w14:paraId="3D8E50DC" w14:textId="77777777" w:rsidR="00B05942" w:rsidRPr="00B05942" w:rsidRDefault="00B05942" w:rsidP="00FC022F">
            <w:pPr>
              <w:jc w:val="left"/>
            </w:pPr>
            <w:r>
              <w:t>Melakukan eksperimen implementasi AI</w:t>
            </w:r>
          </w:p>
        </w:tc>
        <w:tc>
          <w:tcPr>
            <w:tcW w:w="4530" w:type="dxa"/>
          </w:tcPr>
          <w:p w14:paraId="17C0EEA7" w14:textId="77777777" w:rsidR="00B05942" w:rsidRPr="00B05942" w:rsidRDefault="00B05942" w:rsidP="00A04F93">
            <w:pPr>
              <w:rPr>
                <w:noProof/>
                <w:color w:val="000000"/>
                <w:sz w:val="24"/>
                <w:szCs w:val="24"/>
              </w:rPr>
            </w:pPr>
            <w:r>
              <w:rPr>
                <w:noProof/>
              </w:rPr>
              <w:drawing>
                <wp:inline distT="0" distB="0" distL="0" distR="0" wp14:anchorId="6CD1588B" wp14:editId="363EB34C">
                  <wp:extent cx="2793782" cy="2095500"/>
                  <wp:effectExtent l="0" t="0" r="6985" b="0"/>
                  <wp:docPr id="19930408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799114" cy="2099499"/>
                          </a:xfrm>
                          <a:prstGeom prst="rect">
                            <a:avLst/>
                          </a:prstGeom>
                          <a:noFill/>
                          <a:ln>
                            <a:noFill/>
                          </a:ln>
                        </pic:spPr>
                      </pic:pic>
                    </a:graphicData>
                  </a:graphic>
                </wp:inline>
              </w:drawing>
            </w:r>
          </w:p>
        </w:tc>
      </w:tr>
      <w:tr w:rsidR="00B05942" w:rsidRPr="00B05942" w14:paraId="155A7ECE" w14:textId="77777777" w:rsidTr="00FC022F">
        <w:tc>
          <w:tcPr>
            <w:tcW w:w="567" w:type="dxa"/>
          </w:tcPr>
          <w:p w14:paraId="39BEEB2D" w14:textId="77777777" w:rsidR="00B05942" w:rsidRPr="00B05942" w:rsidRDefault="00B05942" w:rsidP="00FC022F">
            <w:pPr>
              <w:ind w:firstLine="0"/>
              <w:jc w:val="left"/>
            </w:pPr>
            <w:r>
              <w:t>21</w:t>
            </w:r>
          </w:p>
        </w:tc>
        <w:tc>
          <w:tcPr>
            <w:tcW w:w="1418" w:type="dxa"/>
          </w:tcPr>
          <w:p w14:paraId="6C50DF48" w14:textId="77777777" w:rsidR="00B05942" w:rsidRPr="00B05942" w:rsidRDefault="00B05942" w:rsidP="00FC022F">
            <w:pPr>
              <w:ind w:firstLine="0"/>
              <w:jc w:val="left"/>
            </w:pPr>
            <w:r>
              <w:t>Senin/ 3 Agustus 2026</w:t>
            </w:r>
          </w:p>
        </w:tc>
        <w:tc>
          <w:tcPr>
            <w:tcW w:w="1417" w:type="dxa"/>
          </w:tcPr>
          <w:p w14:paraId="7592C75D" w14:textId="77777777" w:rsidR="00B05942" w:rsidRPr="00B05942" w:rsidRDefault="00B05942" w:rsidP="00FC022F">
            <w:pPr>
              <w:jc w:val="left"/>
            </w:pPr>
            <w:r>
              <w:t>Implementasi rancangan implementasi AI</w:t>
            </w:r>
          </w:p>
        </w:tc>
        <w:tc>
          <w:tcPr>
            <w:tcW w:w="4530" w:type="dxa"/>
          </w:tcPr>
          <w:p w14:paraId="1AF71E84" w14:textId="77777777" w:rsidR="00B05942" w:rsidRPr="00B05942" w:rsidRDefault="00B05942" w:rsidP="00A04F93">
            <w:pPr>
              <w:rPr>
                <w:noProof/>
                <w:color w:val="000000"/>
                <w:sz w:val="24"/>
                <w:szCs w:val="24"/>
              </w:rPr>
            </w:pPr>
            <w:r>
              <w:rPr>
                <w:noProof/>
              </w:rPr>
              <w:drawing>
                <wp:inline distT="0" distB="0" distL="0" distR="0" wp14:anchorId="1E714C8B" wp14:editId="7B92337B">
                  <wp:extent cx="2713446" cy="1221210"/>
                  <wp:effectExtent l="0" t="0" r="0" b="0"/>
                  <wp:docPr id="21211772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724543" cy="1226204"/>
                          </a:xfrm>
                          <a:prstGeom prst="rect">
                            <a:avLst/>
                          </a:prstGeom>
                          <a:noFill/>
                          <a:ln>
                            <a:noFill/>
                          </a:ln>
                        </pic:spPr>
                      </pic:pic>
                    </a:graphicData>
                  </a:graphic>
                </wp:inline>
              </w:drawing>
            </w:r>
          </w:p>
        </w:tc>
      </w:tr>
      <w:tr w:rsidR="00B05942" w:rsidRPr="00B05942" w14:paraId="04EF632B" w14:textId="77777777" w:rsidTr="00FC022F">
        <w:tc>
          <w:tcPr>
            <w:tcW w:w="567" w:type="dxa"/>
          </w:tcPr>
          <w:p w14:paraId="4BBF57F0" w14:textId="77777777" w:rsidR="00B05942" w:rsidRPr="00B05942" w:rsidRDefault="00B05942" w:rsidP="00FC022F">
            <w:pPr>
              <w:ind w:firstLine="0"/>
              <w:jc w:val="left"/>
            </w:pPr>
            <w:r>
              <w:t>22</w:t>
            </w:r>
          </w:p>
        </w:tc>
        <w:tc>
          <w:tcPr>
            <w:tcW w:w="1418" w:type="dxa"/>
          </w:tcPr>
          <w:p w14:paraId="069D6763" w14:textId="77777777" w:rsidR="00B05942" w:rsidRPr="00B05942" w:rsidRDefault="00B05942" w:rsidP="00FC022F">
            <w:pPr>
              <w:ind w:firstLine="0"/>
              <w:jc w:val="left"/>
            </w:pPr>
            <w:r>
              <w:t>Selasa/ 4 Agustus 2026</w:t>
            </w:r>
          </w:p>
        </w:tc>
        <w:tc>
          <w:tcPr>
            <w:tcW w:w="1417" w:type="dxa"/>
          </w:tcPr>
          <w:p w14:paraId="5F93E23B" w14:textId="77777777" w:rsidR="00B05942" w:rsidRPr="00B05942" w:rsidRDefault="00B05942" w:rsidP="00FC022F">
            <w:pPr>
              <w:jc w:val="left"/>
            </w:pPr>
            <w:r>
              <w:t>Melakukan eksperimen dan iterasi pengembangan model</w:t>
            </w:r>
          </w:p>
        </w:tc>
        <w:tc>
          <w:tcPr>
            <w:tcW w:w="4530" w:type="dxa"/>
          </w:tcPr>
          <w:p w14:paraId="475AE426" w14:textId="77777777" w:rsidR="00B05942" w:rsidRPr="00B05942" w:rsidRDefault="00B05942" w:rsidP="00A04F93">
            <w:pPr>
              <w:rPr>
                <w:noProof/>
                <w:color w:val="000000"/>
                <w:sz w:val="24"/>
                <w:szCs w:val="24"/>
              </w:rPr>
            </w:pPr>
            <w:r>
              <w:rPr>
                <w:noProof/>
              </w:rPr>
              <w:drawing>
                <wp:inline distT="0" distB="0" distL="0" distR="0" wp14:anchorId="32CDDE5C" wp14:editId="1ED83FD3">
                  <wp:extent cx="2219126" cy="1664474"/>
                  <wp:effectExtent l="0" t="0" r="0" b="0"/>
                  <wp:docPr id="1797125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223611" cy="1667838"/>
                          </a:xfrm>
                          <a:prstGeom prst="rect">
                            <a:avLst/>
                          </a:prstGeom>
                          <a:noFill/>
                          <a:ln>
                            <a:noFill/>
                          </a:ln>
                        </pic:spPr>
                      </pic:pic>
                    </a:graphicData>
                  </a:graphic>
                </wp:inline>
              </w:drawing>
            </w:r>
          </w:p>
        </w:tc>
      </w:tr>
      <w:tr w:rsidR="00B05942" w:rsidRPr="00B05942" w14:paraId="6A71B6B1" w14:textId="77777777" w:rsidTr="00FC022F">
        <w:tc>
          <w:tcPr>
            <w:tcW w:w="567" w:type="dxa"/>
          </w:tcPr>
          <w:p w14:paraId="6EBC2888" w14:textId="77777777" w:rsidR="00B05942" w:rsidRPr="00B05942" w:rsidRDefault="00B05942" w:rsidP="00FC022F">
            <w:pPr>
              <w:ind w:firstLine="0"/>
              <w:jc w:val="left"/>
            </w:pPr>
            <w:r>
              <w:lastRenderedPageBreak/>
              <w:t>23</w:t>
            </w:r>
          </w:p>
        </w:tc>
        <w:tc>
          <w:tcPr>
            <w:tcW w:w="1418" w:type="dxa"/>
          </w:tcPr>
          <w:p w14:paraId="436BE749" w14:textId="77777777" w:rsidR="00B05942" w:rsidRPr="00B05942" w:rsidRDefault="00B05942" w:rsidP="00FC022F">
            <w:pPr>
              <w:ind w:firstLine="0"/>
              <w:jc w:val="left"/>
            </w:pPr>
            <w:r>
              <w:t>Rabu/ 5 Agustus 2026</w:t>
            </w:r>
          </w:p>
        </w:tc>
        <w:tc>
          <w:tcPr>
            <w:tcW w:w="1417" w:type="dxa"/>
          </w:tcPr>
          <w:p w14:paraId="1D94BB5B" w14:textId="77777777" w:rsidR="00B05942" w:rsidRPr="00B05942" w:rsidRDefault="00B05942" w:rsidP="00FC022F">
            <w:pPr>
              <w:jc w:val="left"/>
            </w:pPr>
            <w:r>
              <w:t>Melakukan eksperimen dan iterasi pengembangan model</w:t>
            </w:r>
          </w:p>
        </w:tc>
        <w:tc>
          <w:tcPr>
            <w:tcW w:w="4530" w:type="dxa"/>
          </w:tcPr>
          <w:p w14:paraId="6DE451BF" w14:textId="77777777" w:rsidR="00B05942" w:rsidRPr="00B05942" w:rsidRDefault="00B05942" w:rsidP="00A04F93">
            <w:pPr>
              <w:rPr>
                <w:noProof/>
                <w:color w:val="000000"/>
                <w:sz w:val="24"/>
                <w:szCs w:val="24"/>
              </w:rPr>
            </w:pPr>
            <w:r>
              <w:rPr>
                <w:noProof/>
              </w:rPr>
              <w:drawing>
                <wp:inline distT="0" distB="0" distL="0" distR="0" wp14:anchorId="6915314E" wp14:editId="6D116B41">
                  <wp:extent cx="2795636" cy="1895475"/>
                  <wp:effectExtent l="0" t="0" r="5080" b="0"/>
                  <wp:docPr id="5259064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799978" cy="1898419"/>
                          </a:xfrm>
                          <a:prstGeom prst="rect">
                            <a:avLst/>
                          </a:prstGeom>
                          <a:noFill/>
                          <a:ln>
                            <a:noFill/>
                          </a:ln>
                        </pic:spPr>
                      </pic:pic>
                    </a:graphicData>
                  </a:graphic>
                </wp:inline>
              </w:drawing>
            </w:r>
          </w:p>
          <w:p w14:paraId="6B20F55C" w14:textId="77777777" w:rsidR="00B05942" w:rsidRPr="00B05942" w:rsidRDefault="00B05942" w:rsidP="00A04F93">
            <w:pPr>
              <w:rPr>
                <w:noProof/>
              </w:rPr>
            </w:pPr>
          </w:p>
        </w:tc>
      </w:tr>
      <w:tr w:rsidR="00B05942" w:rsidRPr="00B05942" w14:paraId="2F886BB1" w14:textId="77777777" w:rsidTr="00FC022F">
        <w:tc>
          <w:tcPr>
            <w:tcW w:w="567" w:type="dxa"/>
          </w:tcPr>
          <w:p w14:paraId="277A9046" w14:textId="77777777" w:rsidR="00B05942" w:rsidRPr="00B05942" w:rsidRDefault="00B05942" w:rsidP="00FC022F">
            <w:pPr>
              <w:ind w:firstLine="0"/>
              <w:jc w:val="left"/>
            </w:pPr>
            <w:r>
              <w:t>24</w:t>
            </w:r>
          </w:p>
        </w:tc>
        <w:tc>
          <w:tcPr>
            <w:tcW w:w="1418" w:type="dxa"/>
          </w:tcPr>
          <w:p w14:paraId="23FD9D75" w14:textId="77777777" w:rsidR="00B05942" w:rsidRPr="00B05942" w:rsidRDefault="00B05942" w:rsidP="00FC022F">
            <w:pPr>
              <w:ind w:firstLine="0"/>
              <w:jc w:val="left"/>
            </w:pPr>
            <w:r>
              <w:t>Kamis/ 6 Agustus 2026</w:t>
            </w:r>
          </w:p>
        </w:tc>
        <w:tc>
          <w:tcPr>
            <w:tcW w:w="1417" w:type="dxa"/>
          </w:tcPr>
          <w:p w14:paraId="538E44AE" w14:textId="77777777" w:rsidR="00B05942" w:rsidRPr="00B05942" w:rsidRDefault="00B05942" w:rsidP="00FC022F">
            <w:pPr>
              <w:jc w:val="left"/>
            </w:pPr>
            <w:r>
              <w:t>Melakukan eksperimen dan iterasi pengembangan model</w:t>
            </w:r>
          </w:p>
        </w:tc>
        <w:tc>
          <w:tcPr>
            <w:tcW w:w="4530" w:type="dxa"/>
          </w:tcPr>
          <w:p w14:paraId="13EDA360" w14:textId="77777777" w:rsidR="00B05942" w:rsidRPr="00B05942" w:rsidRDefault="00B05942" w:rsidP="00A04F93">
            <w:pPr>
              <w:rPr>
                <w:noProof/>
                <w:color w:val="000000"/>
                <w:sz w:val="24"/>
                <w:szCs w:val="24"/>
              </w:rPr>
            </w:pPr>
            <w:r>
              <w:rPr>
                <w:noProof/>
              </w:rPr>
              <w:drawing>
                <wp:inline distT="0" distB="0" distL="0" distR="0" wp14:anchorId="504C885C" wp14:editId="2318130E">
                  <wp:extent cx="2609850" cy="1774698"/>
                  <wp:effectExtent l="0" t="0" r="0" b="0"/>
                  <wp:docPr id="2038209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613892" cy="1777447"/>
                          </a:xfrm>
                          <a:prstGeom prst="rect">
                            <a:avLst/>
                          </a:prstGeom>
                          <a:noFill/>
                          <a:ln>
                            <a:noFill/>
                          </a:ln>
                        </pic:spPr>
                      </pic:pic>
                    </a:graphicData>
                  </a:graphic>
                </wp:inline>
              </w:drawing>
            </w:r>
          </w:p>
          <w:p w14:paraId="1EA15D63" w14:textId="77777777" w:rsidR="00B05942" w:rsidRPr="00B05942" w:rsidRDefault="00B05942" w:rsidP="00A04F93">
            <w:pPr>
              <w:rPr>
                <w:noProof/>
              </w:rPr>
            </w:pPr>
          </w:p>
        </w:tc>
      </w:tr>
      <w:tr w:rsidR="00B05942" w:rsidRPr="00B05942" w14:paraId="7A24D954" w14:textId="77777777" w:rsidTr="00FC022F">
        <w:tc>
          <w:tcPr>
            <w:tcW w:w="567" w:type="dxa"/>
          </w:tcPr>
          <w:p w14:paraId="1F983F24" w14:textId="77777777" w:rsidR="00B05942" w:rsidRPr="00B05942" w:rsidRDefault="00B05942" w:rsidP="00FC022F">
            <w:pPr>
              <w:ind w:firstLine="0"/>
              <w:jc w:val="left"/>
            </w:pPr>
            <w:r>
              <w:t>25</w:t>
            </w:r>
          </w:p>
        </w:tc>
        <w:tc>
          <w:tcPr>
            <w:tcW w:w="1418" w:type="dxa"/>
          </w:tcPr>
          <w:p w14:paraId="2EBB19C0" w14:textId="77777777" w:rsidR="00B05942" w:rsidRPr="00B05942" w:rsidRDefault="00B05942" w:rsidP="00FC022F">
            <w:pPr>
              <w:ind w:firstLine="0"/>
              <w:jc w:val="left"/>
            </w:pPr>
            <w:r>
              <w:t>Jumat/ 7 Agustus 2026</w:t>
            </w:r>
          </w:p>
        </w:tc>
        <w:tc>
          <w:tcPr>
            <w:tcW w:w="1417" w:type="dxa"/>
          </w:tcPr>
          <w:p w14:paraId="5AD7B423" w14:textId="77777777" w:rsidR="00B05942" w:rsidRPr="00B05942" w:rsidRDefault="00B05942" w:rsidP="00FC022F">
            <w:pPr>
              <w:jc w:val="left"/>
            </w:pPr>
            <w:r>
              <w:t>Melakukan eksperimen dan iterasi pengembangan model</w:t>
            </w:r>
          </w:p>
        </w:tc>
        <w:tc>
          <w:tcPr>
            <w:tcW w:w="4530" w:type="dxa"/>
          </w:tcPr>
          <w:p w14:paraId="2026974E" w14:textId="77777777" w:rsidR="00B05942" w:rsidRPr="00B05942" w:rsidRDefault="00B05942" w:rsidP="00A04F93">
            <w:pPr>
              <w:rPr>
                <w:noProof/>
                <w:color w:val="000000"/>
                <w:sz w:val="24"/>
                <w:szCs w:val="24"/>
              </w:rPr>
            </w:pPr>
            <w:r>
              <w:rPr>
                <w:noProof/>
              </w:rPr>
              <w:drawing>
                <wp:inline distT="0" distB="0" distL="0" distR="0" wp14:anchorId="6D9FCD8F" wp14:editId="269DE01C">
                  <wp:extent cx="2647950" cy="1808349"/>
                  <wp:effectExtent l="0" t="0" r="0" b="1905"/>
                  <wp:docPr id="18089893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51376" cy="1810689"/>
                          </a:xfrm>
                          <a:prstGeom prst="rect">
                            <a:avLst/>
                          </a:prstGeom>
                          <a:noFill/>
                          <a:ln>
                            <a:noFill/>
                          </a:ln>
                        </pic:spPr>
                      </pic:pic>
                    </a:graphicData>
                  </a:graphic>
                </wp:inline>
              </w:drawing>
            </w:r>
          </w:p>
          <w:p w14:paraId="03875718" w14:textId="77777777" w:rsidR="00B05942" w:rsidRPr="00B05942" w:rsidRDefault="00B05942" w:rsidP="00A04F93">
            <w:pPr>
              <w:rPr>
                <w:noProof/>
              </w:rPr>
            </w:pPr>
          </w:p>
        </w:tc>
      </w:tr>
      <w:tr w:rsidR="00B05942" w:rsidRPr="00B05942" w14:paraId="222E8721" w14:textId="77777777" w:rsidTr="00FC022F">
        <w:tc>
          <w:tcPr>
            <w:tcW w:w="567" w:type="dxa"/>
          </w:tcPr>
          <w:p w14:paraId="72B272C2" w14:textId="77777777" w:rsidR="00B05942" w:rsidRPr="00B05942" w:rsidRDefault="00B05942" w:rsidP="00FC022F">
            <w:pPr>
              <w:ind w:firstLine="0"/>
              <w:jc w:val="left"/>
            </w:pPr>
            <w:r>
              <w:t>26</w:t>
            </w:r>
          </w:p>
        </w:tc>
        <w:tc>
          <w:tcPr>
            <w:tcW w:w="1418" w:type="dxa"/>
          </w:tcPr>
          <w:p w14:paraId="42E9776F" w14:textId="77777777" w:rsidR="00B05942" w:rsidRPr="00B05942" w:rsidRDefault="00B05942" w:rsidP="00FC022F">
            <w:pPr>
              <w:ind w:firstLine="0"/>
              <w:jc w:val="left"/>
            </w:pPr>
            <w:r>
              <w:t>Senin/ 10 Agustus 2026</w:t>
            </w:r>
          </w:p>
        </w:tc>
        <w:tc>
          <w:tcPr>
            <w:tcW w:w="1417" w:type="dxa"/>
          </w:tcPr>
          <w:p w14:paraId="1197BA04" w14:textId="77777777" w:rsidR="00B05942" w:rsidRPr="00B05942" w:rsidRDefault="00B05942" w:rsidP="00FC022F">
            <w:pPr>
              <w:jc w:val="left"/>
            </w:pPr>
            <w:r>
              <w:t>Melakukan eksperimen dan iterasi pengembangan model</w:t>
            </w:r>
          </w:p>
        </w:tc>
        <w:tc>
          <w:tcPr>
            <w:tcW w:w="4530" w:type="dxa"/>
          </w:tcPr>
          <w:p w14:paraId="04C7D305" w14:textId="77777777" w:rsidR="00B05942" w:rsidRPr="00B05942" w:rsidRDefault="00B05942" w:rsidP="00A04F93">
            <w:pPr>
              <w:rPr>
                <w:noProof/>
                <w:color w:val="000000"/>
                <w:sz w:val="24"/>
                <w:szCs w:val="24"/>
              </w:rPr>
            </w:pPr>
            <w:r>
              <w:rPr>
                <w:noProof/>
              </w:rPr>
              <w:drawing>
                <wp:inline distT="0" distB="0" distL="0" distR="0" wp14:anchorId="11AB6113" wp14:editId="76B7D3A4">
                  <wp:extent cx="2599690" cy="1775391"/>
                  <wp:effectExtent l="0" t="0" r="0" b="0"/>
                  <wp:docPr id="4952085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603074" cy="1777702"/>
                          </a:xfrm>
                          <a:prstGeom prst="rect">
                            <a:avLst/>
                          </a:prstGeom>
                          <a:noFill/>
                          <a:ln>
                            <a:noFill/>
                          </a:ln>
                        </pic:spPr>
                      </pic:pic>
                    </a:graphicData>
                  </a:graphic>
                </wp:inline>
              </w:drawing>
            </w:r>
          </w:p>
          <w:p w14:paraId="00F716B3" w14:textId="77777777" w:rsidR="00B05942" w:rsidRPr="00B05942" w:rsidRDefault="00B05942" w:rsidP="00A04F93">
            <w:pPr>
              <w:rPr>
                <w:noProof/>
              </w:rPr>
            </w:pPr>
          </w:p>
        </w:tc>
      </w:tr>
      <w:tr w:rsidR="00B05942" w:rsidRPr="00B05942" w14:paraId="6E3FC361" w14:textId="77777777" w:rsidTr="00FC022F">
        <w:tc>
          <w:tcPr>
            <w:tcW w:w="567" w:type="dxa"/>
          </w:tcPr>
          <w:p w14:paraId="6E02B602" w14:textId="77777777" w:rsidR="00B05942" w:rsidRPr="00B05942" w:rsidRDefault="00B05942" w:rsidP="00FC022F">
            <w:pPr>
              <w:ind w:firstLine="0"/>
              <w:jc w:val="left"/>
            </w:pPr>
            <w:r>
              <w:lastRenderedPageBreak/>
              <w:t>27</w:t>
            </w:r>
          </w:p>
        </w:tc>
        <w:tc>
          <w:tcPr>
            <w:tcW w:w="1418" w:type="dxa"/>
          </w:tcPr>
          <w:p w14:paraId="790D58D5" w14:textId="77777777" w:rsidR="00B05942" w:rsidRPr="00B05942" w:rsidRDefault="00B05942" w:rsidP="00FC022F">
            <w:pPr>
              <w:ind w:firstLine="0"/>
              <w:jc w:val="left"/>
            </w:pPr>
            <w:r>
              <w:t>Selasa/ 11 Agustus 2026</w:t>
            </w:r>
          </w:p>
        </w:tc>
        <w:tc>
          <w:tcPr>
            <w:tcW w:w="1417" w:type="dxa"/>
          </w:tcPr>
          <w:p w14:paraId="1015CD68" w14:textId="77777777" w:rsidR="00B05942" w:rsidRPr="00B05942" w:rsidRDefault="00B05942" w:rsidP="00FC022F">
            <w:pPr>
              <w:jc w:val="left"/>
            </w:pPr>
            <w:r>
              <w:t>Melakukan eksperimen dan iterasi pengembangan model</w:t>
            </w:r>
          </w:p>
        </w:tc>
        <w:tc>
          <w:tcPr>
            <w:tcW w:w="4530" w:type="dxa"/>
          </w:tcPr>
          <w:p w14:paraId="2F75C328" w14:textId="77777777" w:rsidR="00B05942" w:rsidRPr="00B05942" w:rsidRDefault="00B05942" w:rsidP="00A04F93">
            <w:pPr>
              <w:rPr>
                <w:noProof/>
                <w:color w:val="000000"/>
                <w:sz w:val="24"/>
                <w:szCs w:val="24"/>
              </w:rPr>
            </w:pPr>
            <w:r>
              <w:rPr>
                <w:noProof/>
              </w:rPr>
              <w:drawing>
                <wp:inline distT="0" distB="0" distL="0" distR="0" wp14:anchorId="053F2E32" wp14:editId="63DBF221">
                  <wp:extent cx="2447925" cy="1628227"/>
                  <wp:effectExtent l="0" t="0" r="0" b="0"/>
                  <wp:docPr id="11161107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451747" cy="1630769"/>
                          </a:xfrm>
                          <a:prstGeom prst="rect">
                            <a:avLst/>
                          </a:prstGeom>
                          <a:noFill/>
                          <a:ln>
                            <a:noFill/>
                          </a:ln>
                        </pic:spPr>
                      </pic:pic>
                    </a:graphicData>
                  </a:graphic>
                </wp:inline>
              </w:drawing>
            </w:r>
          </w:p>
          <w:p w14:paraId="53CCAE18" w14:textId="77777777" w:rsidR="00B05942" w:rsidRPr="00B05942" w:rsidRDefault="00B05942" w:rsidP="00A04F93">
            <w:pPr>
              <w:rPr>
                <w:noProof/>
              </w:rPr>
            </w:pPr>
          </w:p>
        </w:tc>
      </w:tr>
      <w:tr w:rsidR="00B05942" w:rsidRPr="00B05942" w14:paraId="4E514560" w14:textId="77777777" w:rsidTr="00FC022F">
        <w:tc>
          <w:tcPr>
            <w:tcW w:w="567" w:type="dxa"/>
          </w:tcPr>
          <w:p w14:paraId="1F375953" w14:textId="77777777" w:rsidR="00B05942" w:rsidRPr="00B05942" w:rsidRDefault="00B05942" w:rsidP="00FC022F">
            <w:pPr>
              <w:ind w:firstLine="0"/>
              <w:jc w:val="left"/>
            </w:pPr>
            <w:r>
              <w:t>28</w:t>
            </w:r>
          </w:p>
        </w:tc>
        <w:tc>
          <w:tcPr>
            <w:tcW w:w="1418" w:type="dxa"/>
          </w:tcPr>
          <w:p w14:paraId="296A8D03" w14:textId="77777777" w:rsidR="00B05942" w:rsidRPr="00B05942" w:rsidRDefault="00B05942" w:rsidP="00FC022F">
            <w:pPr>
              <w:ind w:firstLine="0"/>
              <w:jc w:val="left"/>
            </w:pPr>
            <w:r>
              <w:t>Rabu/ 12 Agustus 2026</w:t>
            </w:r>
          </w:p>
        </w:tc>
        <w:tc>
          <w:tcPr>
            <w:tcW w:w="1417" w:type="dxa"/>
          </w:tcPr>
          <w:p w14:paraId="77B066FB" w14:textId="77777777" w:rsidR="00B05942" w:rsidRPr="00B05942" w:rsidRDefault="00B05942" w:rsidP="00FC022F">
            <w:pPr>
              <w:jc w:val="left"/>
            </w:pPr>
            <w:r>
              <w:t>Melakukan eksperimen dan iterasi pengembangan model</w:t>
            </w:r>
          </w:p>
        </w:tc>
        <w:tc>
          <w:tcPr>
            <w:tcW w:w="4530" w:type="dxa"/>
          </w:tcPr>
          <w:p w14:paraId="456BA28B" w14:textId="77777777" w:rsidR="00B05942" w:rsidRPr="00B05942" w:rsidRDefault="00B05942" w:rsidP="00A04F93">
            <w:pPr>
              <w:rPr>
                <w:noProof/>
                <w:color w:val="000000"/>
                <w:sz w:val="24"/>
                <w:szCs w:val="24"/>
              </w:rPr>
            </w:pPr>
            <w:r>
              <w:rPr>
                <w:noProof/>
              </w:rPr>
              <w:drawing>
                <wp:inline distT="0" distB="0" distL="0" distR="0" wp14:anchorId="07E4BE26" wp14:editId="757CAE7D">
                  <wp:extent cx="3476625" cy="349696"/>
                  <wp:effectExtent l="0" t="0" r="0" b="0"/>
                  <wp:docPr id="2160770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499560" cy="352003"/>
                          </a:xfrm>
                          <a:prstGeom prst="rect">
                            <a:avLst/>
                          </a:prstGeom>
                          <a:noFill/>
                          <a:ln>
                            <a:noFill/>
                          </a:ln>
                        </pic:spPr>
                      </pic:pic>
                    </a:graphicData>
                  </a:graphic>
                </wp:inline>
              </w:drawing>
            </w:r>
          </w:p>
          <w:p w14:paraId="4D4795F9" w14:textId="77777777" w:rsidR="00B05942" w:rsidRPr="00B05942" w:rsidRDefault="00B05942" w:rsidP="00A04F93">
            <w:pPr>
              <w:rPr>
                <w:noProof/>
              </w:rPr>
            </w:pPr>
          </w:p>
        </w:tc>
      </w:tr>
      <w:tr w:rsidR="00B05942" w:rsidRPr="00B05942" w14:paraId="004F203B" w14:textId="77777777" w:rsidTr="00FC022F">
        <w:tc>
          <w:tcPr>
            <w:tcW w:w="567" w:type="dxa"/>
          </w:tcPr>
          <w:p w14:paraId="1EDF5E80" w14:textId="77777777" w:rsidR="00B05942" w:rsidRPr="00B05942" w:rsidRDefault="00B05942" w:rsidP="00FC022F">
            <w:pPr>
              <w:ind w:firstLine="0"/>
              <w:jc w:val="left"/>
            </w:pPr>
            <w:r>
              <w:t>29</w:t>
            </w:r>
          </w:p>
        </w:tc>
        <w:tc>
          <w:tcPr>
            <w:tcW w:w="1418" w:type="dxa"/>
          </w:tcPr>
          <w:p w14:paraId="7A391A2E" w14:textId="77777777" w:rsidR="00B05942" w:rsidRPr="00B05942" w:rsidRDefault="00B05942" w:rsidP="00FC022F">
            <w:pPr>
              <w:ind w:firstLine="0"/>
              <w:jc w:val="left"/>
            </w:pPr>
            <w:r>
              <w:t>Kamis/ 13 Agustus 2026</w:t>
            </w:r>
          </w:p>
        </w:tc>
        <w:tc>
          <w:tcPr>
            <w:tcW w:w="1417" w:type="dxa"/>
          </w:tcPr>
          <w:p w14:paraId="7BAE5410" w14:textId="77777777" w:rsidR="00B05942" w:rsidRPr="00B05942" w:rsidRDefault="00B05942" w:rsidP="00FC022F">
            <w:pPr>
              <w:jc w:val="left"/>
            </w:pPr>
            <w:r>
              <w:t>Melakukan eksperimen dan iterasi pengembangan model</w:t>
            </w:r>
          </w:p>
        </w:tc>
        <w:tc>
          <w:tcPr>
            <w:tcW w:w="4530" w:type="dxa"/>
          </w:tcPr>
          <w:p w14:paraId="69DBE5AB" w14:textId="77777777" w:rsidR="00B05942" w:rsidRPr="00B05942" w:rsidRDefault="00B05942" w:rsidP="00A04F93">
            <w:pPr>
              <w:rPr>
                <w:noProof/>
                <w:color w:val="000000"/>
                <w:sz w:val="24"/>
                <w:szCs w:val="24"/>
              </w:rPr>
            </w:pPr>
            <w:r>
              <w:rPr>
                <w:noProof/>
              </w:rPr>
              <w:drawing>
                <wp:inline distT="0" distB="0" distL="0" distR="0" wp14:anchorId="0058BE32" wp14:editId="67852F3F">
                  <wp:extent cx="3078480" cy="1456432"/>
                  <wp:effectExtent l="0" t="0" r="7620" b="0"/>
                  <wp:docPr id="21016011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108826" cy="1470789"/>
                          </a:xfrm>
                          <a:prstGeom prst="rect">
                            <a:avLst/>
                          </a:prstGeom>
                          <a:noFill/>
                          <a:ln>
                            <a:noFill/>
                          </a:ln>
                        </pic:spPr>
                      </pic:pic>
                    </a:graphicData>
                  </a:graphic>
                </wp:inline>
              </w:drawing>
            </w:r>
          </w:p>
          <w:p w14:paraId="3406B4B4" w14:textId="77777777" w:rsidR="00B05942" w:rsidRPr="00B05942" w:rsidRDefault="00B05942" w:rsidP="00A04F93">
            <w:pPr>
              <w:rPr>
                <w:noProof/>
                <w:color w:val="000000"/>
                <w:sz w:val="24"/>
                <w:szCs w:val="24"/>
              </w:rPr>
            </w:pPr>
            <w:r>
              <w:rPr>
                <w:noProof/>
              </w:rPr>
              <w:drawing>
                <wp:inline distT="0" distB="0" distL="0" distR="0" wp14:anchorId="7B726EBC" wp14:editId="700F0B45">
                  <wp:extent cx="3094990" cy="1474381"/>
                  <wp:effectExtent l="0" t="0" r="0" b="0"/>
                  <wp:docPr id="19949059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129578" cy="1490858"/>
                          </a:xfrm>
                          <a:prstGeom prst="rect">
                            <a:avLst/>
                          </a:prstGeom>
                          <a:noFill/>
                          <a:ln>
                            <a:noFill/>
                          </a:ln>
                        </pic:spPr>
                      </pic:pic>
                    </a:graphicData>
                  </a:graphic>
                </wp:inline>
              </w:drawing>
            </w:r>
          </w:p>
        </w:tc>
      </w:tr>
      <w:tr w:rsidR="00B05942" w:rsidRPr="00B05942" w14:paraId="57D011B3" w14:textId="77777777" w:rsidTr="00FC022F">
        <w:tc>
          <w:tcPr>
            <w:tcW w:w="567" w:type="dxa"/>
          </w:tcPr>
          <w:p w14:paraId="76942BCE" w14:textId="77777777" w:rsidR="00B05942" w:rsidRPr="00B05942" w:rsidRDefault="00B05942" w:rsidP="00FC022F">
            <w:pPr>
              <w:ind w:firstLine="0"/>
              <w:jc w:val="left"/>
            </w:pPr>
            <w:r>
              <w:t xml:space="preserve">30  </w:t>
            </w:r>
          </w:p>
        </w:tc>
        <w:tc>
          <w:tcPr>
            <w:tcW w:w="1418" w:type="dxa"/>
          </w:tcPr>
          <w:p w14:paraId="2D617CC4" w14:textId="77777777" w:rsidR="00B05942" w:rsidRPr="00B05942" w:rsidRDefault="00B05942" w:rsidP="00FC022F">
            <w:pPr>
              <w:ind w:firstLine="0"/>
              <w:jc w:val="left"/>
            </w:pPr>
            <w:r>
              <w:t>Jumat/ 14 Agustus 2026</w:t>
            </w:r>
          </w:p>
        </w:tc>
        <w:tc>
          <w:tcPr>
            <w:tcW w:w="1417" w:type="dxa"/>
          </w:tcPr>
          <w:p w14:paraId="0FFC47E5" w14:textId="77777777" w:rsidR="00B05942" w:rsidRPr="00B05942" w:rsidRDefault="00B05942" w:rsidP="00FC022F">
            <w:pPr>
              <w:jc w:val="left"/>
            </w:pPr>
            <w:r>
              <w:t>Penyelesaian project dan presentasi project</w:t>
            </w:r>
          </w:p>
        </w:tc>
        <w:tc>
          <w:tcPr>
            <w:tcW w:w="4530" w:type="dxa"/>
          </w:tcPr>
          <w:p w14:paraId="5C5EC3C1" w14:textId="77777777" w:rsidR="00B05942" w:rsidRPr="00B05942" w:rsidRDefault="00B05942" w:rsidP="00A04F93">
            <w:pPr>
              <w:rPr>
                <w:noProof/>
                <w:color w:val="000000"/>
                <w:sz w:val="24"/>
                <w:szCs w:val="24"/>
              </w:rPr>
            </w:pPr>
            <w:r>
              <w:rPr>
                <w:noProof/>
              </w:rPr>
              <w:drawing>
                <wp:inline distT="0" distB="0" distL="0" distR="0" wp14:anchorId="0C304257" wp14:editId="326DC937">
                  <wp:extent cx="3078480" cy="1456432"/>
                  <wp:effectExtent l="0" t="0" r="7620" b="0"/>
                  <wp:docPr id="17695952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108826" cy="1470789"/>
                          </a:xfrm>
                          <a:prstGeom prst="rect">
                            <a:avLst/>
                          </a:prstGeom>
                          <a:noFill/>
                          <a:ln>
                            <a:noFill/>
                          </a:ln>
                        </pic:spPr>
                      </pic:pic>
                    </a:graphicData>
                  </a:graphic>
                </wp:inline>
              </w:drawing>
            </w:r>
          </w:p>
          <w:p w14:paraId="3A88995B" w14:textId="77777777" w:rsidR="00B05942" w:rsidRPr="00B05942" w:rsidRDefault="00B05942" w:rsidP="00A04F93">
            <w:pPr>
              <w:rPr>
                <w:noProof/>
                <w:color w:val="000000"/>
                <w:sz w:val="24"/>
                <w:szCs w:val="24"/>
              </w:rPr>
            </w:pPr>
            <w:r>
              <w:rPr>
                <w:noProof/>
              </w:rPr>
              <w:lastRenderedPageBreak/>
              <w:drawing>
                <wp:inline distT="0" distB="0" distL="0" distR="0" wp14:anchorId="38CD1301" wp14:editId="2E5EE6E7">
                  <wp:extent cx="3094990" cy="1474381"/>
                  <wp:effectExtent l="0" t="0" r="0" b="0"/>
                  <wp:docPr id="8852414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129578" cy="1490858"/>
                          </a:xfrm>
                          <a:prstGeom prst="rect">
                            <a:avLst/>
                          </a:prstGeom>
                          <a:noFill/>
                          <a:ln>
                            <a:noFill/>
                          </a:ln>
                        </pic:spPr>
                      </pic:pic>
                    </a:graphicData>
                  </a:graphic>
                </wp:inline>
              </w:drawing>
            </w:r>
          </w:p>
          <w:p w14:paraId="25701486" w14:textId="77777777" w:rsidR="00B05942" w:rsidRPr="00B05942" w:rsidRDefault="00B05942" w:rsidP="00A04F93">
            <w:pPr>
              <w:rPr>
                <w:noProof/>
                <w:color w:val="000000"/>
                <w:sz w:val="24"/>
                <w:szCs w:val="24"/>
              </w:rPr>
            </w:pPr>
            <w:r>
              <w:rPr>
                <w:noProof/>
              </w:rPr>
              <w:drawing>
                <wp:inline distT="0" distB="0" distL="0" distR="0" wp14:anchorId="09CD0815" wp14:editId="19BBD124">
                  <wp:extent cx="3277870" cy="1547459"/>
                  <wp:effectExtent l="0" t="0" r="0" b="0"/>
                  <wp:docPr id="9593117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284780" cy="1550721"/>
                          </a:xfrm>
                          <a:prstGeom prst="rect">
                            <a:avLst/>
                          </a:prstGeom>
                          <a:noFill/>
                          <a:ln>
                            <a:noFill/>
                          </a:ln>
                        </pic:spPr>
                      </pic:pic>
                    </a:graphicData>
                  </a:graphic>
                </wp:inline>
              </w:drawing>
            </w:r>
          </w:p>
        </w:tc>
      </w:tr>
    </w:tbl>
    <w:p w14:paraId="1B5A3C31" w14:textId="77777777" w:rsidR="00B05942" w:rsidRPr="00B05942" w:rsidRDefault="00B05942" w:rsidP="00A04F93">
      <w:pPr>
        <w:rPr>
          <w:rFonts w:eastAsia="Calibri"/>
          <w:lang w:val="en-US" w:eastAsia="en-US"/>
        </w:rPr>
      </w:pPr>
    </w:p>
    <w:p w14:paraId="30D7F4F4" w14:textId="77777777" w:rsidR="00B05942" w:rsidRDefault="00B05942" w:rsidP="00FC022F">
      <w:pPr>
        <w:jc w:val="right"/>
      </w:pPr>
      <w:r>
        <w:t>Yang Melaksanakan Kerja Praktek</w:t>
      </w:r>
    </w:p>
    <w:p w14:paraId="257A1473" w14:textId="77777777" w:rsidR="00B05942" w:rsidRDefault="00B05942" w:rsidP="00FC022F">
      <w:pPr>
        <w:ind w:firstLine="0"/>
        <w:jc w:val="right"/>
      </w:pPr>
    </w:p>
    <w:p w14:paraId="654C79E3" w14:textId="77777777" w:rsidR="00B05942" w:rsidRDefault="00B05942" w:rsidP="00FC022F">
      <w:pPr>
        <w:jc w:val="right"/>
      </w:pPr>
    </w:p>
    <w:p w14:paraId="5D8AAAD0" w14:textId="77777777" w:rsidR="00196801" w:rsidRDefault="00196801" w:rsidP="00FC022F">
      <w:pPr>
        <w:jc w:val="right"/>
      </w:pPr>
    </w:p>
    <w:p w14:paraId="26F4512F" w14:textId="77777777" w:rsidR="00B05942" w:rsidRDefault="00B05942" w:rsidP="00FC022F">
      <w:pPr>
        <w:ind w:left="2880" w:firstLine="720"/>
        <w:jc w:val="center"/>
      </w:pPr>
      <w:r>
        <w:t>Muhammad Dawi Syauqi</w:t>
      </w:r>
    </w:p>
    <w:p w14:paraId="05DB4614" w14:textId="77777777" w:rsidR="00B05942" w:rsidRDefault="00B05942" w:rsidP="00FC022F">
      <w:pPr>
        <w:ind w:left="2880" w:firstLine="0"/>
        <w:jc w:val="center"/>
      </w:pPr>
      <w:r>
        <w:t>NIM.2311532009</w:t>
      </w:r>
    </w:p>
    <w:p w14:paraId="2BC7C6F4" w14:textId="77777777" w:rsidR="00196801" w:rsidRDefault="00196801" w:rsidP="00A04F93">
      <w:pPr>
        <w:sectPr w:rsidR="00196801">
          <w:pgSz w:w="11906" w:h="16838"/>
          <w:pgMar w:top="1701" w:right="1701" w:bottom="1701" w:left="2268" w:header="708" w:footer="708" w:gutter="0"/>
          <w:cols w:space="720"/>
          <w:docGrid w:linePitch="360"/>
        </w:sectPr>
      </w:pPr>
    </w:p>
    <w:p w14:paraId="0C228C2D" w14:textId="17C2640F" w:rsidR="00152448" w:rsidRPr="00152448" w:rsidRDefault="00152448" w:rsidP="00152448">
      <w:pPr>
        <w:pStyle w:val="Caption"/>
        <w:keepNext/>
        <w:jc w:val="left"/>
      </w:pPr>
      <w:bookmarkStart w:id="167" w:name="_Toc242101691"/>
      <w:r>
        <w:lastRenderedPageBreak/>
        <w:t xml:space="preserve">Lampiran </w:t>
        <w:fldChar w:fldCharType="begin"/>
        <w:instrText xml:space="preserve"> SEQ Lampiran \* ARABIC </w:instrText>
        <w:fldChar w:fldCharType="separate"/>
      </w:r>
      <w:r>
        <w:rPr>
          <w:noProof/>
        </w:rPr>
        <w:t>2</w:t>
      </w:r>
      <w:r>
        <w:fldChar w:fldCharType="end"/>
        <w:t xml:space="preserve"> Surat Permohonan Kerja Praktek</w:t>
        <w:drawing>
          <wp:inline distT="0" distB="0" distL="0" distR="0" wp14:anchorId="1CCD8C4A" wp14:editId="3FCC5B5F">
            <wp:extent cx="5410200" cy="7851847"/>
            <wp:effectExtent l="0" t="0" r="0" b="0"/>
            <wp:docPr id="506456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420415" cy="7866672"/>
                    </a:xfrm>
                    <a:prstGeom prst="rect">
                      <a:avLst/>
                    </a:prstGeom>
                    <a:noFill/>
                    <a:ln>
                      <a:noFill/>
                    </a:ln>
                  </pic:spPr>
                </pic:pic>
              </a:graphicData>
            </a:graphic>
          </wp:inline>
        </w:drawing>
      </w:r>
      <w:r>
        <w:rPr>
          <w:color w:val="auto"/>
        </w:rPr>
        <w:t xml:space="preserve"> </w:t>
      </w:r>
      <w:r>
        <w:lastRenderedPageBreak/>
        <w:drawing>
          <wp:inline distT="0" distB="0" distL="0" distR="0" wp14:anchorId="3C2C576C" wp14:editId="367EF6BC">
            <wp:extent cx="5039995" cy="7359015"/>
            <wp:effectExtent l="0" t="0" r="8255" b="0"/>
            <wp:docPr id="1638397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039995" cy="7359015"/>
                    </a:xfrm>
                    <a:prstGeom prst="rect">
                      <a:avLst/>
                    </a:prstGeom>
                    <a:noFill/>
                    <a:ln>
                      <a:noFill/>
                    </a:ln>
                  </pic:spPr>
                </pic:pic>
              </a:graphicData>
            </a:graphic>
          </wp:inline>
        </w:drawing>
      </w:r>
      <w:bookmarkEnd w:id="167"/>
    </w:p>
    <w:p w14:paraId="485F511C" w14:textId="77777777" w:rsidR="00152448" w:rsidRDefault="00152448" w:rsidP="00152448">
      <w:pPr>
        <w:sectPr w:rsidR="00152448">
          <w:pgSz w:w="11906" w:h="16838"/>
          <w:pgMar w:top="1701" w:right="1701" w:bottom="1701" w:left="2268" w:header="708" w:footer="708" w:gutter="0"/>
          <w:cols w:space="720"/>
          <w:docGrid w:linePitch="360"/>
        </w:sectPr>
      </w:pPr>
    </w:p>
    <w:p w14:paraId="2DA3B854" w14:textId="7F08A5EF" w:rsidR="00152448" w:rsidRDefault="00152448" w:rsidP="00152448">
      <w:pPr>
        <w:pStyle w:val="Caption"/>
        <w:keepNext/>
        <w:jc w:val="both"/>
      </w:pPr>
      <w:bookmarkStart w:id="168" w:name="_Toc242101692"/>
      <w:r>
        <w:lastRenderedPageBreak/>
        <w:t xml:space="preserve">Lampiran </w:t>
        <w:fldChar w:fldCharType="begin"/>
        <w:instrText xml:space="preserve"> SEQ Lampiran \* ARABIC </w:instrText>
        <w:fldChar w:fldCharType="separate"/>
      </w:r>
      <w:r>
        <w:rPr>
          <w:noProof/>
        </w:rPr>
        <w:t>3</w:t>
      </w:r>
      <w:r>
        <w:fldChar w:fldCharType="end"/>
        <w:t xml:space="preserve"> Surat Balasan Instansi</w:t>
      </w:r>
      <w:bookmarkEnd w:id="168"/>
    </w:p>
    <w:p w14:paraId="2D41D889" w14:textId="521CD0B1" w:rsidR="00152448" w:rsidRDefault="00152448" w:rsidP="00152448">
      <w:pPr>
        <w:sectPr w:rsidR="00152448">
          <w:pgSz w:w="11906" w:h="16838"/>
          <w:pgMar w:top="1701" w:right="1701" w:bottom="1701" w:left="2268" w:header="708" w:footer="708" w:gutter="0"/>
          <w:cols w:space="720"/>
          <w:docGrid w:linePitch="360"/>
        </w:sectPr>
      </w:pPr>
      <w:r>
        <w:rPr>
          <w:noProof/>
        </w:rPr>
        <w:drawing>
          <wp:inline distT="0" distB="0" distL="0" distR="0" wp14:anchorId="712F4615" wp14:editId="725B17B1">
            <wp:extent cx="5039995" cy="7027545"/>
            <wp:effectExtent l="0" t="0" r="8255" b="1905"/>
            <wp:docPr id="108490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039995" cy="7027545"/>
                    </a:xfrm>
                    <a:prstGeom prst="rect">
                      <a:avLst/>
                    </a:prstGeom>
                    <a:noFill/>
                    <a:ln>
                      <a:noFill/>
                    </a:ln>
                  </pic:spPr>
                </pic:pic>
              </a:graphicData>
            </a:graphic>
          </wp:inline>
        </w:drawing>
      </w:r>
    </w:p>
    <w:p w14:paraId="3E81F900" w14:textId="0A031351" w:rsidR="0041302A" w:rsidRDefault="0041302A" w:rsidP="0041302A">
      <w:pPr>
        <w:pStyle w:val="Caption"/>
        <w:keepNext/>
        <w:jc w:val="both"/>
      </w:pPr>
      <w:bookmarkStart w:id="169" w:name="_Toc242101693"/>
      <w:r>
        <w:lastRenderedPageBreak/>
        <w:t xml:space="preserve">Lampiran </w:t>
        <w:fldChar w:fldCharType="begin"/>
        <w:instrText xml:space="preserve"> SEQ Lampiran \* ARABIC </w:instrText>
        <w:fldChar w:fldCharType="separate"/>
      </w:r>
      <w:r>
        <w:rPr>
          <w:noProof/>
        </w:rPr>
        <w:t>4</w:t>
      </w:r>
      <w:r>
        <w:fldChar w:fldCharType="end"/>
        <w:t xml:space="preserve"> Lembar Pengasahan Laporan Kerja Praktek</w:t>
      </w:r>
      <w:bookmarkEnd w:id="169"/>
    </w:p>
    <w:p w14:paraId="03AD556B" w14:textId="309E8F2B" w:rsidR="0041302A" w:rsidRPr="0041302A" w:rsidRDefault="0041302A" w:rsidP="0041302A">
      <w:pPr>
        <w:ind w:firstLine="0"/>
      </w:pPr>
      <w:r>
        <w:drawing>
          <wp:inline distT="0" distB="0" distL="0" distR="0" wp14:anchorId="61EAB1A1" wp14:editId="69A4C3BB">
            <wp:extent cx="5039995" cy="7350760"/>
            <wp:effectExtent l="0" t="0" r="8255" b="2540"/>
            <wp:docPr id="13500632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039995" cy="7350760"/>
                    </a:xfrm>
                    <a:prstGeom prst="rect">
                      <a:avLst/>
                    </a:prstGeom>
                    <a:noFill/>
                    <a:ln>
                      <a:noFill/>
                    </a:ln>
                  </pic:spPr>
                </pic:pic>
              </a:graphicData>
            </a:graphic>
          </wp:inline>
        </w:drawing>
      </w:r>
    </w:p>
    <w:p w14:paraId="5D660104" w14:textId="77777777" w:rsidR="00152448" w:rsidRDefault="00152448" w:rsidP="0041302A">
      <w:pPr>
        <w:ind w:firstLine="0"/>
      </w:pPr>
    </w:p>
    <w:sectPr w:rsidR="00152448">
      <w:pgSz w:w="11906" w:h="16838"/>
      <w:pgMar w:top="1701" w:right="1701" w:bottom="1701" w:left="2268"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udy Satria" w:date="2026-09-07T11:52:00Z" w:initials="BS">
    <w:p w14:paraId="3B5FAF23" w14:textId="77777777" w:rsidR="00B014F2" w:rsidRDefault="00B014F2" w:rsidP="00A04F93">
      <w:pPr>
        <w:pStyle w:val="CommentText"/>
      </w:pPr>
      <w:r>
        <w:rPr>
          <w:rStyle w:val="CommentReference"/>
        </w:rPr>
        <w:annotationRef/>
      </w:r>
      <w:r>
        <w:t>Pengembangan Sistem Report/pencatatan Downtime Proses Drawing Harian Dengan menggunakan Model AI LLM QWEN2.5 Berbasis Web di PT INTIRODA MAKMUR</w:t>
      </w:r>
    </w:p>
  </w:comment>
  <w:comment w:id="1" w:author="Budy Satria" w:date="2026-09-07T12:26:00Z" w:initials="BS">
    <w:p w14:paraId="60CE9C6B" w14:textId="77777777" w:rsidR="00B014F2" w:rsidRDefault="00B014F2" w:rsidP="00A04F93">
      <w:pPr>
        <w:pStyle w:val="CommentText"/>
      </w:pPr>
      <w:r>
        <w:rPr>
          <w:rStyle w:val="CommentReference"/>
        </w:rPr>
        <w:annotationRef/>
      </w:r>
    </w:p>
  </w:comment>
  <w:comment w:id="2" w:author="Budy Satria" w:date="2026-09-07T11:52:00Z" w:initials="BS">
    <w:p w14:paraId="6D2755B5" w14:textId="77777777" w:rsidR="004A3A22" w:rsidRDefault="004A3A22" w:rsidP="00A04F93">
      <w:pPr>
        <w:pStyle w:val="CommentText"/>
      </w:pPr>
      <w:r>
        <w:rPr>
          <w:rStyle w:val="CommentReference"/>
        </w:rPr>
        <w:annotationRef/>
      </w:r>
      <w:r>
        <w:t>Pengembangan Sistem Report/pencatatan Downtime Proses Drawing Harian Dengan menggunakan Model AI LLM QWEN2.5 Berbasis Web di PT INTIRODA MAKMUR</w:t>
      </w:r>
    </w:p>
  </w:comment>
  <w:comment w:id="3" w:author="Budy Satria" w:date="2026-09-07T12:26:00Z" w:initials="BS">
    <w:p w14:paraId="190FFDBD" w14:textId="77777777" w:rsidR="004A3A22" w:rsidRDefault="004A3A22" w:rsidP="00A04F93">
      <w:pPr>
        <w:pStyle w:val="CommentText"/>
      </w:pPr>
      <w:r>
        <w:rPr>
          <w:rStyle w:val="CommentReference"/>
        </w:rPr>
        <w:annotationRef/>
      </w:r>
    </w:p>
  </w:comment>
  <w:comment w:id="4" w:author="Budy Satria" w:date="2026-09-07T11:52:00Z" w:initials="BS">
    <w:p w14:paraId="39151729" w14:textId="77777777" w:rsidR="000516D0" w:rsidRDefault="000516D0" w:rsidP="00A04F93">
      <w:pPr>
        <w:pStyle w:val="CommentText"/>
      </w:pPr>
      <w:r>
        <w:rPr>
          <w:rStyle w:val="CommentReference"/>
        </w:rPr>
        <w:annotationRef/>
      </w:r>
      <w:r>
        <w:t>Pengembangan Sistem Report/pencatatan Downtime Proses Drawing Harian Dengan menggunakan Model AI LLM QWEN2.5 Berbasis Web di PT INTIRODA MAKMUR</w:t>
      </w:r>
    </w:p>
  </w:comment>
  <w:comment w:id="5" w:author="Budy Satria" w:date="2026-09-07T12:26:00Z" w:initials="BS">
    <w:p w14:paraId="7926443A" w14:textId="77777777" w:rsidR="000516D0" w:rsidRDefault="000516D0" w:rsidP="00A04F93">
      <w:pPr>
        <w:pStyle w:val="CommentText"/>
      </w:pPr>
      <w:r>
        <w:rPr>
          <w:rStyle w:val="CommentReference"/>
        </w:rPr>
        <w:annotationRef/>
      </w:r>
    </w:p>
  </w:comment>
  <w:comment w:id="8" w:author="Budy Satria" w:date="2026-09-07T11:52:00Z" w:initials="BS">
    <w:p w14:paraId="1167CBD9" w14:textId="77777777" w:rsidR="00094DDE" w:rsidRDefault="00094DDE" w:rsidP="00A04F93">
      <w:pPr>
        <w:pStyle w:val="CommentText"/>
      </w:pPr>
      <w:r>
        <w:rPr>
          <w:rStyle w:val="CommentReference"/>
        </w:rPr>
        <w:annotationRef/>
      </w:r>
      <w:r>
        <w:t>Pengembangan Sistem Report/pencatatan Downtime Proses Drawing Harian Dengan menggunakan Model AI LLM QWEN2.5 Berbasis Web di PT INTIRODA MAKMUR</w:t>
      </w:r>
    </w:p>
  </w:comment>
  <w:comment w:id="9" w:author="Budy Satria" w:date="2026-09-07T12:26:00Z" w:initials="BS">
    <w:p w14:paraId="56040432" w14:textId="77777777" w:rsidR="00094DDE" w:rsidRDefault="00094DDE" w:rsidP="00A04F93">
      <w:pPr>
        <w:pStyle w:val="CommentText"/>
      </w:pPr>
      <w:r>
        <w:rPr>
          <w:rStyle w:val="CommentReference"/>
        </w:rPr>
        <w:annotationRef/>
      </w:r>
    </w:p>
  </w:comment>
  <w:comment w:id="17" w:author="Budy Satria" w:date="2026-09-07T12:07:00Z" w:initials="BS">
    <w:p w14:paraId="534899D6" w14:textId="4D4F4B96" w:rsidR="00803E40" w:rsidRDefault="00803E40" w:rsidP="00A04F93">
      <w:pPr>
        <w:pStyle w:val="CommentText"/>
      </w:pPr>
      <w:r>
        <w:rPr>
          <w:rStyle w:val="CommentReference"/>
        </w:rPr>
        <w:annotationRef/>
      </w:r>
      <w:r>
        <w:t>Pastikan lagi isi latar belakang ini memang sesuai dengan masalah yang terjadi di PT tsb</w:t>
      </w:r>
    </w:p>
  </w:comment>
  <w:comment w:id="18" w:author="Dawi Syauqi" w:date="2026-09-10T03:16:00Z" w:initials="DS">
    <w:p w14:paraId="280D01BE" w14:textId="77777777" w:rsidR="001B73F3" w:rsidRDefault="001B73F3" w:rsidP="00A04F93">
      <w:pPr>
        <w:pStyle w:val="CommentText"/>
      </w:pPr>
      <w:r>
        <w:rPr>
          <w:rStyle w:val="CommentReference"/>
        </w:rPr>
        <w:annotationRef/>
      </w:r>
      <w:r>
        <w:t xml:space="preserve">Sudah diperbaiki, mengubah diksi masalah latar belakang paragraf 1 menjadi keadaan yang sebenarnya </w:t>
      </w:r>
    </w:p>
  </w:comment>
  <w:comment w:id="29" w:author="Budy Satria" w:date="2026-09-14T10:38:00Z" w:initials="BS">
    <w:p w14:paraId="2BD15EEA" w14:textId="09ED0A67" w:rsidR="00BB3B9D" w:rsidRDefault="00BB3B9D" w:rsidP="00A04F93">
      <w:pPr>
        <w:pStyle w:val="CommentText"/>
      </w:pPr>
      <w:r>
        <w:rPr>
          <w:rStyle w:val="CommentReference"/>
        </w:rPr>
        <w:annotationRef/>
      </w:r>
      <w:r>
        <w:t>Dirujuk dulu menggunakan kalimat baru kemudian logo dll disisipkan</w:t>
      </w:r>
    </w:p>
    <w:p w14:paraId="4B1114A3" w14:textId="76FA9B7A" w:rsidR="00BB3B9D" w:rsidRDefault="00BB3B9D" w:rsidP="00A04F93">
      <w:pPr>
        <w:pStyle w:val="CommentText"/>
      </w:pPr>
    </w:p>
  </w:comment>
  <w:comment w:id="27" w:author="Budy Satria" w:date="2026-09-07T12:12:00Z" w:initials="BS">
    <w:p w14:paraId="3AB9B1B6" w14:textId="73BEAED4" w:rsidR="00CD7C40" w:rsidRDefault="00CD7C40" w:rsidP="00A04F93">
      <w:pPr>
        <w:pStyle w:val="CommentText"/>
      </w:pPr>
      <w:r>
        <w:rPr>
          <w:rStyle w:val="CommentReference"/>
        </w:rPr>
        <w:annotationRef/>
      </w:r>
      <w:r>
        <w:t>Perbaiki penulisannya</w:t>
      </w:r>
    </w:p>
  </w:comment>
  <w:comment w:id="28" w:author="Dawi Syauqi" w:date="2026-09-10T03:17:00Z" w:initials="DS">
    <w:p w14:paraId="0178456D" w14:textId="77777777" w:rsidR="001B73F3" w:rsidRDefault="001B73F3" w:rsidP="00A04F93">
      <w:pPr>
        <w:pStyle w:val="CommentText"/>
      </w:pPr>
      <w:r>
        <w:rPr>
          <w:rStyle w:val="CommentReference"/>
        </w:rPr>
        <w:annotationRef/>
      </w:r>
      <w:r>
        <w:t>Sudah diperbaiki</w:t>
      </w:r>
    </w:p>
  </w:comment>
  <w:comment w:id="33" w:author="Budy Satria" w:date="2026-09-14T10:39:00Z" w:initials="BS">
    <w:p w14:paraId="17BF4224" w14:textId="11CEADF9" w:rsidR="00B93E2D" w:rsidRDefault="00B93E2D" w:rsidP="00A04F93">
      <w:pPr>
        <w:pStyle w:val="CommentText"/>
      </w:pPr>
      <w:r>
        <w:rPr>
          <w:rStyle w:val="CommentReference"/>
        </w:rPr>
        <w:annotationRef/>
      </w:r>
      <w:r>
        <w:t>Ra</w:t>
      </w:r>
      <w:r w:rsidR="008C7DFA">
        <w:t>ta tengah</w:t>
      </w:r>
    </w:p>
  </w:comment>
  <w:comment w:id="31" w:author="Budy Satria" w:date="2026-09-07T12:14:00Z" w:initials="BS">
    <w:p w14:paraId="3D4D4452" w14:textId="7E17074D" w:rsidR="00F1109F" w:rsidRDefault="00F1109F" w:rsidP="00A04F93">
      <w:pPr>
        <w:pStyle w:val="CommentText"/>
      </w:pPr>
      <w:r>
        <w:rPr>
          <w:rStyle w:val="CommentReference"/>
        </w:rPr>
        <w:annotationRef/>
      </w:r>
      <w:r>
        <w:t>Cantumkan Logo PERUSAHAAN di sub bab ini</w:t>
      </w:r>
      <w:r>
        <w:br/>
      </w:r>
      <w:r>
        <w:br/>
        <w:t>kemudian cantumkan juga kantor fisik</w:t>
      </w:r>
      <w:r w:rsidR="00971489">
        <w:t>/gedungnya</w:t>
      </w:r>
    </w:p>
  </w:comment>
  <w:comment w:id="32" w:author="Dawi Syauqi" w:date="2026-09-10T03:17:00Z" w:initials="DS">
    <w:p w14:paraId="0E2F5C1E" w14:textId="77777777" w:rsidR="001B73F3" w:rsidRDefault="001B73F3" w:rsidP="00A04F93">
      <w:pPr>
        <w:pStyle w:val="CommentText"/>
      </w:pPr>
      <w:r>
        <w:rPr>
          <w:rStyle w:val="CommentReference"/>
        </w:rPr>
        <w:annotationRef/>
      </w:r>
      <w:r>
        <w:t>Sudah dicantumkan</w:t>
      </w:r>
    </w:p>
  </w:comment>
  <w:comment w:id="36" w:author="Budy Satria" w:date="2026-09-07T12:12:00Z" w:initials="BS">
    <w:p w14:paraId="12ADCAC0" w14:textId="4C8FC002" w:rsidR="001439FB" w:rsidRDefault="001439FB" w:rsidP="00A04F93">
      <w:pPr>
        <w:pStyle w:val="CommentText"/>
      </w:pPr>
      <w:r>
        <w:rPr>
          <w:rStyle w:val="CommentReference"/>
        </w:rPr>
        <w:annotationRef/>
      </w:r>
      <w:r>
        <w:t>Ditanyakan oleh pembimbing lapangan</w:t>
      </w:r>
    </w:p>
  </w:comment>
  <w:comment w:id="43" w:author="Budy Satria" w:date="2026-09-07T12:17:00Z" w:initials="BS">
    <w:p w14:paraId="66C7AFFF" w14:textId="1906C5B2" w:rsidR="00293FDE" w:rsidRDefault="00293FDE" w:rsidP="00A04F93">
      <w:pPr>
        <w:pStyle w:val="CommentText"/>
      </w:pPr>
      <w:r>
        <w:rPr>
          <w:rStyle w:val="CommentReference"/>
        </w:rPr>
        <w:annotationRef/>
      </w:r>
      <w:r>
        <w:t>Memang ada di lampiran 1,</w:t>
      </w:r>
      <w:r>
        <w:br/>
        <w:t>tapi yang dimaksud I sub bab ini sebaiknya munculkan seperti kegiatan mingguan saja</w:t>
      </w:r>
    </w:p>
  </w:comment>
  <w:comment w:id="44" w:author="Dawi Syauqi" w:date="2026-09-10T03:43:00Z" w:initials="DS">
    <w:p w14:paraId="2D0CDD0D" w14:textId="77777777" w:rsidR="006E35F1" w:rsidRDefault="006E35F1" w:rsidP="00A04F93">
      <w:pPr>
        <w:pStyle w:val="CommentText"/>
      </w:pPr>
      <w:r>
        <w:rPr>
          <w:rStyle w:val="CommentReference"/>
        </w:rPr>
        <w:annotationRef/>
      </w:r>
      <w:r>
        <w:t>Sudah ditambahkan</w:t>
      </w:r>
    </w:p>
  </w:comment>
  <w:comment w:id="46" w:author="Budy Satria" w:date="2026-09-07T12:21:00Z" w:initials="BS">
    <w:p w14:paraId="44A04F8B" w14:textId="4691053B" w:rsidR="00CF2FC0" w:rsidRDefault="00CF2FC0" w:rsidP="00A04F93">
      <w:pPr>
        <w:pStyle w:val="CommentText"/>
      </w:pPr>
      <w:r>
        <w:rPr>
          <w:rStyle w:val="CommentReference"/>
        </w:rPr>
        <w:annotationRef/>
      </w:r>
      <w:r>
        <w:t>Lengkapi dengan kutipan dari sumber</w:t>
      </w:r>
    </w:p>
  </w:comment>
  <w:comment w:id="47" w:author="Dawi Syauqi" w:date="2026-09-14T10:00:00Z" w:initials="DS">
    <w:p w14:paraId="1869A850" w14:textId="77777777" w:rsidR="006C02A5" w:rsidRDefault="006C02A5" w:rsidP="00A04F93">
      <w:pPr>
        <w:pStyle w:val="CommentText"/>
      </w:pPr>
      <w:r>
        <w:rPr>
          <w:rStyle w:val="CommentReference"/>
        </w:rPr>
        <w:annotationRef/>
      </w:r>
      <w:r>
        <w:t>Sudah dilengkapi dengan kutipan, tapi belum di link setiap sitasi ke daftar pustaka</w:t>
      </w:r>
    </w:p>
  </w:comment>
  <w:comment w:id="56" w:author="Budy Satria" w:date="2026-09-07T12:22:00Z" w:initials="BS">
    <w:p w14:paraId="448289C5" w14:textId="29074BA0" w:rsidR="00CF2FC0" w:rsidRDefault="00CF2FC0" w:rsidP="00A04F93">
      <w:pPr>
        <w:pStyle w:val="CommentText"/>
      </w:pPr>
      <w:r>
        <w:rPr>
          <w:rStyle w:val="CommentReference"/>
        </w:rPr>
        <w:annotationRef/>
      </w:r>
      <w:r>
        <w:t>Tambahkan aja gambar jika memungkinkan</w:t>
      </w:r>
    </w:p>
  </w:comment>
  <w:comment w:id="57" w:author="Dawi Syauqi" w:date="2026-09-14T10:00:00Z" w:initials="DS">
    <w:p w14:paraId="2F5DA4C2" w14:textId="77777777" w:rsidR="006C02A5" w:rsidRDefault="006C02A5" w:rsidP="00A04F93">
      <w:pPr>
        <w:pStyle w:val="CommentText"/>
      </w:pPr>
      <w:r>
        <w:rPr>
          <w:rStyle w:val="CommentReference"/>
        </w:rPr>
        <w:annotationRef/>
      </w:r>
      <w:r>
        <w:t>Sudah ditambahkan</w:t>
      </w:r>
    </w:p>
  </w:comment>
  <w:comment w:id="60" w:author="Budy Satria" w:date="2026-09-07T12:22:00Z" w:initials="BS">
    <w:p w14:paraId="0A751C37" w14:textId="1E3E563F" w:rsidR="00CF2FC0" w:rsidRDefault="00CF2FC0" w:rsidP="00A04F93">
      <w:pPr>
        <w:pStyle w:val="CommentText"/>
      </w:pPr>
      <w:r>
        <w:rPr>
          <w:rStyle w:val="CommentReference"/>
        </w:rPr>
        <w:annotationRef/>
      </w:r>
      <w:r>
        <w:t>Tambahkan aja gambar jika memungkinkan</w:t>
      </w:r>
    </w:p>
  </w:comment>
  <w:comment w:id="61" w:author="Dawi Syauqi" w:date="2026-09-14T10:00:00Z" w:initials="DS">
    <w:p w14:paraId="6258623F" w14:textId="77777777" w:rsidR="006C02A5" w:rsidRDefault="006C02A5" w:rsidP="00A04F93">
      <w:pPr>
        <w:pStyle w:val="CommentText"/>
      </w:pPr>
      <w:r>
        <w:rPr>
          <w:rStyle w:val="CommentReference"/>
        </w:rPr>
        <w:annotationRef/>
      </w:r>
      <w:r>
        <w:t>Sudah ditambahkan</w:t>
      </w:r>
    </w:p>
  </w:comment>
  <w:comment w:id="151" w:author="Budy Satria" w:date="2026-09-14T10:45:00Z" w:initials="BS">
    <w:p w14:paraId="55CA6529" w14:textId="78A69FDA" w:rsidR="001E051C" w:rsidRDefault="001E051C" w:rsidP="00A04F93">
      <w:pPr>
        <w:pStyle w:val="CommentText"/>
      </w:pPr>
      <w:r>
        <w:rPr>
          <w:rStyle w:val="CommentReference"/>
        </w:rPr>
        <w:annotationRef/>
      </w:r>
      <w:r>
        <w:t xml:space="preserve">Perbaiki spasi tulisan yang </w:t>
      </w:r>
      <w:r w:rsidR="0009655F">
        <w:t>berlaku di departemen informatika</w:t>
      </w:r>
    </w:p>
  </w:comment>
  <w:comment w:id="161" w:author="Budy Satria" w:date="2026-09-07T12:24:00Z" w:initials="BS">
    <w:p w14:paraId="449C9056" w14:textId="30F0FA60" w:rsidR="002F10C9" w:rsidRDefault="002F10C9" w:rsidP="00A04F93">
      <w:pPr>
        <w:pStyle w:val="CommentText"/>
      </w:pPr>
      <w:r>
        <w:rPr>
          <w:rStyle w:val="CommentReference"/>
        </w:rPr>
        <w:annotationRef/>
      </w:r>
      <w:r>
        <w:t>Keterbatasan sistem yang  belum dilakukan saat ini, namun mendorong upaya penelitian selanjutnya</w:t>
      </w:r>
    </w:p>
  </w:comment>
  <w:comment w:id="165" w:author="Budy Satria" w:date="2026-09-07T11:52:00Z" w:initials="BS">
    <w:p w14:paraId="55531ECE" w14:textId="77777777" w:rsidR="00B05942" w:rsidRDefault="00B05942" w:rsidP="00A04F93">
      <w:pPr>
        <w:pStyle w:val="CommentText"/>
      </w:pPr>
      <w:r>
        <w:rPr>
          <w:rStyle w:val="CommentReference"/>
        </w:rPr>
        <w:annotationRef/>
      </w:r>
      <w:r>
        <w:t>Pengembangan Sistem Report/pencatatan Downtime Proses Drawing Harian Dengan menggunakan Model AI LLM QWEN2.5 Berbasis Web di PT INTIRODA MAKMUR</w:t>
      </w:r>
    </w:p>
  </w:comment>
  <w:comment w:id="166" w:author="Budy Satria" w:date="2026-09-07T12:26:00Z" w:initials="BS">
    <w:p w14:paraId="70D19EAC" w14:textId="77777777" w:rsidR="00B05942" w:rsidRDefault="00B05942" w:rsidP="00A04F93">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5FAF23" w15:done="0"/>
  <w15:commentEx w15:paraId="60CE9C6B" w15:paraIdParent="3B5FAF23" w15:done="0"/>
  <w15:commentEx w15:paraId="6D2755B5" w15:done="0"/>
  <w15:commentEx w15:paraId="190FFDBD" w15:paraIdParent="6D2755B5" w15:done="0"/>
  <w15:commentEx w15:paraId="39151729" w15:done="0"/>
  <w15:commentEx w15:paraId="7926443A" w15:paraIdParent="39151729" w15:done="0"/>
  <w15:commentEx w15:paraId="1167CBD9" w15:done="0"/>
  <w15:commentEx w15:paraId="56040432" w15:paraIdParent="1167CBD9" w15:done="0"/>
  <w15:commentEx w15:paraId="534899D6" w15:done="0"/>
  <w15:commentEx w15:paraId="280D01BE" w15:paraIdParent="534899D6" w15:done="0"/>
  <w15:commentEx w15:paraId="4B1114A3" w15:done="0"/>
  <w15:commentEx w15:paraId="3AB9B1B6" w15:done="0"/>
  <w15:commentEx w15:paraId="0178456D" w15:paraIdParent="3AB9B1B6" w15:done="0"/>
  <w15:commentEx w15:paraId="17BF4224" w15:done="0"/>
  <w15:commentEx w15:paraId="3D4D4452" w15:done="0"/>
  <w15:commentEx w15:paraId="0E2F5C1E" w15:paraIdParent="3D4D4452" w15:done="0"/>
  <w15:commentEx w15:paraId="12ADCAC0" w15:done="0"/>
  <w15:commentEx w15:paraId="66C7AFFF" w15:done="0"/>
  <w15:commentEx w15:paraId="2D0CDD0D" w15:paraIdParent="66C7AFFF" w15:done="0"/>
  <w15:commentEx w15:paraId="44A04F8B" w15:done="0"/>
  <w15:commentEx w15:paraId="1869A850" w15:paraIdParent="44A04F8B" w15:done="0"/>
  <w15:commentEx w15:paraId="448289C5" w15:done="0"/>
  <w15:commentEx w15:paraId="2F5DA4C2" w15:paraIdParent="448289C5" w15:done="0"/>
  <w15:commentEx w15:paraId="0A751C37" w15:done="0"/>
  <w15:commentEx w15:paraId="6258623F" w15:paraIdParent="0A751C37" w15:done="0"/>
  <w15:commentEx w15:paraId="55CA6529" w15:done="0"/>
  <w15:commentEx w15:paraId="449C9056" w15:done="0"/>
  <w15:commentEx w15:paraId="55531ECE" w15:done="0"/>
  <w15:commentEx w15:paraId="70D19EAC" w15:paraIdParent="55531E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D98BED" w16cex:dateUtc="2026-09-07T04:52:00Z"/>
  <w16cex:commentExtensible w16cex:durableId="3FC2AFCD" w16cex:dateUtc="2026-09-07T05:26:00Z"/>
  <w16cex:commentExtensible w16cex:durableId="282BD119" w16cex:dateUtc="2026-09-07T04:52:00Z"/>
  <w16cex:commentExtensible w16cex:durableId="290A7FC4" w16cex:dateUtc="2026-09-07T05:26:00Z"/>
  <w16cex:commentExtensible w16cex:durableId="26A452E7" w16cex:dateUtc="2026-09-07T04:52:00Z"/>
  <w16cex:commentExtensible w16cex:durableId="025ABD5A" w16cex:dateUtc="2026-09-07T05:26:00Z"/>
  <w16cex:commentExtensible w16cex:durableId="11F11C5F" w16cex:dateUtc="2026-09-07T04:52:00Z"/>
  <w16cex:commentExtensible w16cex:durableId="034C5D8D" w16cex:dateUtc="2026-09-07T05:26:00Z"/>
  <w16cex:commentExtensible w16cex:durableId="6AB2228F" w16cex:dateUtc="2026-09-07T05:07:00Z"/>
  <w16cex:commentExtensible w16cex:durableId="19583F10" w16cex:dateUtc="2026-09-09T20:16:00Z"/>
  <w16cex:commentExtensible w16cex:durableId="2AA846D8" w16cex:dateUtc="2026-09-14T03:38:00Z"/>
  <w16cex:commentExtensible w16cex:durableId="04F7B1C0" w16cex:dateUtc="2026-09-07T05:12:00Z"/>
  <w16cex:commentExtensible w16cex:durableId="061DFCCC" w16cex:dateUtc="2026-09-09T20:17:00Z"/>
  <w16cex:commentExtensible w16cex:durableId="4F429487" w16cex:dateUtc="2026-09-14T03:39:00Z"/>
  <w16cex:commentExtensible w16cex:durableId="0E3377A1" w16cex:dateUtc="2026-09-07T05:14:00Z"/>
  <w16cex:commentExtensible w16cex:durableId="580BAABB" w16cex:dateUtc="2026-09-09T20:17:00Z"/>
  <w16cex:commentExtensible w16cex:durableId="60FC815F" w16cex:dateUtc="2026-09-07T05:12:00Z"/>
  <w16cex:commentExtensible w16cex:durableId="264138E6" w16cex:dateUtc="2026-09-07T05:17:00Z"/>
  <w16cex:commentExtensible w16cex:durableId="61DEBF1E" w16cex:dateUtc="2026-09-09T20:43:00Z"/>
  <w16cex:commentExtensible w16cex:durableId="64276D98" w16cex:dateUtc="2026-09-07T05:21:00Z"/>
  <w16cex:commentExtensible w16cex:durableId="47C2F71C" w16cex:dateUtc="2026-09-14T03:00:00Z"/>
  <w16cex:commentExtensible w16cex:durableId="00818304" w16cex:dateUtc="2026-09-07T05:22:00Z"/>
  <w16cex:commentExtensible w16cex:durableId="291610ED" w16cex:dateUtc="2026-09-14T03:00:00Z"/>
  <w16cex:commentExtensible w16cex:durableId="228F3822" w16cex:dateUtc="2026-09-07T05:22:00Z"/>
  <w16cex:commentExtensible w16cex:durableId="4C97721F" w16cex:dateUtc="2026-09-14T03:00:00Z"/>
  <w16cex:commentExtensible w16cex:durableId="65F0CD12" w16cex:dateUtc="2026-09-14T03:45:00Z"/>
  <w16cex:commentExtensible w16cex:durableId="646A9B3C" w16cex:dateUtc="2026-09-07T05:24:00Z"/>
  <w16cex:commentExtensible w16cex:durableId="68504936" w16cex:dateUtc="2026-09-07T04:52:00Z"/>
  <w16cex:commentExtensible w16cex:durableId="688687C1" w16cex:dateUtc="2026-09-07T0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5FAF23" w16cid:durableId="12D98BED"/>
  <w16cid:commentId w16cid:paraId="60CE9C6B" w16cid:durableId="3FC2AFCD"/>
  <w16cid:commentId w16cid:paraId="6D2755B5" w16cid:durableId="282BD119"/>
  <w16cid:commentId w16cid:paraId="190FFDBD" w16cid:durableId="290A7FC4"/>
  <w16cid:commentId w16cid:paraId="39151729" w16cid:durableId="26A452E7"/>
  <w16cid:commentId w16cid:paraId="7926443A" w16cid:durableId="025ABD5A"/>
  <w16cid:commentId w16cid:paraId="1167CBD9" w16cid:durableId="11F11C5F"/>
  <w16cid:commentId w16cid:paraId="56040432" w16cid:durableId="034C5D8D"/>
  <w16cid:commentId w16cid:paraId="534899D6" w16cid:durableId="6AB2228F"/>
  <w16cid:commentId w16cid:paraId="280D01BE" w16cid:durableId="19583F10"/>
  <w16cid:commentId w16cid:paraId="4B1114A3" w16cid:durableId="2AA846D8"/>
  <w16cid:commentId w16cid:paraId="3AB9B1B6" w16cid:durableId="04F7B1C0"/>
  <w16cid:commentId w16cid:paraId="0178456D" w16cid:durableId="061DFCCC"/>
  <w16cid:commentId w16cid:paraId="17BF4224" w16cid:durableId="4F429487"/>
  <w16cid:commentId w16cid:paraId="3D4D4452" w16cid:durableId="0E3377A1"/>
  <w16cid:commentId w16cid:paraId="0E2F5C1E" w16cid:durableId="580BAABB"/>
  <w16cid:commentId w16cid:paraId="12ADCAC0" w16cid:durableId="60FC815F"/>
  <w16cid:commentId w16cid:paraId="66C7AFFF" w16cid:durableId="264138E6"/>
  <w16cid:commentId w16cid:paraId="2D0CDD0D" w16cid:durableId="61DEBF1E"/>
  <w16cid:commentId w16cid:paraId="44A04F8B" w16cid:durableId="64276D98"/>
  <w16cid:commentId w16cid:paraId="1869A850" w16cid:durableId="47C2F71C"/>
  <w16cid:commentId w16cid:paraId="448289C5" w16cid:durableId="00818304"/>
  <w16cid:commentId w16cid:paraId="2F5DA4C2" w16cid:durableId="291610ED"/>
  <w16cid:commentId w16cid:paraId="0A751C37" w16cid:durableId="228F3822"/>
  <w16cid:commentId w16cid:paraId="6258623F" w16cid:durableId="4C97721F"/>
  <w16cid:commentId w16cid:paraId="55CA6529" w16cid:durableId="65F0CD12"/>
  <w16cid:commentId w16cid:paraId="449C9056" w16cid:durableId="646A9B3C"/>
  <w16cid:commentId w16cid:paraId="55531ECE" w16cid:durableId="68504936"/>
  <w16cid:commentId w16cid:paraId="70D19EAC" w16cid:durableId="688687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8ABDE" w14:textId="77777777" w:rsidR="00C620C1" w:rsidRDefault="00C620C1" w:rsidP="00A04F93">
      <w:r>
        <w:separator/>
      </w:r>
    </w:p>
  </w:endnote>
  <w:endnote w:type="continuationSeparator" w:id="0">
    <w:p w14:paraId="6A0D7C07" w14:textId="77777777" w:rsidR="00C620C1" w:rsidRDefault="00C620C1" w:rsidP="00A04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38774" w14:textId="54827399" w:rsidR="00B014F2" w:rsidRDefault="00B014F2" w:rsidP="00A04F93">
    <w:r>
      <w:fldChar w:fldCharType="begin"/>
    </w:r>
    <w:r>
      <w:instrText>PAGE</w:instrText>
    </w:r>
    <w:r>
      <w:fldChar w:fldCharType="separate"/>
    </w:r>
    <w:r>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5958E" w14:textId="7460AD31" w:rsidR="00CF389B" w:rsidRDefault="00000000" w:rsidP="00A04F93">
    <w:r>
      <w:fldChar w:fldCharType="begin"/>
    </w:r>
    <w:r>
      <w:instrText>PAGE</w:instrText>
    </w:r>
    <w:r>
      <w:fldChar w:fldCharType="separate"/>
    </w:r>
    <w:r w:rsidR="00FB0091">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49FC7" w14:textId="340268C4" w:rsidR="00CF389B" w:rsidRDefault="00000000" w:rsidP="00A04F93">
    <w:r>
      <w:fldChar w:fldCharType="begin"/>
    </w:r>
    <w:r>
      <w:instrText>PAGE</w:instrText>
    </w:r>
    <w:r>
      <w:fldChar w:fldCharType="separate"/>
    </w:r>
    <w:r w:rsidR="00FB00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7D6C6" w14:textId="77777777" w:rsidR="00C620C1" w:rsidRDefault="00C620C1" w:rsidP="00A04F93">
      <w:r>
        <w:separator/>
      </w:r>
    </w:p>
  </w:footnote>
  <w:footnote w:type="continuationSeparator" w:id="0">
    <w:p w14:paraId="37940966" w14:textId="77777777" w:rsidR="00C620C1" w:rsidRDefault="00C620C1" w:rsidP="00A04F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8C80B08"/>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8E15D30"/>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B51522C"/>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B877845"/>
    <w:multiLevelType w:val="multilevel"/>
    <w:tmpl w:val="61D47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F17CB3"/>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 w15:restartNumberingAfterBreak="0">
    <w:nsid w:val="1A7D63D4"/>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 w15:restartNumberingAfterBreak="0">
    <w:nsid w:val="1BF5341A"/>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20576329"/>
    <w:multiLevelType w:val="hybridMultilevel"/>
    <w:tmpl w:val="ADECA65E"/>
    <w:lvl w:ilvl="0" w:tplc="EBA48300">
      <w:start w:val="1"/>
      <w:numFmt w:val="decimal"/>
      <w:lvlText w:val="%1."/>
      <w:lvlJc w:val="left"/>
      <w:pPr>
        <w:ind w:left="726" w:hanging="363"/>
      </w:pPr>
    </w:lvl>
    <w:lvl w:ilvl="1" w:tplc="130E442C">
      <w:numFmt w:val="decimal"/>
      <w:lvlText w:val=""/>
      <w:lvlJc w:val="left"/>
    </w:lvl>
    <w:lvl w:ilvl="2" w:tplc="E0EAF96A">
      <w:numFmt w:val="decimal"/>
      <w:lvlText w:val=""/>
      <w:lvlJc w:val="left"/>
    </w:lvl>
    <w:lvl w:ilvl="3" w:tplc="1DD86146">
      <w:numFmt w:val="decimal"/>
      <w:lvlText w:val=""/>
      <w:lvlJc w:val="left"/>
    </w:lvl>
    <w:lvl w:ilvl="4" w:tplc="2B301EEE">
      <w:numFmt w:val="decimal"/>
      <w:lvlText w:val=""/>
      <w:lvlJc w:val="left"/>
    </w:lvl>
    <w:lvl w:ilvl="5" w:tplc="E67E1FA2">
      <w:numFmt w:val="decimal"/>
      <w:lvlText w:val=""/>
      <w:lvlJc w:val="left"/>
    </w:lvl>
    <w:lvl w:ilvl="6" w:tplc="EE6EBC2A">
      <w:numFmt w:val="decimal"/>
      <w:lvlText w:val=""/>
      <w:lvlJc w:val="left"/>
    </w:lvl>
    <w:lvl w:ilvl="7" w:tplc="0D6C4CAE">
      <w:numFmt w:val="decimal"/>
      <w:lvlText w:val=""/>
      <w:lvlJc w:val="left"/>
    </w:lvl>
    <w:lvl w:ilvl="8" w:tplc="04AA6B12">
      <w:numFmt w:val="decimal"/>
      <w:lvlText w:val=""/>
      <w:lvlJc w:val="left"/>
    </w:lvl>
  </w:abstractNum>
  <w:abstractNum w:abstractNumId="9" w15:restartNumberingAfterBreak="0">
    <w:nsid w:val="20E36299"/>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15:restartNumberingAfterBreak="0">
    <w:nsid w:val="2130610C"/>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21D23224"/>
    <w:multiLevelType w:val="hybridMultilevel"/>
    <w:tmpl w:val="6C6CEBD8"/>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70A56A3"/>
    <w:multiLevelType w:val="hybridMultilevel"/>
    <w:tmpl w:val="C8F4EFE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72D27F9"/>
    <w:multiLevelType w:val="hybridMultilevel"/>
    <w:tmpl w:val="8D14AAE4"/>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75D4D24"/>
    <w:multiLevelType w:val="hybridMultilevel"/>
    <w:tmpl w:val="62A010F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C8B06AD"/>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30C0039D"/>
    <w:multiLevelType w:val="hybridMultilevel"/>
    <w:tmpl w:val="9FF629C2"/>
    <w:lvl w:ilvl="0" w:tplc="FFFFFFFF">
      <w:numFmt w:val="bullet"/>
      <w:lvlText w:val="•"/>
      <w:lvlJc w:val="left"/>
      <w:pPr>
        <w:ind w:left="720" w:hanging="360"/>
      </w:pPr>
      <w:rPr>
        <w:rFonts w:hint="default"/>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1264D19"/>
    <w:multiLevelType w:val="hybridMultilevel"/>
    <w:tmpl w:val="F8BE38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1F377F0"/>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9" w15:restartNumberingAfterBreak="0">
    <w:nsid w:val="32911A48"/>
    <w:multiLevelType w:val="multilevel"/>
    <w:tmpl w:val="BD54D822"/>
    <w:lvl w:ilvl="0">
      <w:start w:val="1"/>
      <w:numFmt w:val="decimal"/>
      <w:lvlText w:val="%1."/>
      <w:lvlJc w:val="left"/>
      <w:pPr>
        <w:ind w:left="720" w:hanging="480"/>
      </w:pPr>
      <w:rPr>
        <w:b w:val="0"/>
        <w:bCs w:val="0"/>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0" w15:restartNumberingAfterBreak="0">
    <w:nsid w:val="336B43DD"/>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1" w15:restartNumberingAfterBreak="0">
    <w:nsid w:val="35D61279"/>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2" w15:restartNumberingAfterBreak="0">
    <w:nsid w:val="377F4727"/>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3" w15:restartNumberingAfterBreak="0">
    <w:nsid w:val="3BEF6CDD"/>
    <w:multiLevelType w:val="hybridMultilevel"/>
    <w:tmpl w:val="3D3800A0"/>
    <w:lvl w:ilvl="0" w:tplc="8F5C304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A6B3C19"/>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5" w15:restartNumberingAfterBreak="0">
    <w:nsid w:val="4AF71E80"/>
    <w:multiLevelType w:val="hybridMultilevel"/>
    <w:tmpl w:val="B54CB220"/>
    <w:lvl w:ilvl="0" w:tplc="281E8246">
      <w:start w:val="1"/>
      <w:numFmt w:val="lowerLetter"/>
      <w:pStyle w:val="ListParagraph"/>
      <w:lvlText w:val="%1."/>
      <w:lvlJc w:val="left"/>
      <w:pPr>
        <w:ind w:left="4290" w:hanging="360"/>
      </w:pPr>
    </w:lvl>
    <w:lvl w:ilvl="1" w:tplc="38090019" w:tentative="1">
      <w:start w:val="1"/>
      <w:numFmt w:val="lowerLetter"/>
      <w:lvlText w:val="%2."/>
      <w:lvlJc w:val="left"/>
      <w:pPr>
        <w:ind w:left="5010" w:hanging="360"/>
      </w:pPr>
    </w:lvl>
    <w:lvl w:ilvl="2" w:tplc="3809001B" w:tentative="1">
      <w:start w:val="1"/>
      <w:numFmt w:val="lowerRoman"/>
      <w:lvlText w:val="%3."/>
      <w:lvlJc w:val="right"/>
      <w:pPr>
        <w:ind w:left="5730" w:hanging="180"/>
      </w:pPr>
    </w:lvl>
    <w:lvl w:ilvl="3" w:tplc="3809000F" w:tentative="1">
      <w:start w:val="1"/>
      <w:numFmt w:val="decimal"/>
      <w:lvlText w:val="%4."/>
      <w:lvlJc w:val="left"/>
      <w:pPr>
        <w:ind w:left="6450" w:hanging="360"/>
      </w:pPr>
    </w:lvl>
    <w:lvl w:ilvl="4" w:tplc="38090019" w:tentative="1">
      <w:start w:val="1"/>
      <w:numFmt w:val="lowerLetter"/>
      <w:lvlText w:val="%5."/>
      <w:lvlJc w:val="left"/>
      <w:pPr>
        <w:ind w:left="7170" w:hanging="360"/>
      </w:pPr>
    </w:lvl>
    <w:lvl w:ilvl="5" w:tplc="3809001B" w:tentative="1">
      <w:start w:val="1"/>
      <w:numFmt w:val="lowerRoman"/>
      <w:lvlText w:val="%6."/>
      <w:lvlJc w:val="right"/>
      <w:pPr>
        <w:ind w:left="7890" w:hanging="180"/>
      </w:pPr>
    </w:lvl>
    <w:lvl w:ilvl="6" w:tplc="3809000F" w:tentative="1">
      <w:start w:val="1"/>
      <w:numFmt w:val="decimal"/>
      <w:lvlText w:val="%7."/>
      <w:lvlJc w:val="left"/>
      <w:pPr>
        <w:ind w:left="8610" w:hanging="360"/>
      </w:pPr>
    </w:lvl>
    <w:lvl w:ilvl="7" w:tplc="38090019" w:tentative="1">
      <w:start w:val="1"/>
      <w:numFmt w:val="lowerLetter"/>
      <w:lvlText w:val="%8."/>
      <w:lvlJc w:val="left"/>
      <w:pPr>
        <w:ind w:left="9330" w:hanging="360"/>
      </w:pPr>
    </w:lvl>
    <w:lvl w:ilvl="8" w:tplc="3809001B" w:tentative="1">
      <w:start w:val="1"/>
      <w:numFmt w:val="lowerRoman"/>
      <w:lvlText w:val="%9."/>
      <w:lvlJc w:val="right"/>
      <w:pPr>
        <w:ind w:left="10050" w:hanging="180"/>
      </w:pPr>
    </w:lvl>
  </w:abstractNum>
  <w:abstractNum w:abstractNumId="26" w15:restartNumberingAfterBreak="0">
    <w:nsid w:val="4F507FF3"/>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7" w15:restartNumberingAfterBreak="0">
    <w:nsid w:val="53244F6D"/>
    <w:multiLevelType w:val="hybridMultilevel"/>
    <w:tmpl w:val="922C1F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60B32D1"/>
    <w:multiLevelType w:val="multilevel"/>
    <w:tmpl w:val="9912D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A36DD7"/>
    <w:multiLevelType w:val="hybridMultilevel"/>
    <w:tmpl w:val="62501376"/>
    <w:lvl w:ilvl="0" w:tplc="FFFFFFFF">
      <w:numFmt w:val="bullet"/>
      <w:lvlText w:val="•"/>
      <w:lvlJc w:val="left"/>
      <w:pPr>
        <w:ind w:left="720" w:hanging="360"/>
      </w:pPr>
      <w:rPr>
        <w:rFonts w:hint="default"/>
        <w:lang w:val="id"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DBD77FA"/>
    <w:multiLevelType w:val="hybridMultilevel"/>
    <w:tmpl w:val="2AFEA842"/>
    <w:lvl w:ilvl="0" w:tplc="FFFFFFFF">
      <w:numFmt w:val="bullet"/>
      <w:lvlText w:val="•"/>
      <w:lvlJc w:val="left"/>
      <w:pPr>
        <w:ind w:left="720" w:hanging="360"/>
      </w:pPr>
      <w:rPr>
        <w:rFonts w:hint="default"/>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5E1B0D4C"/>
    <w:multiLevelType w:val="hybridMultilevel"/>
    <w:tmpl w:val="AE6045EE"/>
    <w:lvl w:ilvl="0" w:tplc="FFFFFFFF">
      <w:numFmt w:val="bullet"/>
      <w:lvlText w:val="•"/>
      <w:lvlJc w:val="left"/>
      <w:pPr>
        <w:ind w:left="720" w:hanging="360"/>
      </w:pPr>
      <w:rPr>
        <w:rFonts w:hint="default"/>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5F5A5D2C"/>
    <w:multiLevelType w:val="hybridMultilevel"/>
    <w:tmpl w:val="535EC0A0"/>
    <w:lvl w:ilvl="0" w:tplc="FFFFFFFF">
      <w:numFmt w:val="bullet"/>
      <w:lvlText w:val="•"/>
      <w:lvlJc w:val="left"/>
      <w:pPr>
        <w:ind w:left="720" w:hanging="360"/>
      </w:pPr>
      <w:rPr>
        <w:rFonts w:hint="default"/>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60D46582"/>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4" w15:restartNumberingAfterBreak="0">
    <w:nsid w:val="60E170DA"/>
    <w:multiLevelType w:val="hybridMultilevel"/>
    <w:tmpl w:val="31087F74"/>
    <w:lvl w:ilvl="0" w:tplc="FFFFFFFF">
      <w:numFmt w:val="bullet"/>
      <w:lvlText w:val="•"/>
      <w:lvlJc w:val="left"/>
      <w:pPr>
        <w:ind w:left="720" w:hanging="360"/>
      </w:pPr>
      <w:rPr>
        <w:rFonts w:hint="default"/>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61595D6D"/>
    <w:multiLevelType w:val="multilevel"/>
    <w:tmpl w:val="64349714"/>
    <w:lvl w:ilvl="0">
      <w:start w:val="1"/>
      <w:numFmt w:val="upperRoman"/>
      <w:pStyle w:val="Heading1"/>
      <w:suff w:val="nothing"/>
      <w:lvlText w:val="BAB %1"/>
      <w:lvlJc w:val="center"/>
      <w:pPr>
        <w:ind w:left="0" w:firstLine="288"/>
      </w:pPr>
      <w:rPr>
        <w:rFonts w:hint="default"/>
      </w:rPr>
    </w:lvl>
    <w:lvl w:ilvl="1">
      <w:start w:val="1"/>
      <w:numFmt w:val="decimal"/>
      <w:pStyle w:val="Heading2"/>
      <w:isLgl/>
      <w:suff w:val="space"/>
      <w:lvlText w:val="%1.%2"/>
      <w:lvlJc w:val="left"/>
      <w:pPr>
        <w:ind w:left="360" w:hanging="360"/>
      </w:pPr>
      <w:rPr>
        <w:rFonts w:hint="default"/>
      </w:rPr>
    </w:lvl>
    <w:lvl w:ilvl="2">
      <w:start w:val="1"/>
      <w:numFmt w:val="decimal"/>
      <w:pStyle w:val="Heading3"/>
      <w:isLgl/>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55B2E2E"/>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7" w15:restartNumberingAfterBreak="0">
    <w:nsid w:val="675327A7"/>
    <w:multiLevelType w:val="hybridMultilevel"/>
    <w:tmpl w:val="DE9ED0F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F055099"/>
    <w:multiLevelType w:val="multilevel"/>
    <w:tmpl w:val="75B03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4F2656"/>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0" w15:restartNumberingAfterBreak="0">
    <w:nsid w:val="7BCE7170"/>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37316827">
    <w:abstractNumId w:val="28"/>
  </w:num>
  <w:num w:numId="2" w16cid:durableId="1166555257">
    <w:abstractNumId w:val="25"/>
  </w:num>
  <w:num w:numId="3" w16cid:durableId="276257823">
    <w:abstractNumId w:val="37"/>
  </w:num>
  <w:num w:numId="4" w16cid:durableId="823591799">
    <w:abstractNumId w:val="14"/>
  </w:num>
  <w:num w:numId="5" w16cid:durableId="1133907254">
    <w:abstractNumId w:val="38"/>
  </w:num>
  <w:num w:numId="6" w16cid:durableId="1320035037">
    <w:abstractNumId w:val="25"/>
    <w:lvlOverride w:ilvl="0">
      <w:startOverride w:val="1"/>
    </w:lvlOverride>
  </w:num>
  <w:num w:numId="7" w16cid:durableId="435906872">
    <w:abstractNumId w:val="35"/>
  </w:num>
  <w:num w:numId="8" w16cid:durableId="1269700227">
    <w:abstractNumId w:val="35"/>
    <w:lvlOverride w:ilvl="0">
      <w:lvl w:ilvl="0">
        <w:start w:val="1"/>
        <w:numFmt w:val="upperRoman"/>
        <w:pStyle w:val="Heading1"/>
        <w:lvlText w:val="BAB %1"/>
        <w:lvlJc w:val="center"/>
        <w:pPr>
          <w:ind w:left="0" w:firstLine="288"/>
        </w:pPr>
        <w:rPr>
          <w:rFonts w:hint="default"/>
        </w:rPr>
      </w:lvl>
    </w:lvlOverride>
    <w:lvlOverride w:ilvl="1">
      <w:lvl w:ilvl="1">
        <w:start w:val="1"/>
        <w:numFmt w:val="decimal"/>
        <w:pStyle w:val="Heading2"/>
        <w:lvlText w:val="2.%2"/>
        <w:lvlJc w:val="left"/>
        <w:pPr>
          <w:ind w:left="360" w:hanging="360"/>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9" w16cid:durableId="664824923">
    <w:abstractNumId w:val="35"/>
    <w:lvlOverride w:ilvl="0">
      <w:lvl w:ilvl="0">
        <w:start w:val="1"/>
        <w:numFmt w:val="upperRoman"/>
        <w:pStyle w:val="Heading1"/>
        <w:lvlText w:val="BAB %1"/>
        <w:lvlJc w:val="center"/>
        <w:pPr>
          <w:ind w:left="0" w:firstLine="288"/>
        </w:pPr>
        <w:rPr>
          <w:rFonts w:hint="default"/>
        </w:rPr>
      </w:lvl>
    </w:lvlOverride>
    <w:lvlOverride w:ilvl="1">
      <w:lvl w:ilvl="1">
        <w:start w:val="1"/>
        <w:numFmt w:val="decimal"/>
        <w:pStyle w:val="Heading2"/>
        <w:lvlText w:val="1.%2"/>
        <w:lvlJc w:val="left"/>
        <w:pPr>
          <w:ind w:left="360" w:hanging="360"/>
        </w:p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10" w16cid:durableId="399838279">
    <w:abstractNumId w:val="29"/>
  </w:num>
  <w:num w:numId="11" w16cid:durableId="985092285">
    <w:abstractNumId w:val="16"/>
  </w:num>
  <w:num w:numId="12" w16cid:durableId="871264936">
    <w:abstractNumId w:val="32"/>
  </w:num>
  <w:num w:numId="13" w16cid:durableId="1410419882">
    <w:abstractNumId w:val="31"/>
  </w:num>
  <w:num w:numId="14" w16cid:durableId="1579290726">
    <w:abstractNumId w:val="30"/>
  </w:num>
  <w:num w:numId="15" w16cid:durableId="370570149">
    <w:abstractNumId w:val="34"/>
  </w:num>
  <w:num w:numId="16" w16cid:durableId="360319996">
    <w:abstractNumId w:val="4"/>
  </w:num>
  <w:num w:numId="17" w16cid:durableId="1017007296">
    <w:abstractNumId w:val="12"/>
  </w:num>
  <w:num w:numId="18" w16cid:durableId="1849175674">
    <w:abstractNumId w:val="11"/>
  </w:num>
  <w:num w:numId="19" w16cid:durableId="782267626">
    <w:abstractNumId w:val="17"/>
  </w:num>
  <w:num w:numId="20" w16cid:durableId="11632733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08884152">
    <w:abstractNumId w:val="19"/>
  </w:num>
  <w:num w:numId="22" w16cid:durableId="1957255344">
    <w:abstractNumId w:val="18"/>
  </w:num>
  <w:num w:numId="23" w16cid:durableId="914431671">
    <w:abstractNumId w:val="40"/>
  </w:num>
  <w:num w:numId="24" w16cid:durableId="285359145">
    <w:abstractNumId w:val="23"/>
  </w:num>
  <w:num w:numId="25" w16cid:durableId="1916550963">
    <w:abstractNumId w:val="27"/>
  </w:num>
  <w:num w:numId="26" w16cid:durableId="770777007">
    <w:abstractNumId w:val="13"/>
  </w:num>
  <w:num w:numId="27" w16cid:durableId="1531187250">
    <w:abstractNumId w:val="24"/>
  </w:num>
  <w:num w:numId="28" w16cid:durableId="426272742">
    <w:abstractNumId w:val="3"/>
  </w:num>
  <w:num w:numId="29" w16cid:durableId="21350506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02945233">
    <w:abstractNumId w:val="7"/>
  </w:num>
  <w:num w:numId="31" w16cid:durableId="1202013238">
    <w:abstractNumId w:val="1"/>
  </w:num>
  <w:num w:numId="32" w16cid:durableId="1152793010">
    <w:abstractNumId w:val="5"/>
  </w:num>
  <w:num w:numId="33" w16cid:durableId="1758359424">
    <w:abstractNumId w:val="33"/>
  </w:num>
  <w:num w:numId="34" w16cid:durableId="270355492">
    <w:abstractNumId w:val="6"/>
  </w:num>
  <w:num w:numId="35" w16cid:durableId="1272935168">
    <w:abstractNumId w:val="36"/>
  </w:num>
  <w:num w:numId="36" w16cid:durableId="1234245384">
    <w:abstractNumId w:val="9"/>
  </w:num>
  <w:num w:numId="37" w16cid:durableId="1553612094">
    <w:abstractNumId w:val="39"/>
  </w:num>
  <w:num w:numId="38" w16cid:durableId="1327367447">
    <w:abstractNumId w:val="10"/>
  </w:num>
  <w:num w:numId="39" w16cid:durableId="1057826210">
    <w:abstractNumId w:val="2"/>
  </w:num>
  <w:num w:numId="40" w16cid:durableId="2009401134">
    <w:abstractNumId w:val="22"/>
  </w:num>
  <w:num w:numId="41" w16cid:durableId="1525090480">
    <w:abstractNumId w:val="26"/>
  </w:num>
  <w:num w:numId="42" w16cid:durableId="1377852915">
    <w:abstractNumId w:val="15"/>
  </w:num>
  <w:num w:numId="43" w16cid:durableId="1802645791">
    <w:abstractNumId w:val="21"/>
  </w:num>
  <w:num w:numId="44" w16cid:durableId="802506767">
    <w:abstractNumId w:val="20"/>
  </w:num>
  <w:num w:numId="45" w16cid:durableId="1157452856">
    <w:abstractNumId w:val="23"/>
    <w:lvlOverride w:ilvl="0">
      <w:startOverride w:val="1"/>
    </w:lvlOverride>
  </w:num>
  <w:num w:numId="46" w16cid:durableId="526798530">
    <w:abstractNumId w:val="27"/>
    <w:lvlOverride w:ilvl="0">
      <w:startOverride w:val="1"/>
    </w:lvlOverride>
  </w:num>
  <w:num w:numId="47" w16cid:durableId="1367677473">
    <w:abstractNumId w:val="8"/>
    <w:lvlOverride w:ilvl="0">
      <w:startOverride w:val="1"/>
    </w:lvlOverride>
  </w:num>
  <w:num w:numId="48">
    <w:abstractNumId w:val="9"/>
    <w:lvlOverride w:ilvl="0">
      <w:startOverride w:val="1"/>
    </w:lvlOverride>
  </w:num>
  <w:num w:numId="49">
    <w:abstractNumId w:val="9"/>
    <w:lvlOverride w:ilvl="0">
      <w:startOverride w:val="1"/>
    </w:lvlOverride>
  </w:num>
  <w:num w:numId="50">
    <w:abstractNumId w:val="9"/>
    <w:lvlOverride w:ilvl="0">
      <w:startOverride w:val="1"/>
    </w:lvlOverride>
  </w:num>
  <w:num w:numId="51">
    <w:abstractNumId w:val="9"/>
    <w:lvlOverride w:ilvl="0">
      <w:startOverride w:val="1"/>
    </w:lvlOverride>
  </w:num>
  <w:num w:numId="52">
    <w:abstractNumId w:val="9"/>
    <w:lvlOverride w:ilvl="0">
      <w:startOverride w:val="1"/>
    </w:lvlOverride>
  </w:num>
  <w:num w:numId="53">
    <w:abstractNumId w:val="9"/>
    <w:lvlOverride w:ilvl="0">
      <w:startOverride w:val="1"/>
    </w:lvlOverride>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dy Satria">
    <w15:presenceInfo w15:providerId="None" w15:userId="Budy Satria"/>
  </w15:person>
  <w15:person w15:author="Dawi Syauqi">
    <w15:presenceInfo w15:providerId="Windows Live" w15:userId="cc91f7f7fcb232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89B"/>
    <w:rsid w:val="00006BBC"/>
    <w:rsid w:val="000071C2"/>
    <w:rsid w:val="00007DA0"/>
    <w:rsid w:val="00010E66"/>
    <w:rsid w:val="00021092"/>
    <w:rsid w:val="000246D2"/>
    <w:rsid w:val="00027DFB"/>
    <w:rsid w:val="000516D0"/>
    <w:rsid w:val="00056035"/>
    <w:rsid w:val="00063E7A"/>
    <w:rsid w:val="00066732"/>
    <w:rsid w:val="00072E48"/>
    <w:rsid w:val="00080505"/>
    <w:rsid w:val="00080B07"/>
    <w:rsid w:val="000824E5"/>
    <w:rsid w:val="00087D70"/>
    <w:rsid w:val="00094DDE"/>
    <w:rsid w:val="0009655F"/>
    <w:rsid w:val="000A2EAF"/>
    <w:rsid w:val="000B21C9"/>
    <w:rsid w:val="000B6EFC"/>
    <w:rsid w:val="000C0791"/>
    <w:rsid w:val="000C4A60"/>
    <w:rsid w:val="000C65F3"/>
    <w:rsid w:val="000D254C"/>
    <w:rsid w:val="000E0870"/>
    <w:rsid w:val="000F5A5E"/>
    <w:rsid w:val="000F61C7"/>
    <w:rsid w:val="00130087"/>
    <w:rsid w:val="001339E5"/>
    <w:rsid w:val="00133F5D"/>
    <w:rsid w:val="001439FB"/>
    <w:rsid w:val="00152448"/>
    <w:rsid w:val="00154495"/>
    <w:rsid w:val="001740F8"/>
    <w:rsid w:val="00185072"/>
    <w:rsid w:val="00196801"/>
    <w:rsid w:val="001969AE"/>
    <w:rsid w:val="001A10CE"/>
    <w:rsid w:val="001B3334"/>
    <w:rsid w:val="001B73F3"/>
    <w:rsid w:val="001C5AE9"/>
    <w:rsid w:val="001E051C"/>
    <w:rsid w:val="002247D6"/>
    <w:rsid w:val="0023136A"/>
    <w:rsid w:val="00235195"/>
    <w:rsid w:val="0024151C"/>
    <w:rsid w:val="00250AF5"/>
    <w:rsid w:val="00251B67"/>
    <w:rsid w:val="00263DA6"/>
    <w:rsid w:val="00266961"/>
    <w:rsid w:val="00274519"/>
    <w:rsid w:val="002747C2"/>
    <w:rsid w:val="00274AE3"/>
    <w:rsid w:val="002818F7"/>
    <w:rsid w:val="00284E38"/>
    <w:rsid w:val="002865C3"/>
    <w:rsid w:val="00287E5D"/>
    <w:rsid w:val="00291912"/>
    <w:rsid w:val="00293FDE"/>
    <w:rsid w:val="002B27CF"/>
    <w:rsid w:val="002B6B10"/>
    <w:rsid w:val="002D6D4F"/>
    <w:rsid w:val="002E17B2"/>
    <w:rsid w:val="002F10C9"/>
    <w:rsid w:val="00303938"/>
    <w:rsid w:val="0032511E"/>
    <w:rsid w:val="003342FB"/>
    <w:rsid w:val="00337F05"/>
    <w:rsid w:val="00344A90"/>
    <w:rsid w:val="00345906"/>
    <w:rsid w:val="00347B5E"/>
    <w:rsid w:val="00354D04"/>
    <w:rsid w:val="00376B52"/>
    <w:rsid w:val="00377BE5"/>
    <w:rsid w:val="00380D52"/>
    <w:rsid w:val="00387B06"/>
    <w:rsid w:val="00390142"/>
    <w:rsid w:val="003A6CB6"/>
    <w:rsid w:val="003B0C30"/>
    <w:rsid w:val="003B6364"/>
    <w:rsid w:val="003C2984"/>
    <w:rsid w:val="003C7E28"/>
    <w:rsid w:val="003D08DF"/>
    <w:rsid w:val="003D0AC5"/>
    <w:rsid w:val="003F35FA"/>
    <w:rsid w:val="00401FAB"/>
    <w:rsid w:val="004075FE"/>
    <w:rsid w:val="0041302A"/>
    <w:rsid w:val="00424D10"/>
    <w:rsid w:val="004415F7"/>
    <w:rsid w:val="004604ED"/>
    <w:rsid w:val="00460BAE"/>
    <w:rsid w:val="0046788C"/>
    <w:rsid w:val="00485C9F"/>
    <w:rsid w:val="0048704B"/>
    <w:rsid w:val="004876AA"/>
    <w:rsid w:val="00496CB1"/>
    <w:rsid w:val="004A0FDC"/>
    <w:rsid w:val="004A2A2C"/>
    <w:rsid w:val="004A3A22"/>
    <w:rsid w:val="004C2503"/>
    <w:rsid w:val="004C5623"/>
    <w:rsid w:val="004C5813"/>
    <w:rsid w:val="004C62AC"/>
    <w:rsid w:val="004C6AFB"/>
    <w:rsid w:val="004F48C9"/>
    <w:rsid w:val="004F4DDE"/>
    <w:rsid w:val="004F5042"/>
    <w:rsid w:val="00502AEE"/>
    <w:rsid w:val="005051DF"/>
    <w:rsid w:val="005142E6"/>
    <w:rsid w:val="00522249"/>
    <w:rsid w:val="005255DE"/>
    <w:rsid w:val="00531416"/>
    <w:rsid w:val="005353FC"/>
    <w:rsid w:val="005422B0"/>
    <w:rsid w:val="005505B4"/>
    <w:rsid w:val="00557D80"/>
    <w:rsid w:val="00560741"/>
    <w:rsid w:val="00575DFD"/>
    <w:rsid w:val="0058208F"/>
    <w:rsid w:val="005829ED"/>
    <w:rsid w:val="0058301A"/>
    <w:rsid w:val="00585112"/>
    <w:rsid w:val="00592EE9"/>
    <w:rsid w:val="00594194"/>
    <w:rsid w:val="005A577A"/>
    <w:rsid w:val="005B68D6"/>
    <w:rsid w:val="005D0538"/>
    <w:rsid w:val="005E0612"/>
    <w:rsid w:val="005E0E18"/>
    <w:rsid w:val="005E24AB"/>
    <w:rsid w:val="00601B0A"/>
    <w:rsid w:val="00610950"/>
    <w:rsid w:val="0061116F"/>
    <w:rsid w:val="00615501"/>
    <w:rsid w:val="0062457E"/>
    <w:rsid w:val="00624589"/>
    <w:rsid w:val="006274B5"/>
    <w:rsid w:val="0062752E"/>
    <w:rsid w:val="00633AEC"/>
    <w:rsid w:val="006465B2"/>
    <w:rsid w:val="00664DD9"/>
    <w:rsid w:val="006802D6"/>
    <w:rsid w:val="006864C4"/>
    <w:rsid w:val="006A6D83"/>
    <w:rsid w:val="006B0AF7"/>
    <w:rsid w:val="006C02A5"/>
    <w:rsid w:val="006C72AC"/>
    <w:rsid w:val="006D32A1"/>
    <w:rsid w:val="006E02A9"/>
    <w:rsid w:val="006E35F1"/>
    <w:rsid w:val="006F3B05"/>
    <w:rsid w:val="007068F7"/>
    <w:rsid w:val="00706AB7"/>
    <w:rsid w:val="00710428"/>
    <w:rsid w:val="00711825"/>
    <w:rsid w:val="00720C4D"/>
    <w:rsid w:val="00731323"/>
    <w:rsid w:val="00733297"/>
    <w:rsid w:val="00733704"/>
    <w:rsid w:val="00743708"/>
    <w:rsid w:val="00751DAF"/>
    <w:rsid w:val="00757613"/>
    <w:rsid w:val="0077029E"/>
    <w:rsid w:val="00783FC8"/>
    <w:rsid w:val="00785DEF"/>
    <w:rsid w:val="00786DEA"/>
    <w:rsid w:val="007A1285"/>
    <w:rsid w:val="007A3057"/>
    <w:rsid w:val="007B2728"/>
    <w:rsid w:val="007B3199"/>
    <w:rsid w:val="007C2C13"/>
    <w:rsid w:val="007C404F"/>
    <w:rsid w:val="007D253D"/>
    <w:rsid w:val="007E363E"/>
    <w:rsid w:val="007E697B"/>
    <w:rsid w:val="00800465"/>
    <w:rsid w:val="00803E40"/>
    <w:rsid w:val="00805A8E"/>
    <w:rsid w:val="008064D0"/>
    <w:rsid w:val="00816EDE"/>
    <w:rsid w:val="00831219"/>
    <w:rsid w:val="00834373"/>
    <w:rsid w:val="008468DC"/>
    <w:rsid w:val="00854437"/>
    <w:rsid w:val="00860E3A"/>
    <w:rsid w:val="00885700"/>
    <w:rsid w:val="00887F01"/>
    <w:rsid w:val="00890F67"/>
    <w:rsid w:val="008C3111"/>
    <w:rsid w:val="008C7DFA"/>
    <w:rsid w:val="008E6EE0"/>
    <w:rsid w:val="008F419A"/>
    <w:rsid w:val="009007B2"/>
    <w:rsid w:val="00913A7A"/>
    <w:rsid w:val="00923290"/>
    <w:rsid w:val="00923516"/>
    <w:rsid w:val="00925CCC"/>
    <w:rsid w:val="00936F02"/>
    <w:rsid w:val="00961F38"/>
    <w:rsid w:val="00964847"/>
    <w:rsid w:val="00971489"/>
    <w:rsid w:val="00976008"/>
    <w:rsid w:val="00985943"/>
    <w:rsid w:val="0099029C"/>
    <w:rsid w:val="009910F0"/>
    <w:rsid w:val="0099634A"/>
    <w:rsid w:val="00996ED5"/>
    <w:rsid w:val="009A0D71"/>
    <w:rsid w:val="009B4106"/>
    <w:rsid w:val="009B502F"/>
    <w:rsid w:val="009D7AC4"/>
    <w:rsid w:val="009F293B"/>
    <w:rsid w:val="00A01BD3"/>
    <w:rsid w:val="00A04F93"/>
    <w:rsid w:val="00A07FB9"/>
    <w:rsid w:val="00A11072"/>
    <w:rsid w:val="00A11362"/>
    <w:rsid w:val="00A1527D"/>
    <w:rsid w:val="00A36470"/>
    <w:rsid w:val="00A4390A"/>
    <w:rsid w:val="00A554FB"/>
    <w:rsid w:val="00A610F1"/>
    <w:rsid w:val="00A64CE8"/>
    <w:rsid w:val="00A67B9C"/>
    <w:rsid w:val="00A67DB5"/>
    <w:rsid w:val="00A7093E"/>
    <w:rsid w:val="00A73951"/>
    <w:rsid w:val="00A73C99"/>
    <w:rsid w:val="00A86F83"/>
    <w:rsid w:val="00AA2BC3"/>
    <w:rsid w:val="00AA2C50"/>
    <w:rsid w:val="00AB7FB9"/>
    <w:rsid w:val="00AC2B3E"/>
    <w:rsid w:val="00AC3964"/>
    <w:rsid w:val="00AD29E6"/>
    <w:rsid w:val="00AD338D"/>
    <w:rsid w:val="00AD352C"/>
    <w:rsid w:val="00AD4EA0"/>
    <w:rsid w:val="00AD546E"/>
    <w:rsid w:val="00AE756C"/>
    <w:rsid w:val="00AF0378"/>
    <w:rsid w:val="00AF46F0"/>
    <w:rsid w:val="00AF474E"/>
    <w:rsid w:val="00AF743A"/>
    <w:rsid w:val="00B014F2"/>
    <w:rsid w:val="00B028A7"/>
    <w:rsid w:val="00B04487"/>
    <w:rsid w:val="00B05942"/>
    <w:rsid w:val="00B35018"/>
    <w:rsid w:val="00B442B0"/>
    <w:rsid w:val="00B56943"/>
    <w:rsid w:val="00B647D0"/>
    <w:rsid w:val="00B70B70"/>
    <w:rsid w:val="00B923D4"/>
    <w:rsid w:val="00B925B4"/>
    <w:rsid w:val="00B93E2D"/>
    <w:rsid w:val="00BA021F"/>
    <w:rsid w:val="00BA2E2E"/>
    <w:rsid w:val="00BB3B9D"/>
    <w:rsid w:val="00BC4DC8"/>
    <w:rsid w:val="00BC78DA"/>
    <w:rsid w:val="00BD142B"/>
    <w:rsid w:val="00BD3263"/>
    <w:rsid w:val="00BD5972"/>
    <w:rsid w:val="00BD6674"/>
    <w:rsid w:val="00BD724B"/>
    <w:rsid w:val="00BE5739"/>
    <w:rsid w:val="00BF788D"/>
    <w:rsid w:val="00C2565D"/>
    <w:rsid w:val="00C32AF3"/>
    <w:rsid w:val="00C33DF3"/>
    <w:rsid w:val="00C40BE8"/>
    <w:rsid w:val="00C54DA6"/>
    <w:rsid w:val="00C55226"/>
    <w:rsid w:val="00C61B2B"/>
    <w:rsid w:val="00C620C1"/>
    <w:rsid w:val="00C705CA"/>
    <w:rsid w:val="00C83183"/>
    <w:rsid w:val="00C849C9"/>
    <w:rsid w:val="00C96F5C"/>
    <w:rsid w:val="00C97F23"/>
    <w:rsid w:val="00CB1461"/>
    <w:rsid w:val="00CC4BCA"/>
    <w:rsid w:val="00CC6F3B"/>
    <w:rsid w:val="00CD7C40"/>
    <w:rsid w:val="00CF0131"/>
    <w:rsid w:val="00CF2FC0"/>
    <w:rsid w:val="00CF389B"/>
    <w:rsid w:val="00CF5510"/>
    <w:rsid w:val="00CF6BD8"/>
    <w:rsid w:val="00D02BF1"/>
    <w:rsid w:val="00D1270C"/>
    <w:rsid w:val="00D355BF"/>
    <w:rsid w:val="00D439F4"/>
    <w:rsid w:val="00D6159F"/>
    <w:rsid w:val="00D7475F"/>
    <w:rsid w:val="00D8019C"/>
    <w:rsid w:val="00D808B8"/>
    <w:rsid w:val="00D85E93"/>
    <w:rsid w:val="00D862F2"/>
    <w:rsid w:val="00D953E4"/>
    <w:rsid w:val="00D97BE7"/>
    <w:rsid w:val="00DA0E35"/>
    <w:rsid w:val="00DD28DC"/>
    <w:rsid w:val="00DF1D4E"/>
    <w:rsid w:val="00DF3F89"/>
    <w:rsid w:val="00DF4738"/>
    <w:rsid w:val="00DF6DF2"/>
    <w:rsid w:val="00E10AA5"/>
    <w:rsid w:val="00E14B20"/>
    <w:rsid w:val="00E16463"/>
    <w:rsid w:val="00E25BF5"/>
    <w:rsid w:val="00E51801"/>
    <w:rsid w:val="00E651F9"/>
    <w:rsid w:val="00E65C10"/>
    <w:rsid w:val="00E80839"/>
    <w:rsid w:val="00E82887"/>
    <w:rsid w:val="00EA1AD6"/>
    <w:rsid w:val="00EA53C2"/>
    <w:rsid w:val="00EA5882"/>
    <w:rsid w:val="00EB4F22"/>
    <w:rsid w:val="00EC27E6"/>
    <w:rsid w:val="00ED0B0E"/>
    <w:rsid w:val="00EE5C1C"/>
    <w:rsid w:val="00F10F86"/>
    <w:rsid w:val="00F1109F"/>
    <w:rsid w:val="00F1196D"/>
    <w:rsid w:val="00F148F3"/>
    <w:rsid w:val="00F15C89"/>
    <w:rsid w:val="00F20272"/>
    <w:rsid w:val="00F21F4E"/>
    <w:rsid w:val="00F37EE1"/>
    <w:rsid w:val="00F60BD5"/>
    <w:rsid w:val="00F67A1D"/>
    <w:rsid w:val="00F7127D"/>
    <w:rsid w:val="00F74C49"/>
    <w:rsid w:val="00F80FD7"/>
    <w:rsid w:val="00F8403B"/>
    <w:rsid w:val="00F93BCE"/>
    <w:rsid w:val="00FA4B97"/>
    <w:rsid w:val="00FB0091"/>
    <w:rsid w:val="00FB1086"/>
    <w:rsid w:val="00FB11D4"/>
    <w:rsid w:val="00FB72AA"/>
    <w:rsid w:val="00FC022F"/>
    <w:rsid w:val="00FD7D7A"/>
    <w:rsid w:val="00FF0D7F"/>
    <w:rsid w:val="00FF32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B108E"/>
  <w15:docId w15:val="{72A57CD2-1E09-4D76-A06E-5215FBA57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6D0"/>
    <w:pPr>
      <w:spacing w:line="360" w:lineRule="auto"/>
      <w:ind w:firstLine="360"/>
      <w:jc w:val="both"/>
    </w:pPr>
  </w:style>
  <w:style w:type="paragraph" w:styleId="Heading1">
    <w:name w:val="heading 1"/>
    <w:basedOn w:val="Normal"/>
    <w:uiPriority w:val="9"/>
    <w:qFormat/>
    <w:rsid w:val="004F48C9"/>
    <w:pPr>
      <w:numPr>
        <w:numId w:val="7"/>
      </w:numPr>
      <w:jc w:val="center"/>
      <w:outlineLvl w:val="0"/>
    </w:pPr>
    <w:rPr>
      <w:b/>
      <w:bCs/>
    </w:rPr>
  </w:style>
  <w:style w:type="paragraph" w:styleId="Heading2">
    <w:name w:val="heading 2"/>
    <w:link w:val="Heading2Char"/>
    <w:uiPriority w:val="9"/>
    <w:unhideWhenUsed/>
    <w:qFormat/>
    <w:rsid w:val="00592EE9"/>
    <w:pPr>
      <w:numPr>
        <w:ilvl w:val="1"/>
        <w:numId w:val="7"/>
      </w:numPr>
      <w:spacing w:line="360" w:lineRule="auto"/>
      <w:jc w:val="both"/>
      <w:outlineLvl w:val="1"/>
    </w:pPr>
    <w:rPr>
      <w:b/>
      <w:bCs/>
    </w:rPr>
  </w:style>
  <w:style w:type="paragraph" w:styleId="Heading3">
    <w:name w:val="heading 3"/>
    <w:basedOn w:val="ListParagraph"/>
    <w:link w:val="Heading3Char"/>
    <w:uiPriority w:val="9"/>
    <w:unhideWhenUsed/>
    <w:qFormat/>
    <w:rsid w:val="00D953E4"/>
    <w:pPr>
      <w:numPr>
        <w:ilvl w:val="2"/>
        <w:numId w:val="7"/>
      </w:num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274AE3"/>
    <w:pPr>
      <w:numPr>
        <w:numId w:val="2"/>
      </w:numPr>
      <w:spacing w:line="360" w:lineRule="auto"/>
      <w:ind w:left="714" w:hanging="357"/>
      <w:jc w:val="both"/>
    </w:pPr>
    <w:rPr>
      <w:color w:val="auto"/>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592EE9"/>
    <w:rPr>
      <w:b/>
      <w:bCs/>
    </w:rPr>
  </w:style>
  <w:style w:type="character" w:styleId="CommentReference">
    <w:name w:val="annotation reference"/>
    <w:basedOn w:val="DefaultParagraphFont"/>
    <w:uiPriority w:val="99"/>
    <w:semiHidden/>
    <w:unhideWhenUsed/>
    <w:rsid w:val="00CF0131"/>
    <w:rPr>
      <w:sz w:val="16"/>
      <w:szCs w:val="16"/>
    </w:rPr>
  </w:style>
  <w:style w:type="paragraph" w:styleId="CommentText">
    <w:name w:val="annotation text"/>
    <w:basedOn w:val="Normal"/>
    <w:link w:val="CommentTextChar"/>
    <w:uiPriority w:val="99"/>
    <w:unhideWhenUsed/>
    <w:rsid w:val="00CF0131"/>
    <w:rPr>
      <w:color w:val="auto"/>
      <w:sz w:val="20"/>
      <w:szCs w:val="20"/>
      <w:lang w:eastAsia="ja-JP"/>
    </w:rPr>
  </w:style>
  <w:style w:type="character" w:customStyle="1" w:styleId="CommentTextChar">
    <w:name w:val="Comment Text Char"/>
    <w:basedOn w:val="DefaultParagraphFont"/>
    <w:link w:val="CommentText"/>
    <w:uiPriority w:val="99"/>
    <w:rsid w:val="00CF0131"/>
    <w:rPr>
      <w:color w:val="auto"/>
      <w:sz w:val="20"/>
      <w:szCs w:val="20"/>
      <w:lang w:eastAsia="ja-JP"/>
    </w:rPr>
  </w:style>
  <w:style w:type="character" w:styleId="UnresolvedMention">
    <w:name w:val="Unresolved Mention"/>
    <w:basedOn w:val="DefaultParagraphFont"/>
    <w:uiPriority w:val="99"/>
    <w:semiHidden/>
    <w:unhideWhenUsed/>
    <w:rsid w:val="00377BE5"/>
    <w:rPr>
      <w:color w:val="605E5C"/>
      <w:shd w:val="clear" w:color="auto" w:fill="E1DFDD"/>
    </w:rPr>
  </w:style>
  <w:style w:type="paragraph" w:styleId="Header">
    <w:name w:val="header"/>
    <w:basedOn w:val="Normal"/>
    <w:link w:val="HeaderChar"/>
    <w:uiPriority w:val="99"/>
    <w:unhideWhenUsed/>
    <w:rsid w:val="00377BE5"/>
    <w:pPr>
      <w:tabs>
        <w:tab w:val="center" w:pos="4513"/>
        <w:tab w:val="right" w:pos="9026"/>
      </w:tabs>
      <w:spacing w:line="240" w:lineRule="auto"/>
    </w:pPr>
  </w:style>
  <w:style w:type="character" w:customStyle="1" w:styleId="HeaderChar">
    <w:name w:val="Header Char"/>
    <w:basedOn w:val="DefaultParagraphFont"/>
    <w:link w:val="Header"/>
    <w:uiPriority w:val="99"/>
    <w:rsid w:val="00377BE5"/>
  </w:style>
  <w:style w:type="paragraph" w:styleId="Footer">
    <w:name w:val="footer"/>
    <w:basedOn w:val="Normal"/>
    <w:link w:val="FooterChar"/>
    <w:uiPriority w:val="99"/>
    <w:unhideWhenUsed/>
    <w:rsid w:val="00377BE5"/>
    <w:pPr>
      <w:tabs>
        <w:tab w:val="center" w:pos="4513"/>
        <w:tab w:val="right" w:pos="9026"/>
      </w:tabs>
      <w:spacing w:line="240" w:lineRule="auto"/>
    </w:pPr>
  </w:style>
  <w:style w:type="character" w:customStyle="1" w:styleId="FooterChar">
    <w:name w:val="Footer Char"/>
    <w:basedOn w:val="DefaultParagraphFont"/>
    <w:link w:val="Footer"/>
    <w:uiPriority w:val="99"/>
    <w:rsid w:val="00377BE5"/>
  </w:style>
  <w:style w:type="paragraph" w:styleId="NormalWeb">
    <w:name w:val="Normal (Web)"/>
    <w:basedOn w:val="Normal"/>
    <w:uiPriority w:val="99"/>
    <w:semiHidden/>
    <w:unhideWhenUsed/>
    <w:rsid w:val="00D862F2"/>
  </w:style>
  <w:style w:type="character" w:styleId="Strong">
    <w:name w:val="Strong"/>
    <w:basedOn w:val="DefaultParagraphFont"/>
    <w:uiPriority w:val="22"/>
    <w:qFormat/>
    <w:rsid w:val="00D862F2"/>
    <w:rPr>
      <w:b/>
      <w:bCs/>
    </w:rPr>
  </w:style>
  <w:style w:type="paragraph" w:styleId="TOCHeading">
    <w:name w:val="TOC Heading"/>
    <w:basedOn w:val="Heading1"/>
    <w:next w:val="Normal"/>
    <w:uiPriority w:val="39"/>
    <w:unhideWhenUsed/>
    <w:qFormat/>
    <w:rsid w:val="00522249"/>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522249"/>
    <w:pPr>
      <w:spacing w:after="100"/>
    </w:pPr>
  </w:style>
  <w:style w:type="paragraph" w:styleId="TOC2">
    <w:name w:val="toc 2"/>
    <w:basedOn w:val="Normal"/>
    <w:next w:val="Normal"/>
    <w:autoRedefine/>
    <w:uiPriority w:val="39"/>
    <w:unhideWhenUsed/>
    <w:rsid w:val="00522249"/>
    <w:pPr>
      <w:spacing w:after="100"/>
      <w:ind w:left="240"/>
    </w:pPr>
  </w:style>
  <w:style w:type="paragraph" w:styleId="CommentSubject">
    <w:name w:val="annotation subject"/>
    <w:basedOn w:val="CommentText"/>
    <w:next w:val="CommentText"/>
    <w:link w:val="CommentSubjectChar"/>
    <w:uiPriority w:val="99"/>
    <w:semiHidden/>
    <w:unhideWhenUsed/>
    <w:rsid w:val="00AB7FB9"/>
    <w:pPr>
      <w:spacing w:line="240" w:lineRule="auto"/>
    </w:pPr>
    <w:rPr>
      <w:b/>
      <w:bCs/>
      <w:color w:val="000000"/>
      <w:lang w:eastAsia="en-ID"/>
    </w:rPr>
  </w:style>
  <w:style w:type="character" w:customStyle="1" w:styleId="CommentSubjectChar">
    <w:name w:val="Comment Subject Char"/>
    <w:basedOn w:val="CommentTextChar"/>
    <w:link w:val="CommentSubject"/>
    <w:uiPriority w:val="99"/>
    <w:semiHidden/>
    <w:rsid w:val="00AB7FB9"/>
    <w:rPr>
      <w:b/>
      <w:bCs/>
      <w:color w:val="auto"/>
      <w:sz w:val="20"/>
      <w:szCs w:val="20"/>
      <w:lang w:eastAsia="ja-JP"/>
    </w:rPr>
  </w:style>
  <w:style w:type="table" w:styleId="TableGrid">
    <w:name w:val="Table Grid"/>
    <w:basedOn w:val="TableNormal"/>
    <w:uiPriority w:val="39"/>
    <w:rsid w:val="001969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85C9F"/>
    <w:rPr>
      <w:color w:val="954F72" w:themeColor="followedHyperlink"/>
      <w:u w:val="single"/>
    </w:rPr>
  </w:style>
  <w:style w:type="character" w:styleId="PlaceholderText">
    <w:name w:val="Placeholder Text"/>
    <w:basedOn w:val="DefaultParagraphFont"/>
    <w:uiPriority w:val="99"/>
    <w:semiHidden/>
    <w:rsid w:val="00263DA6"/>
    <w:rPr>
      <w:color w:val="666666"/>
    </w:rPr>
  </w:style>
  <w:style w:type="character" w:customStyle="1" w:styleId="Heading3Char">
    <w:name w:val="Heading 3 Char"/>
    <w:basedOn w:val="DefaultParagraphFont"/>
    <w:link w:val="Heading3"/>
    <w:uiPriority w:val="9"/>
    <w:rsid w:val="00D953E4"/>
    <w:rPr>
      <w:b/>
      <w:bCs/>
      <w:color w:val="auto"/>
    </w:rPr>
  </w:style>
  <w:style w:type="paragraph" w:styleId="Caption">
    <w:name w:val="caption"/>
    <w:basedOn w:val="Normal"/>
    <w:next w:val="Normal"/>
    <w:uiPriority w:val="35"/>
    <w:unhideWhenUsed/>
    <w:qFormat/>
    <w:rsid w:val="0061116F"/>
    <w:pPr>
      <w:spacing w:after="200"/>
      <w:jc w:val="center"/>
    </w:pPr>
    <w:rPr>
      <w:color w:val="44546A" w:themeColor="text2"/>
    </w:rPr>
  </w:style>
  <w:style w:type="character" w:styleId="Emphasis">
    <w:name w:val="Emphasis"/>
    <w:basedOn w:val="DefaultParagraphFont"/>
    <w:uiPriority w:val="20"/>
    <w:qFormat/>
    <w:rsid w:val="002B6B10"/>
    <w:rPr>
      <w:i/>
      <w:iCs/>
    </w:rPr>
  </w:style>
  <w:style w:type="paragraph" w:styleId="TOC3">
    <w:name w:val="toc 3"/>
    <w:basedOn w:val="Normal"/>
    <w:next w:val="Normal"/>
    <w:autoRedefine/>
    <w:uiPriority w:val="39"/>
    <w:unhideWhenUsed/>
    <w:rsid w:val="00C2565D"/>
    <w:pPr>
      <w:spacing w:after="100"/>
      <w:ind w:left="480"/>
    </w:pPr>
  </w:style>
  <w:style w:type="table" w:customStyle="1" w:styleId="TableGrid1">
    <w:name w:val="Table Grid1"/>
    <w:basedOn w:val="TableNormal"/>
    <w:next w:val="TableGrid"/>
    <w:uiPriority w:val="39"/>
    <w:qFormat/>
    <w:rsid w:val="00B05942"/>
    <w:pPr>
      <w:widowControl w:val="0"/>
      <w:autoSpaceDE w:val="0"/>
      <w:autoSpaceDN w:val="0"/>
    </w:pPr>
    <w:rPr>
      <w:rFonts w:ascii="Calibri" w:eastAsia="Calibri" w:hAnsi="Calibri"/>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BD724B"/>
    <w:pPr>
      <w:spacing w:after="120"/>
    </w:pPr>
  </w:style>
  <w:style w:type="character" w:customStyle="1" w:styleId="BodyTextChar">
    <w:name w:val="Body Text Char"/>
    <w:basedOn w:val="DefaultParagraphFont"/>
    <w:link w:val="BodyText"/>
    <w:uiPriority w:val="99"/>
    <w:rsid w:val="00BD724B"/>
  </w:style>
  <w:style w:type="paragraph" w:customStyle="1" w:styleId="Compact">
    <w:name w:val="Compact"/>
    <w:basedOn w:val="BodyText"/>
    <w:qFormat/>
    <w:rsid w:val="00800465"/>
    <w:pPr>
      <w:spacing w:after="60"/>
      <w:ind w:firstLine="709"/>
    </w:pPr>
    <w:rPr>
      <w:lang w:val="id-ID" w:eastAsia="en-US"/>
    </w:rPr>
  </w:style>
  <w:style w:type="character" w:customStyle="1" w:styleId="VerbatimChar">
    <w:name w:val="Verbatim Char"/>
    <w:basedOn w:val="DefaultParagraphFont"/>
    <w:link w:val="SourceCode"/>
    <w:locked/>
    <w:rsid w:val="00800465"/>
    <w:rPr>
      <w:rFonts w:ascii="Courier New" w:hAnsi="Courier New" w:cs="Courier New"/>
      <w:sz w:val="22"/>
    </w:rPr>
  </w:style>
  <w:style w:type="paragraph" w:customStyle="1" w:styleId="SourceCode">
    <w:name w:val="Source Code"/>
    <w:basedOn w:val="Normal"/>
    <w:link w:val="VerbatimChar"/>
    <w:rsid w:val="00800465"/>
    <w:pPr>
      <w:wordWrap w:val="0"/>
      <w:spacing w:after="120"/>
      <w:ind w:firstLine="0"/>
      <w:jc w:val="left"/>
    </w:pPr>
    <w:rPr>
      <w:rFonts w:ascii="Courier New" w:hAnsi="Courier New" w:cs="Courier New"/>
      <w:sz w:val="22"/>
    </w:rPr>
  </w:style>
  <w:style w:type="paragraph" w:customStyle="1" w:styleId="FirstParagraph">
    <w:name w:val="First Paragraph"/>
    <w:basedOn w:val="BodyText"/>
    <w:next w:val="BodyText"/>
    <w:qFormat/>
    <w:rsid w:val="00743708"/>
    <w:pPr>
      <w:ind w:firstLine="709"/>
    </w:pPr>
    <w:rPr>
      <w:lang w:val="id-ID" w:eastAsia="en-US"/>
    </w:rPr>
  </w:style>
  <w:style w:type="paragraph" w:styleId="TableofFigures">
    <w:name w:val="table of figures"/>
    <w:basedOn w:val="Normal"/>
    <w:next w:val="Normal"/>
    <w:uiPriority w:val="99"/>
    <w:unhideWhenUsed/>
    <w:rsid w:val="003C2984"/>
  </w:style>
  <w:style w:type="character" w:styleId="HTMLCode">
    <w:name w:val="HTML Code"/>
    <w:basedOn w:val="DefaultParagraphFont"/>
    <w:uiPriority w:val="99"/>
    <w:semiHidden/>
    <w:unhideWhenUsed/>
    <w:rsid w:val="002865C3"/>
    <w:rPr>
      <w:rFonts w:ascii="Courier New" w:eastAsia="Times New Roman" w:hAnsi="Courier New" w:cs="Courier New"/>
      <w:sz w:val="20"/>
      <w:szCs w:val="20"/>
    </w:rPr>
  </w:style>
  <w:style w:type="table" w:customStyle="1" w:styleId="Table">
    <w:name w:val="Table"/>
    <w:semiHidden/>
    <w:unhideWhenUsed/>
    <w:qFormat/>
    <w:rsid w:val="005422B0"/>
    <w:pPr>
      <w:spacing w:after="200"/>
    </w:pPr>
    <w:rPr>
      <w:rFonts w:asciiTheme="minorHAnsi" w:eastAsiaTheme="minorHAnsi" w:hAnsiTheme="minorHAnsi" w:cstheme="minorBidi"/>
      <w:color w:val="auto"/>
      <w:sz w:val="20"/>
      <w:szCs w:val="20"/>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188">
      <w:marLeft w:val="480"/>
      <w:marRight w:val="0"/>
      <w:marTop w:val="0"/>
      <w:marBottom w:val="0"/>
      <w:divBdr>
        <w:top w:val="none" w:sz="0" w:space="0" w:color="auto"/>
        <w:left w:val="none" w:sz="0" w:space="0" w:color="auto"/>
        <w:bottom w:val="none" w:sz="0" w:space="0" w:color="auto"/>
        <w:right w:val="none" w:sz="0" w:space="0" w:color="auto"/>
      </w:divBdr>
    </w:div>
    <w:div w:id="5639920">
      <w:marLeft w:val="480"/>
      <w:marRight w:val="0"/>
      <w:marTop w:val="0"/>
      <w:marBottom w:val="0"/>
      <w:divBdr>
        <w:top w:val="none" w:sz="0" w:space="0" w:color="auto"/>
        <w:left w:val="none" w:sz="0" w:space="0" w:color="auto"/>
        <w:bottom w:val="none" w:sz="0" w:space="0" w:color="auto"/>
        <w:right w:val="none" w:sz="0" w:space="0" w:color="auto"/>
      </w:divBdr>
    </w:div>
    <w:div w:id="12538122">
      <w:marLeft w:val="480"/>
      <w:marRight w:val="0"/>
      <w:marTop w:val="0"/>
      <w:marBottom w:val="0"/>
      <w:divBdr>
        <w:top w:val="none" w:sz="0" w:space="0" w:color="auto"/>
        <w:left w:val="none" w:sz="0" w:space="0" w:color="auto"/>
        <w:bottom w:val="none" w:sz="0" w:space="0" w:color="auto"/>
        <w:right w:val="none" w:sz="0" w:space="0" w:color="auto"/>
      </w:divBdr>
    </w:div>
    <w:div w:id="15736087">
      <w:marLeft w:val="480"/>
      <w:marRight w:val="0"/>
      <w:marTop w:val="0"/>
      <w:marBottom w:val="0"/>
      <w:divBdr>
        <w:top w:val="none" w:sz="0" w:space="0" w:color="auto"/>
        <w:left w:val="none" w:sz="0" w:space="0" w:color="auto"/>
        <w:bottom w:val="none" w:sz="0" w:space="0" w:color="auto"/>
        <w:right w:val="none" w:sz="0" w:space="0" w:color="auto"/>
      </w:divBdr>
    </w:div>
    <w:div w:id="25446321">
      <w:marLeft w:val="480"/>
      <w:marRight w:val="0"/>
      <w:marTop w:val="0"/>
      <w:marBottom w:val="0"/>
      <w:divBdr>
        <w:top w:val="none" w:sz="0" w:space="0" w:color="auto"/>
        <w:left w:val="none" w:sz="0" w:space="0" w:color="auto"/>
        <w:bottom w:val="none" w:sz="0" w:space="0" w:color="auto"/>
        <w:right w:val="none" w:sz="0" w:space="0" w:color="auto"/>
      </w:divBdr>
    </w:div>
    <w:div w:id="26373578">
      <w:marLeft w:val="480"/>
      <w:marRight w:val="0"/>
      <w:marTop w:val="0"/>
      <w:marBottom w:val="0"/>
      <w:divBdr>
        <w:top w:val="none" w:sz="0" w:space="0" w:color="auto"/>
        <w:left w:val="none" w:sz="0" w:space="0" w:color="auto"/>
        <w:bottom w:val="none" w:sz="0" w:space="0" w:color="auto"/>
        <w:right w:val="none" w:sz="0" w:space="0" w:color="auto"/>
      </w:divBdr>
    </w:div>
    <w:div w:id="29380509">
      <w:marLeft w:val="480"/>
      <w:marRight w:val="0"/>
      <w:marTop w:val="0"/>
      <w:marBottom w:val="0"/>
      <w:divBdr>
        <w:top w:val="none" w:sz="0" w:space="0" w:color="auto"/>
        <w:left w:val="none" w:sz="0" w:space="0" w:color="auto"/>
        <w:bottom w:val="none" w:sz="0" w:space="0" w:color="auto"/>
        <w:right w:val="none" w:sz="0" w:space="0" w:color="auto"/>
      </w:divBdr>
    </w:div>
    <w:div w:id="60253336">
      <w:marLeft w:val="480"/>
      <w:marRight w:val="0"/>
      <w:marTop w:val="0"/>
      <w:marBottom w:val="0"/>
      <w:divBdr>
        <w:top w:val="none" w:sz="0" w:space="0" w:color="auto"/>
        <w:left w:val="none" w:sz="0" w:space="0" w:color="auto"/>
        <w:bottom w:val="none" w:sz="0" w:space="0" w:color="auto"/>
        <w:right w:val="none" w:sz="0" w:space="0" w:color="auto"/>
      </w:divBdr>
    </w:div>
    <w:div w:id="65996091">
      <w:marLeft w:val="480"/>
      <w:marRight w:val="0"/>
      <w:marTop w:val="0"/>
      <w:marBottom w:val="0"/>
      <w:divBdr>
        <w:top w:val="none" w:sz="0" w:space="0" w:color="auto"/>
        <w:left w:val="none" w:sz="0" w:space="0" w:color="auto"/>
        <w:bottom w:val="none" w:sz="0" w:space="0" w:color="auto"/>
        <w:right w:val="none" w:sz="0" w:space="0" w:color="auto"/>
      </w:divBdr>
    </w:div>
    <w:div w:id="66612606">
      <w:marLeft w:val="480"/>
      <w:marRight w:val="0"/>
      <w:marTop w:val="0"/>
      <w:marBottom w:val="0"/>
      <w:divBdr>
        <w:top w:val="none" w:sz="0" w:space="0" w:color="auto"/>
        <w:left w:val="none" w:sz="0" w:space="0" w:color="auto"/>
        <w:bottom w:val="none" w:sz="0" w:space="0" w:color="auto"/>
        <w:right w:val="none" w:sz="0" w:space="0" w:color="auto"/>
      </w:divBdr>
    </w:div>
    <w:div w:id="68699027">
      <w:marLeft w:val="480"/>
      <w:marRight w:val="0"/>
      <w:marTop w:val="0"/>
      <w:marBottom w:val="0"/>
      <w:divBdr>
        <w:top w:val="none" w:sz="0" w:space="0" w:color="auto"/>
        <w:left w:val="none" w:sz="0" w:space="0" w:color="auto"/>
        <w:bottom w:val="none" w:sz="0" w:space="0" w:color="auto"/>
        <w:right w:val="none" w:sz="0" w:space="0" w:color="auto"/>
      </w:divBdr>
    </w:div>
    <w:div w:id="76682808">
      <w:marLeft w:val="480"/>
      <w:marRight w:val="0"/>
      <w:marTop w:val="0"/>
      <w:marBottom w:val="0"/>
      <w:divBdr>
        <w:top w:val="none" w:sz="0" w:space="0" w:color="auto"/>
        <w:left w:val="none" w:sz="0" w:space="0" w:color="auto"/>
        <w:bottom w:val="none" w:sz="0" w:space="0" w:color="auto"/>
        <w:right w:val="none" w:sz="0" w:space="0" w:color="auto"/>
      </w:divBdr>
    </w:div>
    <w:div w:id="78867465">
      <w:marLeft w:val="480"/>
      <w:marRight w:val="0"/>
      <w:marTop w:val="0"/>
      <w:marBottom w:val="0"/>
      <w:divBdr>
        <w:top w:val="none" w:sz="0" w:space="0" w:color="auto"/>
        <w:left w:val="none" w:sz="0" w:space="0" w:color="auto"/>
        <w:bottom w:val="none" w:sz="0" w:space="0" w:color="auto"/>
        <w:right w:val="none" w:sz="0" w:space="0" w:color="auto"/>
      </w:divBdr>
    </w:div>
    <w:div w:id="79525573">
      <w:marLeft w:val="480"/>
      <w:marRight w:val="0"/>
      <w:marTop w:val="0"/>
      <w:marBottom w:val="0"/>
      <w:divBdr>
        <w:top w:val="none" w:sz="0" w:space="0" w:color="auto"/>
        <w:left w:val="none" w:sz="0" w:space="0" w:color="auto"/>
        <w:bottom w:val="none" w:sz="0" w:space="0" w:color="auto"/>
        <w:right w:val="none" w:sz="0" w:space="0" w:color="auto"/>
      </w:divBdr>
    </w:div>
    <w:div w:id="96802155">
      <w:marLeft w:val="480"/>
      <w:marRight w:val="0"/>
      <w:marTop w:val="0"/>
      <w:marBottom w:val="0"/>
      <w:divBdr>
        <w:top w:val="none" w:sz="0" w:space="0" w:color="auto"/>
        <w:left w:val="none" w:sz="0" w:space="0" w:color="auto"/>
        <w:bottom w:val="none" w:sz="0" w:space="0" w:color="auto"/>
        <w:right w:val="none" w:sz="0" w:space="0" w:color="auto"/>
      </w:divBdr>
    </w:div>
    <w:div w:id="98255165">
      <w:marLeft w:val="480"/>
      <w:marRight w:val="0"/>
      <w:marTop w:val="0"/>
      <w:marBottom w:val="0"/>
      <w:divBdr>
        <w:top w:val="none" w:sz="0" w:space="0" w:color="auto"/>
        <w:left w:val="none" w:sz="0" w:space="0" w:color="auto"/>
        <w:bottom w:val="none" w:sz="0" w:space="0" w:color="auto"/>
        <w:right w:val="none" w:sz="0" w:space="0" w:color="auto"/>
      </w:divBdr>
    </w:div>
    <w:div w:id="98528912">
      <w:marLeft w:val="480"/>
      <w:marRight w:val="0"/>
      <w:marTop w:val="0"/>
      <w:marBottom w:val="0"/>
      <w:divBdr>
        <w:top w:val="none" w:sz="0" w:space="0" w:color="auto"/>
        <w:left w:val="none" w:sz="0" w:space="0" w:color="auto"/>
        <w:bottom w:val="none" w:sz="0" w:space="0" w:color="auto"/>
        <w:right w:val="none" w:sz="0" w:space="0" w:color="auto"/>
      </w:divBdr>
    </w:div>
    <w:div w:id="104271641">
      <w:marLeft w:val="480"/>
      <w:marRight w:val="0"/>
      <w:marTop w:val="0"/>
      <w:marBottom w:val="0"/>
      <w:divBdr>
        <w:top w:val="none" w:sz="0" w:space="0" w:color="auto"/>
        <w:left w:val="none" w:sz="0" w:space="0" w:color="auto"/>
        <w:bottom w:val="none" w:sz="0" w:space="0" w:color="auto"/>
        <w:right w:val="none" w:sz="0" w:space="0" w:color="auto"/>
      </w:divBdr>
    </w:div>
    <w:div w:id="112020181">
      <w:marLeft w:val="480"/>
      <w:marRight w:val="0"/>
      <w:marTop w:val="0"/>
      <w:marBottom w:val="0"/>
      <w:divBdr>
        <w:top w:val="none" w:sz="0" w:space="0" w:color="auto"/>
        <w:left w:val="none" w:sz="0" w:space="0" w:color="auto"/>
        <w:bottom w:val="none" w:sz="0" w:space="0" w:color="auto"/>
        <w:right w:val="none" w:sz="0" w:space="0" w:color="auto"/>
      </w:divBdr>
    </w:div>
    <w:div w:id="154150757">
      <w:marLeft w:val="480"/>
      <w:marRight w:val="0"/>
      <w:marTop w:val="0"/>
      <w:marBottom w:val="0"/>
      <w:divBdr>
        <w:top w:val="none" w:sz="0" w:space="0" w:color="auto"/>
        <w:left w:val="none" w:sz="0" w:space="0" w:color="auto"/>
        <w:bottom w:val="none" w:sz="0" w:space="0" w:color="auto"/>
        <w:right w:val="none" w:sz="0" w:space="0" w:color="auto"/>
      </w:divBdr>
    </w:div>
    <w:div w:id="156457258">
      <w:marLeft w:val="480"/>
      <w:marRight w:val="0"/>
      <w:marTop w:val="0"/>
      <w:marBottom w:val="0"/>
      <w:divBdr>
        <w:top w:val="none" w:sz="0" w:space="0" w:color="auto"/>
        <w:left w:val="none" w:sz="0" w:space="0" w:color="auto"/>
        <w:bottom w:val="none" w:sz="0" w:space="0" w:color="auto"/>
        <w:right w:val="none" w:sz="0" w:space="0" w:color="auto"/>
      </w:divBdr>
    </w:div>
    <w:div w:id="165444387">
      <w:marLeft w:val="480"/>
      <w:marRight w:val="0"/>
      <w:marTop w:val="0"/>
      <w:marBottom w:val="0"/>
      <w:divBdr>
        <w:top w:val="none" w:sz="0" w:space="0" w:color="auto"/>
        <w:left w:val="none" w:sz="0" w:space="0" w:color="auto"/>
        <w:bottom w:val="none" w:sz="0" w:space="0" w:color="auto"/>
        <w:right w:val="none" w:sz="0" w:space="0" w:color="auto"/>
      </w:divBdr>
    </w:div>
    <w:div w:id="167713460">
      <w:marLeft w:val="480"/>
      <w:marRight w:val="0"/>
      <w:marTop w:val="0"/>
      <w:marBottom w:val="0"/>
      <w:divBdr>
        <w:top w:val="none" w:sz="0" w:space="0" w:color="auto"/>
        <w:left w:val="none" w:sz="0" w:space="0" w:color="auto"/>
        <w:bottom w:val="none" w:sz="0" w:space="0" w:color="auto"/>
        <w:right w:val="none" w:sz="0" w:space="0" w:color="auto"/>
      </w:divBdr>
    </w:div>
    <w:div w:id="170066501">
      <w:marLeft w:val="480"/>
      <w:marRight w:val="0"/>
      <w:marTop w:val="0"/>
      <w:marBottom w:val="0"/>
      <w:divBdr>
        <w:top w:val="none" w:sz="0" w:space="0" w:color="auto"/>
        <w:left w:val="none" w:sz="0" w:space="0" w:color="auto"/>
        <w:bottom w:val="none" w:sz="0" w:space="0" w:color="auto"/>
        <w:right w:val="none" w:sz="0" w:space="0" w:color="auto"/>
      </w:divBdr>
    </w:div>
    <w:div w:id="190188029">
      <w:marLeft w:val="480"/>
      <w:marRight w:val="0"/>
      <w:marTop w:val="0"/>
      <w:marBottom w:val="0"/>
      <w:divBdr>
        <w:top w:val="none" w:sz="0" w:space="0" w:color="auto"/>
        <w:left w:val="none" w:sz="0" w:space="0" w:color="auto"/>
        <w:bottom w:val="none" w:sz="0" w:space="0" w:color="auto"/>
        <w:right w:val="none" w:sz="0" w:space="0" w:color="auto"/>
      </w:divBdr>
    </w:div>
    <w:div w:id="198978081">
      <w:marLeft w:val="480"/>
      <w:marRight w:val="0"/>
      <w:marTop w:val="0"/>
      <w:marBottom w:val="0"/>
      <w:divBdr>
        <w:top w:val="none" w:sz="0" w:space="0" w:color="auto"/>
        <w:left w:val="none" w:sz="0" w:space="0" w:color="auto"/>
        <w:bottom w:val="none" w:sz="0" w:space="0" w:color="auto"/>
        <w:right w:val="none" w:sz="0" w:space="0" w:color="auto"/>
      </w:divBdr>
    </w:div>
    <w:div w:id="208344179">
      <w:marLeft w:val="480"/>
      <w:marRight w:val="0"/>
      <w:marTop w:val="0"/>
      <w:marBottom w:val="0"/>
      <w:divBdr>
        <w:top w:val="none" w:sz="0" w:space="0" w:color="auto"/>
        <w:left w:val="none" w:sz="0" w:space="0" w:color="auto"/>
        <w:bottom w:val="none" w:sz="0" w:space="0" w:color="auto"/>
        <w:right w:val="none" w:sz="0" w:space="0" w:color="auto"/>
      </w:divBdr>
    </w:div>
    <w:div w:id="210700557">
      <w:marLeft w:val="480"/>
      <w:marRight w:val="0"/>
      <w:marTop w:val="0"/>
      <w:marBottom w:val="0"/>
      <w:divBdr>
        <w:top w:val="none" w:sz="0" w:space="0" w:color="auto"/>
        <w:left w:val="none" w:sz="0" w:space="0" w:color="auto"/>
        <w:bottom w:val="none" w:sz="0" w:space="0" w:color="auto"/>
        <w:right w:val="none" w:sz="0" w:space="0" w:color="auto"/>
      </w:divBdr>
    </w:div>
    <w:div w:id="214434537">
      <w:marLeft w:val="480"/>
      <w:marRight w:val="0"/>
      <w:marTop w:val="0"/>
      <w:marBottom w:val="0"/>
      <w:divBdr>
        <w:top w:val="none" w:sz="0" w:space="0" w:color="auto"/>
        <w:left w:val="none" w:sz="0" w:space="0" w:color="auto"/>
        <w:bottom w:val="none" w:sz="0" w:space="0" w:color="auto"/>
        <w:right w:val="none" w:sz="0" w:space="0" w:color="auto"/>
      </w:divBdr>
    </w:div>
    <w:div w:id="217934251">
      <w:marLeft w:val="480"/>
      <w:marRight w:val="0"/>
      <w:marTop w:val="0"/>
      <w:marBottom w:val="0"/>
      <w:divBdr>
        <w:top w:val="none" w:sz="0" w:space="0" w:color="auto"/>
        <w:left w:val="none" w:sz="0" w:space="0" w:color="auto"/>
        <w:bottom w:val="none" w:sz="0" w:space="0" w:color="auto"/>
        <w:right w:val="none" w:sz="0" w:space="0" w:color="auto"/>
      </w:divBdr>
    </w:div>
    <w:div w:id="231353085">
      <w:marLeft w:val="480"/>
      <w:marRight w:val="0"/>
      <w:marTop w:val="0"/>
      <w:marBottom w:val="0"/>
      <w:divBdr>
        <w:top w:val="none" w:sz="0" w:space="0" w:color="auto"/>
        <w:left w:val="none" w:sz="0" w:space="0" w:color="auto"/>
        <w:bottom w:val="none" w:sz="0" w:space="0" w:color="auto"/>
        <w:right w:val="none" w:sz="0" w:space="0" w:color="auto"/>
      </w:divBdr>
    </w:div>
    <w:div w:id="234779335">
      <w:marLeft w:val="480"/>
      <w:marRight w:val="0"/>
      <w:marTop w:val="0"/>
      <w:marBottom w:val="0"/>
      <w:divBdr>
        <w:top w:val="none" w:sz="0" w:space="0" w:color="auto"/>
        <w:left w:val="none" w:sz="0" w:space="0" w:color="auto"/>
        <w:bottom w:val="none" w:sz="0" w:space="0" w:color="auto"/>
        <w:right w:val="none" w:sz="0" w:space="0" w:color="auto"/>
      </w:divBdr>
    </w:div>
    <w:div w:id="236407418">
      <w:marLeft w:val="480"/>
      <w:marRight w:val="0"/>
      <w:marTop w:val="0"/>
      <w:marBottom w:val="0"/>
      <w:divBdr>
        <w:top w:val="none" w:sz="0" w:space="0" w:color="auto"/>
        <w:left w:val="none" w:sz="0" w:space="0" w:color="auto"/>
        <w:bottom w:val="none" w:sz="0" w:space="0" w:color="auto"/>
        <w:right w:val="none" w:sz="0" w:space="0" w:color="auto"/>
      </w:divBdr>
    </w:div>
    <w:div w:id="239367354">
      <w:marLeft w:val="480"/>
      <w:marRight w:val="0"/>
      <w:marTop w:val="0"/>
      <w:marBottom w:val="0"/>
      <w:divBdr>
        <w:top w:val="none" w:sz="0" w:space="0" w:color="auto"/>
        <w:left w:val="none" w:sz="0" w:space="0" w:color="auto"/>
        <w:bottom w:val="none" w:sz="0" w:space="0" w:color="auto"/>
        <w:right w:val="none" w:sz="0" w:space="0" w:color="auto"/>
      </w:divBdr>
    </w:div>
    <w:div w:id="244724995">
      <w:marLeft w:val="480"/>
      <w:marRight w:val="0"/>
      <w:marTop w:val="0"/>
      <w:marBottom w:val="0"/>
      <w:divBdr>
        <w:top w:val="none" w:sz="0" w:space="0" w:color="auto"/>
        <w:left w:val="none" w:sz="0" w:space="0" w:color="auto"/>
        <w:bottom w:val="none" w:sz="0" w:space="0" w:color="auto"/>
        <w:right w:val="none" w:sz="0" w:space="0" w:color="auto"/>
      </w:divBdr>
    </w:div>
    <w:div w:id="250823909">
      <w:marLeft w:val="480"/>
      <w:marRight w:val="0"/>
      <w:marTop w:val="0"/>
      <w:marBottom w:val="0"/>
      <w:divBdr>
        <w:top w:val="none" w:sz="0" w:space="0" w:color="auto"/>
        <w:left w:val="none" w:sz="0" w:space="0" w:color="auto"/>
        <w:bottom w:val="none" w:sz="0" w:space="0" w:color="auto"/>
        <w:right w:val="none" w:sz="0" w:space="0" w:color="auto"/>
      </w:divBdr>
    </w:div>
    <w:div w:id="255481902">
      <w:marLeft w:val="480"/>
      <w:marRight w:val="0"/>
      <w:marTop w:val="0"/>
      <w:marBottom w:val="0"/>
      <w:divBdr>
        <w:top w:val="none" w:sz="0" w:space="0" w:color="auto"/>
        <w:left w:val="none" w:sz="0" w:space="0" w:color="auto"/>
        <w:bottom w:val="none" w:sz="0" w:space="0" w:color="auto"/>
        <w:right w:val="none" w:sz="0" w:space="0" w:color="auto"/>
      </w:divBdr>
    </w:div>
    <w:div w:id="257101953">
      <w:marLeft w:val="480"/>
      <w:marRight w:val="0"/>
      <w:marTop w:val="0"/>
      <w:marBottom w:val="0"/>
      <w:divBdr>
        <w:top w:val="none" w:sz="0" w:space="0" w:color="auto"/>
        <w:left w:val="none" w:sz="0" w:space="0" w:color="auto"/>
        <w:bottom w:val="none" w:sz="0" w:space="0" w:color="auto"/>
        <w:right w:val="none" w:sz="0" w:space="0" w:color="auto"/>
      </w:divBdr>
    </w:div>
    <w:div w:id="271328684">
      <w:marLeft w:val="480"/>
      <w:marRight w:val="0"/>
      <w:marTop w:val="0"/>
      <w:marBottom w:val="0"/>
      <w:divBdr>
        <w:top w:val="none" w:sz="0" w:space="0" w:color="auto"/>
        <w:left w:val="none" w:sz="0" w:space="0" w:color="auto"/>
        <w:bottom w:val="none" w:sz="0" w:space="0" w:color="auto"/>
        <w:right w:val="none" w:sz="0" w:space="0" w:color="auto"/>
      </w:divBdr>
    </w:div>
    <w:div w:id="273555681">
      <w:marLeft w:val="480"/>
      <w:marRight w:val="0"/>
      <w:marTop w:val="0"/>
      <w:marBottom w:val="0"/>
      <w:divBdr>
        <w:top w:val="none" w:sz="0" w:space="0" w:color="auto"/>
        <w:left w:val="none" w:sz="0" w:space="0" w:color="auto"/>
        <w:bottom w:val="none" w:sz="0" w:space="0" w:color="auto"/>
        <w:right w:val="none" w:sz="0" w:space="0" w:color="auto"/>
      </w:divBdr>
    </w:div>
    <w:div w:id="291135686">
      <w:marLeft w:val="480"/>
      <w:marRight w:val="0"/>
      <w:marTop w:val="0"/>
      <w:marBottom w:val="0"/>
      <w:divBdr>
        <w:top w:val="none" w:sz="0" w:space="0" w:color="auto"/>
        <w:left w:val="none" w:sz="0" w:space="0" w:color="auto"/>
        <w:bottom w:val="none" w:sz="0" w:space="0" w:color="auto"/>
        <w:right w:val="none" w:sz="0" w:space="0" w:color="auto"/>
      </w:divBdr>
    </w:div>
    <w:div w:id="299652802">
      <w:marLeft w:val="480"/>
      <w:marRight w:val="0"/>
      <w:marTop w:val="0"/>
      <w:marBottom w:val="0"/>
      <w:divBdr>
        <w:top w:val="none" w:sz="0" w:space="0" w:color="auto"/>
        <w:left w:val="none" w:sz="0" w:space="0" w:color="auto"/>
        <w:bottom w:val="none" w:sz="0" w:space="0" w:color="auto"/>
        <w:right w:val="none" w:sz="0" w:space="0" w:color="auto"/>
      </w:divBdr>
    </w:div>
    <w:div w:id="306011270">
      <w:marLeft w:val="480"/>
      <w:marRight w:val="0"/>
      <w:marTop w:val="0"/>
      <w:marBottom w:val="0"/>
      <w:divBdr>
        <w:top w:val="none" w:sz="0" w:space="0" w:color="auto"/>
        <w:left w:val="none" w:sz="0" w:space="0" w:color="auto"/>
        <w:bottom w:val="none" w:sz="0" w:space="0" w:color="auto"/>
        <w:right w:val="none" w:sz="0" w:space="0" w:color="auto"/>
      </w:divBdr>
    </w:div>
    <w:div w:id="313721094">
      <w:marLeft w:val="480"/>
      <w:marRight w:val="0"/>
      <w:marTop w:val="0"/>
      <w:marBottom w:val="0"/>
      <w:divBdr>
        <w:top w:val="none" w:sz="0" w:space="0" w:color="auto"/>
        <w:left w:val="none" w:sz="0" w:space="0" w:color="auto"/>
        <w:bottom w:val="none" w:sz="0" w:space="0" w:color="auto"/>
        <w:right w:val="none" w:sz="0" w:space="0" w:color="auto"/>
      </w:divBdr>
    </w:div>
    <w:div w:id="332415918">
      <w:marLeft w:val="480"/>
      <w:marRight w:val="0"/>
      <w:marTop w:val="0"/>
      <w:marBottom w:val="0"/>
      <w:divBdr>
        <w:top w:val="none" w:sz="0" w:space="0" w:color="auto"/>
        <w:left w:val="none" w:sz="0" w:space="0" w:color="auto"/>
        <w:bottom w:val="none" w:sz="0" w:space="0" w:color="auto"/>
        <w:right w:val="none" w:sz="0" w:space="0" w:color="auto"/>
      </w:divBdr>
    </w:div>
    <w:div w:id="334110520">
      <w:marLeft w:val="480"/>
      <w:marRight w:val="0"/>
      <w:marTop w:val="0"/>
      <w:marBottom w:val="0"/>
      <w:divBdr>
        <w:top w:val="none" w:sz="0" w:space="0" w:color="auto"/>
        <w:left w:val="none" w:sz="0" w:space="0" w:color="auto"/>
        <w:bottom w:val="none" w:sz="0" w:space="0" w:color="auto"/>
        <w:right w:val="none" w:sz="0" w:space="0" w:color="auto"/>
      </w:divBdr>
    </w:div>
    <w:div w:id="344747093">
      <w:marLeft w:val="480"/>
      <w:marRight w:val="0"/>
      <w:marTop w:val="0"/>
      <w:marBottom w:val="0"/>
      <w:divBdr>
        <w:top w:val="none" w:sz="0" w:space="0" w:color="auto"/>
        <w:left w:val="none" w:sz="0" w:space="0" w:color="auto"/>
        <w:bottom w:val="none" w:sz="0" w:space="0" w:color="auto"/>
        <w:right w:val="none" w:sz="0" w:space="0" w:color="auto"/>
      </w:divBdr>
    </w:div>
    <w:div w:id="344987254">
      <w:marLeft w:val="480"/>
      <w:marRight w:val="0"/>
      <w:marTop w:val="0"/>
      <w:marBottom w:val="0"/>
      <w:divBdr>
        <w:top w:val="none" w:sz="0" w:space="0" w:color="auto"/>
        <w:left w:val="none" w:sz="0" w:space="0" w:color="auto"/>
        <w:bottom w:val="none" w:sz="0" w:space="0" w:color="auto"/>
        <w:right w:val="none" w:sz="0" w:space="0" w:color="auto"/>
      </w:divBdr>
    </w:div>
    <w:div w:id="354308453">
      <w:marLeft w:val="480"/>
      <w:marRight w:val="0"/>
      <w:marTop w:val="0"/>
      <w:marBottom w:val="0"/>
      <w:divBdr>
        <w:top w:val="none" w:sz="0" w:space="0" w:color="auto"/>
        <w:left w:val="none" w:sz="0" w:space="0" w:color="auto"/>
        <w:bottom w:val="none" w:sz="0" w:space="0" w:color="auto"/>
        <w:right w:val="none" w:sz="0" w:space="0" w:color="auto"/>
      </w:divBdr>
    </w:div>
    <w:div w:id="356590692">
      <w:marLeft w:val="480"/>
      <w:marRight w:val="0"/>
      <w:marTop w:val="0"/>
      <w:marBottom w:val="0"/>
      <w:divBdr>
        <w:top w:val="none" w:sz="0" w:space="0" w:color="auto"/>
        <w:left w:val="none" w:sz="0" w:space="0" w:color="auto"/>
        <w:bottom w:val="none" w:sz="0" w:space="0" w:color="auto"/>
        <w:right w:val="none" w:sz="0" w:space="0" w:color="auto"/>
      </w:divBdr>
    </w:div>
    <w:div w:id="358749229">
      <w:marLeft w:val="480"/>
      <w:marRight w:val="0"/>
      <w:marTop w:val="0"/>
      <w:marBottom w:val="0"/>
      <w:divBdr>
        <w:top w:val="none" w:sz="0" w:space="0" w:color="auto"/>
        <w:left w:val="none" w:sz="0" w:space="0" w:color="auto"/>
        <w:bottom w:val="none" w:sz="0" w:space="0" w:color="auto"/>
        <w:right w:val="none" w:sz="0" w:space="0" w:color="auto"/>
      </w:divBdr>
    </w:div>
    <w:div w:id="363483374">
      <w:marLeft w:val="480"/>
      <w:marRight w:val="0"/>
      <w:marTop w:val="0"/>
      <w:marBottom w:val="0"/>
      <w:divBdr>
        <w:top w:val="none" w:sz="0" w:space="0" w:color="auto"/>
        <w:left w:val="none" w:sz="0" w:space="0" w:color="auto"/>
        <w:bottom w:val="none" w:sz="0" w:space="0" w:color="auto"/>
        <w:right w:val="none" w:sz="0" w:space="0" w:color="auto"/>
      </w:divBdr>
    </w:div>
    <w:div w:id="373042621">
      <w:marLeft w:val="480"/>
      <w:marRight w:val="0"/>
      <w:marTop w:val="0"/>
      <w:marBottom w:val="0"/>
      <w:divBdr>
        <w:top w:val="none" w:sz="0" w:space="0" w:color="auto"/>
        <w:left w:val="none" w:sz="0" w:space="0" w:color="auto"/>
        <w:bottom w:val="none" w:sz="0" w:space="0" w:color="auto"/>
        <w:right w:val="none" w:sz="0" w:space="0" w:color="auto"/>
      </w:divBdr>
    </w:div>
    <w:div w:id="376012300">
      <w:marLeft w:val="480"/>
      <w:marRight w:val="0"/>
      <w:marTop w:val="0"/>
      <w:marBottom w:val="0"/>
      <w:divBdr>
        <w:top w:val="none" w:sz="0" w:space="0" w:color="auto"/>
        <w:left w:val="none" w:sz="0" w:space="0" w:color="auto"/>
        <w:bottom w:val="none" w:sz="0" w:space="0" w:color="auto"/>
        <w:right w:val="none" w:sz="0" w:space="0" w:color="auto"/>
      </w:divBdr>
    </w:div>
    <w:div w:id="376203480">
      <w:marLeft w:val="480"/>
      <w:marRight w:val="0"/>
      <w:marTop w:val="0"/>
      <w:marBottom w:val="0"/>
      <w:divBdr>
        <w:top w:val="none" w:sz="0" w:space="0" w:color="auto"/>
        <w:left w:val="none" w:sz="0" w:space="0" w:color="auto"/>
        <w:bottom w:val="none" w:sz="0" w:space="0" w:color="auto"/>
        <w:right w:val="none" w:sz="0" w:space="0" w:color="auto"/>
      </w:divBdr>
    </w:div>
    <w:div w:id="380636817">
      <w:marLeft w:val="480"/>
      <w:marRight w:val="0"/>
      <w:marTop w:val="0"/>
      <w:marBottom w:val="0"/>
      <w:divBdr>
        <w:top w:val="none" w:sz="0" w:space="0" w:color="auto"/>
        <w:left w:val="none" w:sz="0" w:space="0" w:color="auto"/>
        <w:bottom w:val="none" w:sz="0" w:space="0" w:color="auto"/>
        <w:right w:val="none" w:sz="0" w:space="0" w:color="auto"/>
      </w:divBdr>
    </w:div>
    <w:div w:id="384187002">
      <w:marLeft w:val="480"/>
      <w:marRight w:val="0"/>
      <w:marTop w:val="0"/>
      <w:marBottom w:val="0"/>
      <w:divBdr>
        <w:top w:val="none" w:sz="0" w:space="0" w:color="auto"/>
        <w:left w:val="none" w:sz="0" w:space="0" w:color="auto"/>
        <w:bottom w:val="none" w:sz="0" w:space="0" w:color="auto"/>
        <w:right w:val="none" w:sz="0" w:space="0" w:color="auto"/>
      </w:divBdr>
    </w:div>
    <w:div w:id="397901693">
      <w:marLeft w:val="480"/>
      <w:marRight w:val="0"/>
      <w:marTop w:val="0"/>
      <w:marBottom w:val="0"/>
      <w:divBdr>
        <w:top w:val="none" w:sz="0" w:space="0" w:color="auto"/>
        <w:left w:val="none" w:sz="0" w:space="0" w:color="auto"/>
        <w:bottom w:val="none" w:sz="0" w:space="0" w:color="auto"/>
        <w:right w:val="none" w:sz="0" w:space="0" w:color="auto"/>
      </w:divBdr>
    </w:div>
    <w:div w:id="404692903">
      <w:marLeft w:val="480"/>
      <w:marRight w:val="0"/>
      <w:marTop w:val="0"/>
      <w:marBottom w:val="0"/>
      <w:divBdr>
        <w:top w:val="none" w:sz="0" w:space="0" w:color="auto"/>
        <w:left w:val="none" w:sz="0" w:space="0" w:color="auto"/>
        <w:bottom w:val="none" w:sz="0" w:space="0" w:color="auto"/>
        <w:right w:val="none" w:sz="0" w:space="0" w:color="auto"/>
      </w:divBdr>
    </w:div>
    <w:div w:id="406150376">
      <w:marLeft w:val="480"/>
      <w:marRight w:val="0"/>
      <w:marTop w:val="0"/>
      <w:marBottom w:val="0"/>
      <w:divBdr>
        <w:top w:val="none" w:sz="0" w:space="0" w:color="auto"/>
        <w:left w:val="none" w:sz="0" w:space="0" w:color="auto"/>
        <w:bottom w:val="none" w:sz="0" w:space="0" w:color="auto"/>
        <w:right w:val="none" w:sz="0" w:space="0" w:color="auto"/>
      </w:divBdr>
    </w:div>
    <w:div w:id="408622286">
      <w:marLeft w:val="480"/>
      <w:marRight w:val="0"/>
      <w:marTop w:val="0"/>
      <w:marBottom w:val="0"/>
      <w:divBdr>
        <w:top w:val="none" w:sz="0" w:space="0" w:color="auto"/>
        <w:left w:val="none" w:sz="0" w:space="0" w:color="auto"/>
        <w:bottom w:val="none" w:sz="0" w:space="0" w:color="auto"/>
        <w:right w:val="none" w:sz="0" w:space="0" w:color="auto"/>
      </w:divBdr>
    </w:div>
    <w:div w:id="409734848">
      <w:marLeft w:val="480"/>
      <w:marRight w:val="0"/>
      <w:marTop w:val="0"/>
      <w:marBottom w:val="0"/>
      <w:divBdr>
        <w:top w:val="none" w:sz="0" w:space="0" w:color="auto"/>
        <w:left w:val="none" w:sz="0" w:space="0" w:color="auto"/>
        <w:bottom w:val="none" w:sz="0" w:space="0" w:color="auto"/>
        <w:right w:val="none" w:sz="0" w:space="0" w:color="auto"/>
      </w:divBdr>
    </w:div>
    <w:div w:id="413628840">
      <w:marLeft w:val="480"/>
      <w:marRight w:val="0"/>
      <w:marTop w:val="0"/>
      <w:marBottom w:val="0"/>
      <w:divBdr>
        <w:top w:val="none" w:sz="0" w:space="0" w:color="auto"/>
        <w:left w:val="none" w:sz="0" w:space="0" w:color="auto"/>
        <w:bottom w:val="none" w:sz="0" w:space="0" w:color="auto"/>
        <w:right w:val="none" w:sz="0" w:space="0" w:color="auto"/>
      </w:divBdr>
    </w:div>
    <w:div w:id="421411935">
      <w:marLeft w:val="480"/>
      <w:marRight w:val="0"/>
      <w:marTop w:val="0"/>
      <w:marBottom w:val="0"/>
      <w:divBdr>
        <w:top w:val="none" w:sz="0" w:space="0" w:color="auto"/>
        <w:left w:val="none" w:sz="0" w:space="0" w:color="auto"/>
        <w:bottom w:val="none" w:sz="0" w:space="0" w:color="auto"/>
        <w:right w:val="none" w:sz="0" w:space="0" w:color="auto"/>
      </w:divBdr>
    </w:div>
    <w:div w:id="423040064">
      <w:marLeft w:val="480"/>
      <w:marRight w:val="0"/>
      <w:marTop w:val="0"/>
      <w:marBottom w:val="0"/>
      <w:divBdr>
        <w:top w:val="none" w:sz="0" w:space="0" w:color="auto"/>
        <w:left w:val="none" w:sz="0" w:space="0" w:color="auto"/>
        <w:bottom w:val="none" w:sz="0" w:space="0" w:color="auto"/>
        <w:right w:val="none" w:sz="0" w:space="0" w:color="auto"/>
      </w:divBdr>
    </w:div>
    <w:div w:id="474685848">
      <w:marLeft w:val="480"/>
      <w:marRight w:val="0"/>
      <w:marTop w:val="0"/>
      <w:marBottom w:val="0"/>
      <w:divBdr>
        <w:top w:val="none" w:sz="0" w:space="0" w:color="auto"/>
        <w:left w:val="none" w:sz="0" w:space="0" w:color="auto"/>
        <w:bottom w:val="none" w:sz="0" w:space="0" w:color="auto"/>
        <w:right w:val="none" w:sz="0" w:space="0" w:color="auto"/>
      </w:divBdr>
    </w:div>
    <w:div w:id="478108739">
      <w:marLeft w:val="480"/>
      <w:marRight w:val="0"/>
      <w:marTop w:val="0"/>
      <w:marBottom w:val="0"/>
      <w:divBdr>
        <w:top w:val="none" w:sz="0" w:space="0" w:color="auto"/>
        <w:left w:val="none" w:sz="0" w:space="0" w:color="auto"/>
        <w:bottom w:val="none" w:sz="0" w:space="0" w:color="auto"/>
        <w:right w:val="none" w:sz="0" w:space="0" w:color="auto"/>
      </w:divBdr>
    </w:div>
    <w:div w:id="481316592">
      <w:marLeft w:val="480"/>
      <w:marRight w:val="0"/>
      <w:marTop w:val="0"/>
      <w:marBottom w:val="0"/>
      <w:divBdr>
        <w:top w:val="none" w:sz="0" w:space="0" w:color="auto"/>
        <w:left w:val="none" w:sz="0" w:space="0" w:color="auto"/>
        <w:bottom w:val="none" w:sz="0" w:space="0" w:color="auto"/>
        <w:right w:val="none" w:sz="0" w:space="0" w:color="auto"/>
      </w:divBdr>
    </w:div>
    <w:div w:id="481893723">
      <w:marLeft w:val="480"/>
      <w:marRight w:val="0"/>
      <w:marTop w:val="0"/>
      <w:marBottom w:val="0"/>
      <w:divBdr>
        <w:top w:val="none" w:sz="0" w:space="0" w:color="auto"/>
        <w:left w:val="none" w:sz="0" w:space="0" w:color="auto"/>
        <w:bottom w:val="none" w:sz="0" w:space="0" w:color="auto"/>
        <w:right w:val="none" w:sz="0" w:space="0" w:color="auto"/>
      </w:divBdr>
    </w:div>
    <w:div w:id="488133357">
      <w:marLeft w:val="480"/>
      <w:marRight w:val="0"/>
      <w:marTop w:val="0"/>
      <w:marBottom w:val="0"/>
      <w:divBdr>
        <w:top w:val="none" w:sz="0" w:space="0" w:color="auto"/>
        <w:left w:val="none" w:sz="0" w:space="0" w:color="auto"/>
        <w:bottom w:val="none" w:sz="0" w:space="0" w:color="auto"/>
        <w:right w:val="none" w:sz="0" w:space="0" w:color="auto"/>
      </w:divBdr>
    </w:div>
    <w:div w:id="510025212">
      <w:marLeft w:val="480"/>
      <w:marRight w:val="0"/>
      <w:marTop w:val="0"/>
      <w:marBottom w:val="0"/>
      <w:divBdr>
        <w:top w:val="none" w:sz="0" w:space="0" w:color="auto"/>
        <w:left w:val="none" w:sz="0" w:space="0" w:color="auto"/>
        <w:bottom w:val="none" w:sz="0" w:space="0" w:color="auto"/>
        <w:right w:val="none" w:sz="0" w:space="0" w:color="auto"/>
      </w:divBdr>
    </w:div>
    <w:div w:id="510072881">
      <w:marLeft w:val="480"/>
      <w:marRight w:val="0"/>
      <w:marTop w:val="0"/>
      <w:marBottom w:val="0"/>
      <w:divBdr>
        <w:top w:val="none" w:sz="0" w:space="0" w:color="auto"/>
        <w:left w:val="none" w:sz="0" w:space="0" w:color="auto"/>
        <w:bottom w:val="none" w:sz="0" w:space="0" w:color="auto"/>
        <w:right w:val="none" w:sz="0" w:space="0" w:color="auto"/>
      </w:divBdr>
    </w:div>
    <w:div w:id="519857063">
      <w:marLeft w:val="480"/>
      <w:marRight w:val="0"/>
      <w:marTop w:val="0"/>
      <w:marBottom w:val="0"/>
      <w:divBdr>
        <w:top w:val="none" w:sz="0" w:space="0" w:color="auto"/>
        <w:left w:val="none" w:sz="0" w:space="0" w:color="auto"/>
        <w:bottom w:val="none" w:sz="0" w:space="0" w:color="auto"/>
        <w:right w:val="none" w:sz="0" w:space="0" w:color="auto"/>
      </w:divBdr>
    </w:div>
    <w:div w:id="531656018">
      <w:marLeft w:val="480"/>
      <w:marRight w:val="0"/>
      <w:marTop w:val="0"/>
      <w:marBottom w:val="0"/>
      <w:divBdr>
        <w:top w:val="none" w:sz="0" w:space="0" w:color="auto"/>
        <w:left w:val="none" w:sz="0" w:space="0" w:color="auto"/>
        <w:bottom w:val="none" w:sz="0" w:space="0" w:color="auto"/>
        <w:right w:val="none" w:sz="0" w:space="0" w:color="auto"/>
      </w:divBdr>
    </w:div>
    <w:div w:id="533688273">
      <w:marLeft w:val="480"/>
      <w:marRight w:val="0"/>
      <w:marTop w:val="0"/>
      <w:marBottom w:val="0"/>
      <w:divBdr>
        <w:top w:val="none" w:sz="0" w:space="0" w:color="auto"/>
        <w:left w:val="none" w:sz="0" w:space="0" w:color="auto"/>
        <w:bottom w:val="none" w:sz="0" w:space="0" w:color="auto"/>
        <w:right w:val="none" w:sz="0" w:space="0" w:color="auto"/>
      </w:divBdr>
    </w:div>
    <w:div w:id="537662324">
      <w:marLeft w:val="480"/>
      <w:marRight w:val="0"/>
      <w:marTop w:val="0"/>
      <w:marBottom w:val="0"/>
      <w:divBdr>
        <w:top w:val="none" w:sz="0" w:space="0" w:color="auto"/>
        <w:left w:val="none" w:sz="0" w:space="0" w:color="auto"/>
        <w:bottom w:val="none" w:sz="0" w:space="0" w:color="auto"/>
        <w:right w:val="none" w:sz="0" w:space="0" w:color="auto"/>
      </w:divBdr>
    </w:div>
    <w:div w:id="541092176">
      <w:marLeft w:val="480"/>
      <w:marRight w:val="0"/>
      <w:marTop w:val="0"/>
      <w:marBottom w:val="0"/>
      <w:divBdr>
        <w:top w:val="none" w:sz="0" w:space="0" w:color="auto"/>
        <w:left w:val="none" w:sz="0" w:space="0" w:color="auto"/>
        <w:bottom w:val="none" w:sz="0" w:space="0" w:color="auto"/>
        <w:right w:val="none" w:sz="0" w:space="0" w:color="auto"/>
      </w:divBdr>
    </w:div>
    <w:div w:id="542601882">
      <w:marLeft w:val="480"/>
      <w:marRight w:val="0"/>
      <w:marTop w:val="0"/>
      <w:marBottom w:val="0"/>
      <w:divBdr>
        <w:top w:val="none" w:sz="0" w:space="0" w:color="auto"/>
        <w:left w:val="none" w:sz="0" w:space="0" w:color="auto"/>
        <w:bottom w:val="none" w:sz="0" w:space="0" w:color="auto"/>
        <w:right w:val="none" w:sz="0" w:space="0" w:color="auto"/>
      </w:divBdr>
    </w:div>
    <w:div w:id="551038914">
      <w:marLeft w:val="480"/>
      <w:marRight w:val="0"/>
      <w:marTop w:val="0"/>
      <w:marBottom w:val="0"/>
      <w:divBdr>
        <w:top w:val="none" w:sz="0" w:space="0" w:color="auto"/>
        <w:left w:val="none" w:sz="0" w:space="0" w:color="auto"/>
        <w:bottom w:val="none" w:sz="0" w:space="0" w:color="auto"/>
        <w:right w:val="none" w:sz="0" w:space="0" w:color="auto"/>
      </w:divBdr>
    </w:div>
    <w:div w:id="558252142">
      <w:marLeft w:val="480"/>
      <w:marRight w:val="0"/>
      <w:marTop w:val="0"/>
      <w:marBottom w:val="0"/>
      <w:divBdr>
        <w:top w:val="none" w:sz="0" w:space="0" w:color="auto"/>
        <w:left w:val="none" w:sz="0" w:space="0" w:color="auto"/>
        <w:bottom w:val="none" w:sz="0" w:space="0" w:color="auto"/>
        <w:right w:val="none" w:sz="0" w:space="0" w:color="auto"/>
      </w:divBdr>
    </w:div>
    <w:div w:id="562570656">
      <w:marLeft w:val="480"/>
      <w:marRight w:val="0"/>
      <w:marTop w:val="0"/>
      <w:marBottom w:val="0"/>
      <w:divBdr>
        <w:top w:val="none" w:sz="0" w:space="0" w:color="auto"/>
        <w:left w:val="none" w:sz="0" w:space="0" w:color="auto"/>
        <w:bottom w:val="none" w:sz="0" w:space="0" w:color="auto"/>
        <w:right w:val="none" w:sz="0" w:space="0" w:color="auto"/>
      </w:divBdr>
    </w:div>
    <w:div w:id="576481841">
      <w:marLeft w:val="480"/>
      <w:marRight w:val="0"/>
      <w:marTop w:val="0"/>
      <w:marBottom w:val="0"/>
      <w:divBdr>
        <w:top w:val="none" w:sz="0" w:space="0" w:color="auto"/>
        <w:left w:val="none" w:sz="0" w:space="0" w:color="auto"/>
        <w:bottom w:val="none" w:sz="0" w:space="0" w:color="auto"/>
        <w:right w:val="none" w:sz="0" w:space="0" w:color="auto"/>
      </w:divBdr>
    </w:div>
    <w:div w:id="580529335">
      <w:marLeft w:val="480"/>
      <w:marRight w:val="0"/>
      <w:marTop w:val="0"/>
      <w:marBottom w:val="0"/>
      <w:divBdr>
        <w:top w:val="none" w:sz="0" w:space="0" w:color="auto"/>
        <w:left w:val="none" w:sz="0" w:space="0" w:color="auto"/>
        <w:bottom w:val="none" w:sz="0" w:space="0" w:color="auto"/>
        <w:right w:val="none" w:sz="0" w:space="0" w:color="auto"/>
      </w:divBdr>
    </w:div>
    <w:div w:id="583035395">
      <w:marLeft w:val="480"/>
      <w:marRight w:val="0"/>
      <w:marTop w:val="0"/>
      <w:marBottom w:val="0"/>
      <w:divBdr>
        <w:top w:val="none" w:sz="0" w:space="0" w:color="auto"/>
        <w:left w:val="none" w:sz="0" w:space="0" w:color="auto"/>
        <w:bottom w:val="none" w:sz="0" w:space="0" w:color="auto"/>
        <w:right w:val="none" w:sz="0" w:space="0" w:color="auto"/>
      </w:divBdr>
    </w:div>
    <w:div w:id="584338646">
      <w:marLeft w:val="480"/>
      <w:marRight w:val="0"/>
      <w:marTop w:val="0"/>
      <w:marBottom w:val="0"/>
      <w:divBdr>
        <w:top w:val="none" w:sz="0" w:space="0" w:color="auto"/>
        <w:left w:val="none" w:sz="0" w:space="0" w:color="auto"/>
        <w:bottom w:val="none" w:sz="0" w:space="0" w:color="auto"/>
        <w:right w:val="none" w:sz="0" w:space="0" w:color="auto"/>
      </w:divBdr>
    </w:div>
    <w:div w:id="592784948">
      <w:marLeft w:val="480"/>
      <w:marRight w:val="0"/>
      <w:marTop w:val="0"/>
      <w:marBottom w:val="0"/>
      <w:divBdr>
        <w:top w:val="none" w:sz="0" w:space="0" w:color="auto"/>
        <w:left w:val="none" w:sz="0" w:space="0" w:color="auto"/>
        <w:bottom w:val="none" w:sz="0" w:space="0" w:color="auto"/>
        <w:right w:val="none" w:sz="0" w:space="0" w:color="auto"/>
      </w:divBdr>
    </w:div>
    <w:div w:id="593175374">
      <w:marLeft w:val="480"/>
      <w:marRight w:val="0"/>
      <w:marTop w:val="0"/>
      <w:marBottom w:val="0"/>
      <w:divBdr>
        <w:top w:val="none" w:sz="0" w:space="0" w:color="auto"/>
        <w:left w:val="none" w:sz="0" w:space="0" w:color="auto"/>
        <w:bottom w:val="none" w:sz="0" w:space="0" w:color="auto"/>
        <w:right w:val="none" w:sz="0" w:space="0" w:color="auto"/>
      </w:divBdr>
    </w:div>
    <w:div w:id="594099610">
      <w:marLeft w:val="480"/>
      <w:marRight w:val="0"/>
      <w:marTop w:val="0"/>
      <w:marBottom w:val="0"/>
      <w:divBdr>
        <w:top w:val="none" w:sz="0" w:space="0" w:color="auto"/>
        <w:left w:val="none" w:sz="0" w:space="0" w:color="auto"/>
        <w:bottom w:val="none" w:sz="0" w:space="0" w:color="auto"/>
        <w:right w:val="none" w:sz="0" w:space="0" w:color="auto"/>
      </w:divBdr>
    </w:div>
    <w:div w:id="605574002">
      <w:marLeft w:val="480"/>
      <w:marRight w:val="0"/>
      <w:marTop w:val="0"/>
      <w:marBottom w:val="0"/>
      <w:divBdr>
        <w:top w:val="none" w:sz="0" w:space="0" w:color="auto"/>
        <w:left w:val="none" w:sz="0" w:space="0" w:color="auto"/>
        <w:bottom w:val="none" w:sz="0" w:space="0" w:color="auto"/>
        <w:right w:val="none" w:sz="0" w:space="0" w:color="auto"/>
      </w:divBdr>
    </w:div>
    <w:div w:id="606156669">
      <w:marLeft w:val="480"/>
      <w:marRight w:val="0"/>
      <w:marTop w:val="0"/>
      <w:marBottom w:val="0"/>
      <w:divBdr>
        <w:top w:val="none" w:sz="0" w:space="0" w:color="auto"/>
        <w:left w:val="none" w:sz="0" w:space="0" w:color="auto"/>
        <w:bottom w:val="none" w:sz="0" w:space="0" w:color="auto"/>
        <w:right w:val="none" w:sz="0" w:space="0" w:color="auto"/>
      </w:divBdr>
    </w:div>
    <w:div w:id="607851118">
      <w:marLeft w:val="480"/>
      <w:marRight w:val="0"/>
      <w:marTop w:val="0"/>
      <w:marBottom w:val="0"/>
      <w:divBdr>
        <w:top w:val="none" w:sz="0" w:space="0" w:color="auto"/>
        <w:left w:val="none" w:sz="0" w:space="0" w:color="auto"/>
        <w:bottom w:val="none" w:sz="0" w:space="0" w:color="auto"/>
        <w:right w:val="none" w:sz="0" w:space="0" w:color="auto"/>
      </w:divBdr>
    </w:div>
    <w:div w:id="619186398">
      <w:marLeft w:val="480"/>
      <w:marRight w:val="0"/>
      <w:marTop w:val="0"/>
      <w:marBottom w:val="0"/>
      <w:divBdr>
        <w:top w:val="none" w:sz="0" w:space="0" w:color="auto"/>
        <w:left w:val="none" w:sz="0" w:space="0" w:color="auto"/>
        <w:bottom w:val="none" w:sz="0" w:space="0" w:color="auto"/>
        <w:right w:val="none" w:sz="0" w:space="0" w:color="auto"/>
      </w:divBdr>
    </w:div>
    <w:div w:id="622659040">
      <w:marLeft w:val="480"/>
      <w:marRight w:val="0"/>
      <w:marTop w:val="0"/>
      <w:marBottom w:val="0"/>
      <w:divBdr>
        <w:top w:val="none" w:sz="0" w:space="0" w:color="auto"/>
        <w:left w:val="none" w:sz="0" w:space="0" w:color="auto"/>
        <w:bottom w:val="none" w:sz="0" w:space="0" w:color="auto"/>
        <w:right w:val="none" w:sz="0" w:space="0" w:color="auto"/>
      </w:divBdr>
    </w:div>
    <w:div w:id="630596001">
      <w:marLeft w:val="480"/>
      <w:marRight w:val="0"/>
      <w:marTop w:val="0"/>
      <w:marBottom w:val="0"/>
      <w:divBdr>
        <w:top w:val="none" w:sz="0" w:space="0" w:color="auto"/>
        <w:left w:val="none" w:sz="0" w:space="0" w:color="auto"/>
        <w:bottom w:val="none" w:sz="0" w:space="0" w:color="auto"/>
        <w:right w:val="none" w:sz="0" w:space="0" w:color="auto"/>
      </w:divBdr>
    </w:div>
    <w:div w:id="662969076">
      <w:marLeft w:val="480"/>
      <w:marRight w:val="0"/>
      <w:marTop w:val="0"/>
      <w:marBottom w:val="0"/>
      <w:divBdr>
        <w:top w:val="none" w:sz="0" w:space="0" w:color="auto"/>
        <w:left w:val="none" w:sz="0" w:space="0" w:color="auto"/>
        <w:bottom w:val="none" w:sz="0" w:space="0" w:color="auto"/>
        <w:right w:val="none" w:sz="0" w:space="0" w:color="auto"/>
      </w:divBdr>
    </w:div>
    <w:div w:id="669331415">
      <w:marLeft w:val="480"/>
      <w:marRight w:val="0"/>
      <w:marTop w:val="0"/>
      <w:marBottom w:val="0"/>
      <w:divBdr>
        <w:top w:val="none" w:sz="0" w:space="0" w:color="auto"/>
        <w:left w:val="none" w:sz="0" w:space="0" w:color="auto"/>
        <w:bottom w:val="none" w:sz="0" w:space="0" w:color="auto"/>
        <w:right w:val="none" w:sz="0" w:space="0" w:color="auto"/>
      </w:divBdr>
    </w:div>
    <w:div w:id="671489596">
      <w:marLeft w:val="480"/>
      <w:marRight w:val="0"/>
      <w:marTop w:val="0"/>
      <w:marBottom w:val="0"/>
      <w:divBdr>
        <w:top w:val="none" w:sz="0" w:space="0" w:color="auto"/>
        <w:left w:val="none" w:sz="0" w:space="0" w:color="auto"/>
        <w:bottom w:val="none" w:sz="0" w:space="0" w:color="auto"/>
        <w:right w:val="none" w:sz="0" w:space="0" w:color="auto"/>
      </w:divBdr>
    </w:div>
    <w:div w:id="673534745">
      <w:marLeft w:val="480"/>
      <w:marRight w:val="0"/>
      <w:marTop w:val="0"/>
      <w:marBottom w:val="0"/>
      <w:divBdr>
        <w:top w:val="none" w:sz="0" w:space="0" w:color="auto"/>
        <w:left w:val="none" w:sz="0" w:space="0" w:color="auto"/>
        <w:bottom w:val="none" w:sz="0" w:space="0" w:color="auto"/>
        <w:right w:val="none" w:sz="0" w:space="0" w:color="auto"/>
      </w:divBdr>
    </w:div>
    <w:div w:id="674575338">
      <w:marLeft w:val="480"/>
      <w:marRight w:val="0"/>
      <w:marTop w:val="0"/>
      <w:marBottom w:val="0"/>
      <w:divBdr>
        <w:top w:val="none" w:sz="0" w:space="0" w:color="auto"/>
        <w:left w:val="none" w:sz="0" w:space="0" w:color="auto"/>
        <w:bottom w:val="none" w:sz="0" w:space="0" w:color="auto"/>
        <w:right w:val="none" w:sz="0" w:space="0" w:color="auto"/>
      </w:divBdr>
    </w:div>
    <w:div w:id="681586977">
      <w:marLeft w:val="480"/>
      <w:marRight w:val="0"/>
      <w:marTop w:val="0"/>
      <w:marBottom w:val="0"/>
      <w:divBdr>
        <w:top w:val="none" w:sz="0" w:space="0" w:color="auto"/>
        <w:left w:val="none" w:sz="0" w:space="0" w:color="auto"/>
        <w:bottom w:val="none" w:sz="0" w:space="0" w:color="auto"/>
        <w:right w:val="none" w:sz="0" w:space="0" w:color="auto"/>
      </w:divBdr>
    </w:div>
    <w:div w:id="682780592">
      <w:marLeft w:val="480"/>
      <w:marRight w:val="0"/>
      <w:marTop w:val="0"/>
      <w:marBottom w:val="0"/>
      <w:divBdr>
        <w:top w:val="none" w:sz="0" w:space="0" w:color="auto"/>
        <w:left w:val="none" w:sz="0" w:space="0" w:color="auto"/>
        <w:bottom w:val="none" w:sz="0" w:space="0" w:color="auto"/>
        <w:right w:val="none" w:sz="0" w:space="0" w:color="auto"/>
      </w:divBdr>
    </w:div>
    <w:div w:id="683019662">
      <w:marLeft w:val="480"/>
      <w:marRight w:val="0"/>
      <w:marTop w:val="0"/>
      <w:marBottom w:val="0"/>
      <w:divBdr>
        <w:top w:val="none" w:sz="0" w:space="0" w:color="auto"/>
        <w:left w:val="none" w:sz="0" w:space="0" w:color="auto"/>
        <w:bottom w:val="none" w:sz="0" w:space="0" w:color="auto"/>
        <w:right w:val="none" w:sz="0" w:space="0" w:color="auto"/>
      </w:divBdr>
    </w:div>
    <w:div w:id="723870515">
      <w:marLeft w:val="480"/>
      <w:marRight w:val="0"/>
      <w:marTop w:val="0"/>
      <w:marBottom w:val="0"/>
      <w:divBdr>
        <w:top w:val="none" w:sz="0" w:space="0" w:color="auto"/>
        <w:left w:val="none" w:sz="0" w:space="0" w:color="auto"/>
        <w:bottom w:val="none" w:sz="0" w:space="0" w:color="auto"/>
        <w:right w:val="none" w:sz="0" w:space="0" w:color="auto"/>
      </w:divBdr>
    </w:div>
    <w:div w:id="732196269">
      <w:marLeft w:val="480"/>
      <w:marRight w:val="0"/>
      <w:marTop w:val="0"/>
      <w:marBottom w:val="0"/>
      <w:divBdr>
        <w:top w:val="none" w:sz="0" w:space="0" w:color="auto"/>
        <w:left w:val="none" w:sz="0" w:space="0" w:color="auto"/>
        <w:bottom w:val="none" w:sz="0" w:space="0" w:color="auto"/>
        <w:right w:val="none" w:sz="0" w:space="0" w:color="auto"/>
      </w:divBdr>
    </w:div>
    <w:div w:id="743649892">
      <w:marLeft w:val="480"/>
      <w:marRight w:val="0"/>
      <w:marTop w:val="0"/>
      <w:marBottom w:val="0"/>
      <w:divBdr>
        <w:top w:val="none" w:sz="0" w:space="0" w:color="auto"/>
        <w:left w:val="none" w:sz="0" w:space="0" w:color="auto"/>
        <w:bottom w:val="none" w:sz="0" w:space="0" w:color="auto"/>
        <w:right w:val="none" w:sz="0" w:space="0" w:color="auto"/>
      </w:divBdr>
    </w:div>
    <w:div w:id="743723612">
      <w:marLeft w:val="480"/>
      <w:marRight w:val="0"/>
      <w:marTop w:val="0"/>
      <w:marBottom w:val="0"/>
      <w:divBdr>
        <w:top w:val="none" w:sz="0" w:space="0" w:color="auto"/>
        <w:left w:val="none" w:sz="0" w:space="0" w:color="auto"/>
        <w:bottom w:val="none" w:sz="0" w:space="0" w:color="auto"/>
        <w:right w:val="none" w:sz="0" w:space="0" w:color="auto"/>
      </w:divBdr>
    </w:div>
    <w:div w:id="746027482">
      <w:marLeft w:val="480"/>
      <w:marRight w:val="0"/>
      <w:marTop w:val="0"/>
      <w:marBottom w:val="0"/>
      <w:divBdr>
        <w:top w:val="none" w:sz="0" w:space="0" w:color="auto"/>
        <w:left w:val="none" w:sz="0" w:space="0" w:color="auto"/>
        <w:bottom w:val="none" w:sz="0" w:space="0" w:color="auto"/>
        <w:right w:val="none" w:sz="0" w:space="0" w:color="auto"/>
      </w:divBdr>
    </w:div>
    <w:div w:id="760905661">
      <w:marLeft w:val="480"/>
      <w:marRight w:val="0"/>
      <w:marTop w:val="0"/>
      <w:marBottom w:val="0"/>
      <w:divBdr>
        <w:top w:val="none" w:sz="0" w:space="0" w:color="auto"/>
        <w:left w:val="none" w:sz="0" w:space="0" w:color="auto"/>
        <w:bottom w:val="none" w:sz="0" w:space="0" w:color="auto"/>
        <w:right w:val="none" w:sz="0" w:space="0" w:color="auto"/>
      </w:divBdr>
    </w:div>
    <w:div w:id="781414622">
      <w:marLeft w:val="480"/>
      <w:marRight w:val="0"/>
      <w:marTop w:val="0"/>
      <w:marBottom w:val="0"/>
      <w:divBdr>
        <w:top w:val="none" w:sz="0" w:space="0" w:color="auto"/>
        <w:left w:val="none" w:sz="0" w:space="0" w:color="auto"/>
        <w:bottom w:val="none" w:sz="0" w:space="0" w:color="auto"/>
        <w:right w:val="none" w:sz="0" w:space="0" w:color="auto"/>
      </w:divBdr>
    </w:div>
    <w:div w:id="790592683">
      <w:marLeft w:val="480"/>
      <w:marRight w:val="0"/>
      <w:marTop w:val="0"/>
      <w:marBottom w:val="0"/>
      <w:divBdr>
        <w:top w:val="none" w:sz="0" w:space="0" w:color="auto"/>
        <w:left w:val="none" w:sz="0" w:space="0" w:color="auto"/>
        <w:bottom w:val="none" w:sz="0" w:space="0" w:color="auto"/>
        <w:right w:val="none" w:sz="0" w:space="0" w:color="auto"/>
      </w:divBdr>
    </w:div>
    <w:div w:id="799880097">
      <w:marLeft w:val="480"/>
      <w:marRight w:val="0"/>
      <w:marTop w:val="0"/>
      <w:marBottom w:val="0"/>
      <w:divBdr>
        <w:top w:val="none" w:sz="0" w:space="0" w:color="auto"/>
        <w:left w:val="none" w:sz="0" w:space="0" w:color="auto"/>
        <w:bottom w:val="none" w:sz="0" w:space="0" w:color="auto"/>
        <w:right w:val="none" w:sz="0" w:space="0" w:color="auto"/>
      </w:divBdr>
    </w:div>
    <w:div w:id="804548207">
      <w:marLeft w:val="480"/>
      <w:marRight w:val="0"/>
      <w:marTop w:val="0"/>
      <w:marBottom w:val="0"/>
      <w:divBdr>
        <w:top w:val="none" w:sz="0" w:space="0" w:color="auto"/>
        <w:left w:val="none" w:sz="0" w:space="0" w:color="auto"/>
        <w:bottom w:val="none" w:sz="0" w:space="0" w:color="auto"/>
        <w:right w:val="none" w:sz="0" w:space="0" w:color="auto"/>
      </w:divBdr>
    </w:div>
    <w:div w:id="805780262">
      <w:marLeft w:val="480"/>
      <w:marRight w:val="0"/>
      <w:marTop w:val="0"/>
      <w:marBottom w:val="0"/>
      <w:divBdr>
        <w:top w:val="none" w:sz="0" w:space="0" w:color="auto"/>
        <w:left w:val="none" w:sz="0" w:space="0" w:color="auto"/>
        <w:bottom w:val="none" w:sz="0" w:space="0" w:color="auto"/>
        <w:right w:val="none" w:sz="0" w:space="0" w:color="auto"/>
      </w:divBdr>
    </w:div>
    <w:div w:id="809902384">
      <w:marLeft w:val="480"/>
      <w:marRight w:val="0"/>
      <w:marTop w:val="0"/>
      <w:marBottom w:val="0"/>
      <w:divBdr>
        <w:top w:val="none" w:sz="0" w:space="0" w:color="auto"/>
        <w:left w:val="none" w:sz="0" w:space="0" w:color="auto"/>
        <w:bottom w:val="none" w:sz="0" w:space="0" w:color="auto"/>
        <w:right w:val="none" w:sz="0" w:space="0" w:color="auto"/>
      </w:divBdr>
    </w:div>
    <w:div w:id="812602208">
      <w:marLeft w:val="480"/>
      <w:marRight w:val="0"/>
      <w:marTop w:val="0"/>
      <w:marBottom w:val="0"/>
      <w:divBdr>
        <w:top w:val="none" w:sz="0" w:space="0" w:color="auto"/>
        <w:left w:val="none" w:sz="0" w:space="0" w:color="auto"/>
        <w:bottom w:val="none" w:sz="0" w:space="0" w:color="auto"/>
        <w:right w:val="none" w:sz="0" w:space="0" w:color="auto"/>
      </w:divBdr>
    </w:div>
    <w:div w:id="815025874">
      <w:marLeft w:val="480"/>
      <w:marRight w:val="0"/>
      <w:marTop w:val="0"/>
      <w:marBottom w:val="0"/>
      <w:divBdr>
        <w:top w:val="none" w:sz="0" w:space="0" w:color="auto"/>
        <w:left w:val="none" w:sz="0" w:space="0" w:color="auto"/>
        <w:bottom w:val="none" w:sz="0" w:space="0" w:color="auto"/>
        <w:right w:val="none" w:sz="0" w:space="0" w:color="auto"/>
      </w:divBdr>
    </w:div>
    <w:div w:id="817649516">
      <w:marLeft w:val="480"/>
      <w:marRight w:val="0"/>
      <w:marTop w:val="0"/>
      <w:marBottom w:val="0"/>
      <w:divBdr>
        <w:top w:val="none" w:sz="0" w:space="0" w:color="auto"/>
        <w:left w:val="none" w:sz="0" w:space="0" w:color="auto"/>
        <w:bottom w:val="none" w:sz="0" w:space="0" w:color="auto"/>
        <w:right w:val="none" w:sz="0" w:space="0" w:color="auto"/>
      </w:divBdr>
    </w:div>
    <w:div w:id="819884213">
      <w:marLeft w:val="480"/>
      <w:marRight w:val="0"/>
      <w:marTop w:val="0"/>
      <w:marBottom w:val="0"/>
      <w:divBdr>
        <w:top w:val="none" w:sz="0" w:space="0" w:color="auto"/>
        <w:left w:val="none" w:sz="0" w:space="0" w:color="auto"/>
        <w:bottom w:val="none" w:sz="0" w:space="0" w:color="auto"/>
        <w:right w:val="none" w:sz="0" w:space="0" w:color="auto"/>
      </w:divBdr>
    </w:div>
    <w:div w:id="834221481">
      <w:marLeft w:val="480"/>
      <w:marRight w:val="0"/>
      <w:marTop w:val="0"/>
      <w:marBottom w:val="0"/>
      <w:divBdr>
        <w:top w:val="none" w:sz="0" w:space="0" w:color="auto"/>
        <w:left w:val="none" w:sz="0" w:space="0" w:color="auto"/>
        <w:bottom w:val="none" w:sz="0" w:space="0" w:color="auto"/>
        <w:right w:val="none" w:sz="0" w:space="0" w:color="auto"/>
      </w:divBdr>
    </w:div>
    <w:div w:id="834882803">
      <w:marLeft w:val="480"/>
      <w:marRight w:val="0"/>
      <w:marTop w:val="0"/>
      <w:marBottom w:val="0"/>
      <w:divBdr>
        <w:top w:val="none" w:sz="0" w:space="0" w:color="auto"/>
        <w:left w:val="none" w:sz="0" w:space="0" w:color="auto"/>
        <w:bottom w:val="none" w:sz="0" w:space="0" w:color="auto"/>
        <w:right w:val="none" w:sz="0" w:space="0" w:color="auto"/>
      </w:divBdr>
    </w:div>
    <w:div w:id="843394391">
      <w:marLeft w:val="480"/>
      <w:marRight w:val="0"/>
      <w:marTop w:val="0"/>
      <w:marBottom w:val="0"/>
      <w:divBdr>
        <w:top w:val="none" w:sz="0" w:space="0" w:color="auto"/>
        <w:left w:val="none" w:sz="0" w:space="0" w:color="auto"/>
        <w:bottom w:val="none" w:sz="0" w:space="0" w:color="auto"/>
        <w:right w:val="none" w:sz="0" w:space="0" w:color="auto"/>
      </w:divBdr>
    </w:div>
    <w:div w:id="849837689">
      <w:marLeft w:val="480"/>
      <w:marRight w:val="0"/>
      <w:marTop w:val="0"/>
      <w:marBottom w:val="0"/>
      <w:divBdr>
        <w:top w:val="none" w:sz="0" w:space="0" w:color="auto"/>
        <w:left w:val="none" w:sz="0" w:space="0" w:color="auto"/>
        <w:bottom w:val="none" w:sz="0" w:space="0" w:color="auto"/>
        <w:right w:val="none" w:sz="0" w:space="0" w:color="auto"/>
      </w:divBdr>
    </w:div>
    <w:div w:id="853688187">
      <w:marLeft w:val="480"/>
      <w:marRight w:val="0"/>
      <w:marTop w:val="0"/>
      <w:marBottom w:val="0"/>
      <w:divBdr>
        <w:top w:val="none" w:sz="0" w:space="0" w:color="auto"/>
        <w:left w:val="none" w:sz="0" w:space="0" w:color="auto"/>
        <w:bottom w:val="none" w:sz="0" w:space="0" w:color="auto"/>
        <w:right w:val="none" w:sz="0" w:space="0" w:color="auto"/>
      </w:divBdr>
    </w:div>
    <w:div w:id="866482188">
      <w:marLeft w:val="480"/>
      <w:marRight w:val="0"/>
      <w:marTop w:val="0"/>
      <w:marBottom w:val="0"/>
      <w:divBdr>
        <w:top w:val="none" w:sz="0" w:space="0" w:color="auto"/>
        <w:left w:val="none" w:sz="0" w:space="0" w:color="auto"/>
        <w:bottom w:val="none" w:sz="0" w:space="0" w:color="auto"/>
        <w:right w:val="none" w:sz="0" w:space="0" w:color="auto"/>
      </w:divBdr>
    </w:div>
    <w:div w:id="894439091">
      <w:marLeft w:val="480"/>
      <w:marRight w:val="0"/>
      <w:marTop w:val="0"/>
      <w:marBottom w:val="0"/>
      <w:divBdr>
        <w:top w:val="none" w:sz="0" w:space="0" w:color="auto"/>
        <w:left w:val="none" w:sz="0" w:space="0" w:color="auto"/>
        <w:bottom w:val="none" w:sz="0" w:space="0" w:color="auto"/>
        <w:right w:val="none" w:sz="0" w:space="0" w:color="auto"/>
      </w:divBdr>
    </w:div>
    <w:div w:id="898786016">
      <w:marLeft w:val="480"/>
      <w:marRight w:val="0"/>
      <w:marTop w:val="0"/>
      <w:marBottom w:val="0"/>
      <w:divBdr>
        <w:top w:val="none" w:sz="0" w:space="0" w:color="auto"/>
        <w:left w:val="none" w:sz="0" w:space="0" w:color="auto"/>
        <w:bottom w:val="none" w:sz="0" w:space="0" w:color="auto"/>
        <w:right w:val="none" w:sz="0" w:space="0" w:color="auto"/>
      </w:divBdr>
    </w:div>
    <w:div w:id="900946922">
      <w:marLeft w:val="480"/>
      <w:marRight w:val="0"/>
      <w:marTop w:val="0"/>
      <w:marBottom w:val="0"/>
      <w:divBdr>
        <w:top w:val="none" w:sz="0" w:space="0" w:color="auto"/>
        <w:left w:val="none" w:sz="0" w:space="0" w:color="auto"/>
        <w:bottom w:val="none" w:sz="0" w:space="0" w:color="auto"/>
        <w:right w:val="none" w:sz="0" w:space="0" w:color="auto"/>
      </w:divBdr>
    </w:div>
    <w:div w:id="904294617">
      <w:marLeft w:val="480"/>
      <w:marRight w:val="0"/>
      <w:marTop w:val="0"/>
      <w:marBottom w:val="0"/>
      <w:divBdr>
        <w:top w:val="none" w:sz="0" w:space="0" w:color="auto"/>
        <w:left w:val="none" w:sz="0" w:space="0" w:color="auto"/>
        <w:bottom w:val="none" w:sz="0" w:space="0" w:color="auto"/>
        <w:right w:val="none" w:sz="0" w:space="0" w:color="auto"/>
      </w:divBdr>
    </w:div>
    <w:div w:id="905145530">
      <w:marLeft w:val="480"/>
      <w:marRight w:val="0"/>
      <w:marTop w:val="0"/>
      <w:marBottom w:val="0"/>
      <w:divBdr>
        <w:top w:val="none" w:sz="0" w:space="0" w:color="auto"/>
        <w:left w:val="none" w:sz="0" w:space="0" w:color="auto"/>
        <w:bottom w:val="none" w:sz="0" w:space="0" w:color="auto"/>
        <w:right w:val="none" w:sz="0" w:space="0" w:color="auto"/>
      </w:divBdr>
    </w:div>
    <w:div w:id="907958884">
      <w:marLeft w:val="480"/>
      <w:marRight w:val="0"/>
      <w:marTop w:val="0"/>
      <w:marBottom w:val="0"/>
      <w:divBdr>
        <w:top w:val="none" w:sz="0" w:space="0" w:color="auto"/>
        <w:left w:val="none" w:sz="0" w:space="0" w:color="auto"/>
        <w:bottom w:val="none" w:sz="0" w:space="0" w:color="auto"/>
        <w:right w:val="none" w:sz="0" w:space="0" w:color="auto"/>
      </w:divBdr>
    </w:div>
    <w:div w:id="915944935">
      <w:marLeft w:val="480"/>
      <w:marRight w:val="0"/>
      <w:marTop w:val="0"/>
      <w:marBottom w:val="0"/>
      <w:divBdr>
        <w:top w:val="none" w:sz="0" w:space="0" w:color="auto"/>
        <w:left w:val="none" w:sz="0" w:space="0" w:color="auto"/>
        <w:bottom w:val="none" w:sz="0" w:space="0" w:color="auto"/>
        <w:right w:val="none" w:sz="0" w:space="0" w:color="auto"/>
      </w:divBdr>
    </w:div>
    <w:div w:id="920067351">
      <w:marLeft w:val="480"/>
      <w:marRight w:val="0"/>
      <w:marTop w:val="0"/>
      <w:marBottom w:val="0"/>
      <w:divBdr>
        <w:top w:val="none" w:sz="0" w:space="0" w:color="auto"/>
        <w:left w:val="none" w:sz="0" w:space="0" w:color="auto"/>
        <w:bottom w:val="none" w:sz="0" w:space="0" w:color="auto"/>
        <w:right w:val="none" w:sz="0" w:space="0" w:color="auto"/>
      </w:divBdr>
    </w:div>
    <w:div w:id="942109060">
      <w:marLeft w:val="480"/>
      <w:marRight w:val="0"/>
      <w:marTop w:val="0"/>
      <w:marBottom w:val="0"/>
      <w:divBdr>
        <w:top w:val="none" w:sz="0" w:space="0" w:color="auto"/>
        <w:left w:val="none" w:sz="0" w:space="0" w:color="auto"/>
        <w:bottom w:val="none" w:sz="0" w:space="0" w:color="auto"/>
        <w:right w:val="none" w:sz="0" w:space="0" w:color="auto"/>
      </w:divBdr>
    </w:div>
    <w:div w:id="943344288">
      <w:marLeft w:val="480"/>
      <w:marRight w:val="0"/>
      <w:marTop w:val="0"/>
      <w:marBottom w:val="0"/>
      <w:divBdr>
        <w:top w:val="none" w:sz="0" w:space="0" w:color="auto"/>
        <w:left w:val="none" w:sz="0" w:space="0" w:color="auto"/>
        <w:bottom w:val="none" w:sz="0" w:space="0" w:color="auto"/>
        <w:right w:val="none" w:sz="0" w:space="0" w:color="auto"/>
      </w:divBdr>
    </w:div>
    <w:div w:id="948780152">
      <w:marLeft w:val="480"/>
      <w:marRight w:val="0"/>
      <w:marTop w:val="0"/>
      <w:marBottom w:val="0"/>
      <w:divBdr>
        <w:top w:val="none" w:sz="0" w:space="0" w:color="auto"/>
        <w:left w:val="none" w:sz="0" w:space="0" w:color="auto"/>
        <w:bottom w:val="none" w:sz="0" w:space="0" w:color="auto"/>
        <w:right w:val="none" w:sz="0" w:space="0" w:color="auto"/>
      </w:divBdr>
    </w:div>
    <w:div w:id="949779908">
      <w:marLeft w:val="480"/>
      <w:marRight w:val="0"/>
      <w:marTop w:val="0"/>
      <w:marBottom w:val="0"/>
      <w:divBdr>
        <w:top w:val="none" w:sz="0" w:space="0" w:color="auto"/>
        <w:left w:val="none" w:sz="0" w:space="0" w:color="auto"/>
        <w:bottom w:val="none" w:sz="0" w:space="0" w:color="auto"/>
        <w:right w:val="none" w:sz="0" w:space="0" w:color="auto"/>
      </w:divBdr>
    </w:div>
    <w:div w:id="952401892">
      <w:marLeft w:val="480"/>
      <w:marRight w:val="0"/>
      <w:marTop w:val="0"/>
      <w:marBottom w:val="0"/>
      <w:divBdr>
        <w:top w:val="none" w:sz="0" w:space="0" w:color="auto"/>
        <w:left w:val="none" w:sz="0" w:space="0" w:color="auto"/>
        <w:bottom w:val="none" w:sz="0" w:space="0" w:color="auto"/>
        <w:right w:val="none" w:sz="0" w:space="0" w:color="auto"/>
      </w:divBdr>
    </w:div>
    <w:div w:id="966619862">
      <w:marLeft w:val="480"/>
      <w:marRight w:val="0"/>
      <w:marTop w:val="0"/>
      <w:marBottom w:val="0"/>
      <w:divBdr>
        <w:top w:val="none" w:sz="0" w:space="0" w:color="auto"/>
        <w:left w:val="none" w:sz="0" w:space="0" w:color="auto"/>
        <w:bottom w:val="none" w:sz="0" w:space="0" w:color="auto"/>
        <w:right w:val="none" w:sz="0" w:space="0" w:color="auto"/>
      </w:divBdr>
    </w:div>
    <w:div w:id="969015728">
      <w:marLeft w:val="480"/>
      <w:marRight w:val="0"/>
      <w:marTop w:val="0"/>
      <w:marBottom w:val="0"/>
      <w:divBdr>
        <w:top w:val="none" w:sz="0" w:space="0" w:color="auto"/>
        <w:left w:val="none" w:sz="0" w:space="0" w:color="auto"/>
        <w:bottom w:val="none" w:sz="0" w:space="0" w:color="auto"/>
        <w:right w:val="none" w:sz="0" w:space="0" w:color="auto"/>
      </w:divBdr>
    </w:div>
    <w:div w:id="970289454">
      <w:marLeft w:val="480"/>
      <w:marRight w:val="0"/>
      <w:marTop w:val="0"/>
      <w:marBottom w:val="0"/>
      <w:divBdr>
        <w:top w:val="none" w:sz="0" w:space="0" w:color="auto"/>
        <w:left w:val="none" w:sz="0" w:space="0" w:color="auto"/>
        <w:bottom w:val="none" w:sz="0" w:space="0" w:color="auto"/>
        <w:right w:val="none" w:sz="0" w:space="0" w:color="auto"/>
      </w:divBdr>
    </w:div>
    <w:div w:id="970935836">
      <w:marLeft w:val="480"/>
      <w:marRight w:val="0"/>
      <w:marTop w:val="0"/>
      <w:marBottom w:val="0"/>
      <w:divBdr>
        <w:top w:val="none" w:sz="0" w:space="0" w:color="auto"/>
        <w:left w:val="none" w:sz="0" w:space="0" w:color="auto"/>
        <w:bottom w:val="none" w:sz="0" w:space="0" w:color="auto"/>
        <w:right w:val="none" w:sz="0" w:space="0" w:color="auto"/>
      </w:divBdr>
    </w:div>
    <w:div w:id="972757307">
      <w:marLeft w:val="480"/>
      <w:marRight w:val="0"/>
      <w:marTop w:val="0"/>
      <w:marBottom w:val="0"/>
      <w:divBdr>
        <w:top w:val="none" w:sz="0" w:space="0" w:color="auto"/>
        <w:left w:val="none" w:sz="0" w:space="0" w:color="auto"/>
        <w:bottom w:val="none" w:sz="0" w:space="0" w:color="auto"/>
        <w:right w:val="none" w:sz="0" w:space="0" w:color="auto"/>
      </w:divBdr>
    </w:div>
    <w:div w:id="986976193">
      <w:marLeft w:val="480"/>
      <w:marRight w:val="0"/>
      <w:marTop w:val="0"/>
      <w:marBottom w:val="0"/>
      <w:divBdr>
        <w:top w:val="none" w:sz="0" w:space="0" w:color="auto"/>
        <w:left w:val="none" w:sz="0" w:space="0" w:color="auto"/>
        <w:bottom w:val="none" w:sz="0" w:space="0" w:color="auto"/>
        <w:right w:val="none" w:sz="0" w:space="0" w:color="auto"/>
      </w:divBdr>
    </w:div>
    <w:div w:id="987443015">
      <w:marLeft w:val="480"/>
      <w:marRight w:val="0"/>
      <w:marTop w:val="0"/>
      <w:marBottom w:val="0"/>
      <w:divBdr>
        <w:top w:val="none" w:sz="0" w:space="0" w:color="auto"/>
        <w:left w:val="none" w:sz="0" w:space="0" w:color="auto"/>
        <w:bottom w:val="none" w:sz="0" w:space="0" w:color="auto"/>
        <w:right w:val="none" w:sz="0" w:space="0" w:color="auto"/>
      </w:divBdr>
    </w:div>
    <w:div w:id="1000549668">
      <w:marLeft w:val="480"/>
      <w:marRight w:val="0"/>
      <w:marTop w:val="0"/>
      <w:marBottom w:val="0"/>
      <w:divBdr>
        <w:top w:val="none" w:sz="0" w:space="0" w:color="auto"/>
        <w:left w:val="none" w:sz="0" w:space="0" w:color="auto"/>
        <w:bottom w:val="none" w:sz="0" w:space="0" w:color="auto"/>
        <w:right w:val="none" w:sz="0" w:space="0" w:color="auto"/>
      </w:divBdr>
    </w:div>
    <w:div w:id="1000692509">
      <w:marLeft w:val="480"/>
      <w:marRight w:val="0"/>
      <w:marTop w:val="0"/>
      <w:marBottom w:val="0"/>
      <w:divBdr>
        <w:top w:val="none" w:sz="0" w:space="0" w:color="auto"/>
        <w:left w:val="none" w:sz="0" w:space="0" w:color="auto"/>
        <w:bottom w:val="none" w:sz="0" w:space="0" w:color="auto"/>
        <w:right w:val="none" w:sz="0" w:space="0" w:color="auto"/>
      </w:divBdr>
    </w:div>
    <w:div w:id="1002928143">
      <w:marLeft w:val="480"/>
      <w:marRight w:val="0"/>
      <w:marTop w:val="0"/>
      <w:marBottom w:val="0"/>
      <w:divBdr>
        <w:top w:val="none" w:sz="0" w:space="0" w:color="auto"/>
        <w:left w:val="none" w:sz="0" w:space="0" w:color="auto"/>
        <w:bottom w:val="none" w:sz="0" w:space="0" w:color="auto"/>
        <w:right w:val="none" w:sz="0" w:space="0" w:color="auto"/>
      </w:divBdr>
    </w:div>
    <w:div w:id="1007829154">
      <w:marLeft w:val="480"/>
      <w:marRight w:val="0"/>
      <w:marTop w:val="0"/>
      <w:marBottom w:val="0"/>
      <w:divBdr>
        <w:top w:val="none" w:sz="0" w:space="0" w:color="auto"/>
        <w:left w:val="none" w:sz="0" w:space="0" w:color="auto"/>
        <w:bottom w:val="none" w:sz="0" w:space="0" w:color="auto"/>
        <w:right w:val="none" w:sz="0" w:space="0" w:color="auto"/>
      </w:divBdr>
    </w:div>
    <w:div w:id="1018429797">
      <w:marLeft w:val="480"/>
      <w:marRight w:val="0"/>
      <w:marTop w:val="0"/>
      <w:marBottom w:val="0"/>
      <w:divBdr>
        <w:top w:val="none" w:sz="0" w:space="0" w:color="auto"/>
        <w:left w:val="none" w:sz="0" w:space="0" w:color="auto"/>
        <w:bottom w:val="none" w:sz="0" w:space="0" w:color="auto"/>
        <w:right w:val="none" w:sz="0" w:space="0" w:color="auto"/>
      </w:divBdr>
    </w:div>
    <w:div w:id="1020741217">
      <w:marLeft w:val="480"/>
      <w:marRight w:val="0"/>
      <w:marTop w:val="0"/>
      <w:marBottom w:val="0"/>
      <w:divBdr>
        <w:top w:val="none" w:sz="0" w:space="0" w:color="auto"/>
        <w:left w:val="none" w:sz="0" w:space="0" w:color="auto"/>
        <w:bottom w:val="none" w:sz="0" w:space="0" w:color="auto"/>
        <w:right w:val="none" w:sz="0" w:space="0" w:color="auto"/>
      </w:divBdr>
    </w:div>
    <w:div w:id="1027024752">
      <w:marLeft w:val="480"/>
      <w:marRight w:val="0"/>
      <w:marTop w:val="0"/>
      <w:marBottom w:val="0"/>
      <w:divBdr>
        <w:top w:val="none" w:sz="0" w:space="0" w:color="auto"/>
        <w:left w:val="none" w:sz="0" w:space="0" w:color="auto"/>
        <w:bottom w:val="none" w:sz="0" w:space="0" w:color="auto"/>
        <w:right w:val="none" w:sz="0" w:space="0" w:color="auto"/>
      </w:divBdr>
    </w:div>
    <w:div w:id="1028481439">
      <w:marLeft w:val="480"/>
      <w:marRight w:val="0"/>
      <w:marTop w:val="0"/>
      <w:marBottom w:val="0"/>
      <w:divBdr>
        <w:top w:val="none" w:sz="0" w:space="0" w:color="auto"/>
        <w:left w:val="none" w:sz="0" w:space="0" w:color="auto"/>
        <w:bottom w:val="none" w:sz="0" w:space="0" w:color="auto"/>
        <w:right w:val="none" w:sz="0" w:space="0" w:color="auto"/>
      </w:divBdr>
    </w:div>
    <w:div w:id="1029450007">
      <w:marLeft w:val="480"/>
      <w:marRight w:val="0"/>
      <w:marTop w:val="0"/>
      <w:marBottom w:val="0"/>
      <w:divBdr>
        <w:top w:val="none" w:sz="0" w:space="0" w:color="auto"/>
        <w:left w:val="none" w:sz="0" w:space="0" w:color="auto"/>
        <w:bottom w:val="none" w:sz="0" w:space="0" w:color="auto"/>
        <w:right w:val="none" w:sz="0" w:space="0" w:color="auto"/>
      </w:divBdr>
    </w:div>
    <w:div w:id="1031758877">
      <w:marLeft w:val="480"/>
      <w:marRight w:val="0"/>
      <w:marTop w:val="0"/>
      <w:marBottom w:val="0"/>
      <w:divBdr>
        <w:top w:val="none" w:sz="0" w:space="0" w:color="auto"/>
        <w:left w:val="none" w:sz="0" w:space="0" w:color="auto"/>
        <w:bottom w:val="none" w:sz="0" w:space="0" w:color="auto"/>
        <w:right w:val="none" w:sz="0" w:space="0" w:color="auto"/>
      </w:divBdr>
    </w:div>
    <w:div w:id="1037195985">
      <w:marLeft w:val="480"/>
      <w:marRight w:val="0"/>
      <w:marTop w:val="0"/>
      <w:marBottom w:val="0"/>
      <w:divBdr>
        <w:top w:val="none" w:sz="0" w:space="0" w:color="auto"/>
        <w:left w:val="none" w:sz="0" w:space="0" w:color="auto"/>
        <w:bottom w:val="none" w:sz="0" w:space="0" w:color="auto"/>
        <w:right w:val="none" w:sz="0" w:space="0" w:color="auto"/>
      </w:divBdr>
    </w:div>
    <w:div w:id="1044599794">
      <w:marLeft w:val="480"/>
      <w:marRight w:val="0"/>
      <w:marTop w:val="0"/>
      <w:marBottom w:val="0"/>
      <w:divBdr>
        <w:top w:val="none" w:sz="0" w:space="0" w:color="auto"/>
        <w:left w:val="none" w:sz="0" w:space="0" w:color="auto"/>
        <w:bottom w:val="none" w:sz="0" w:space="0" w:color="auto"/>
        <w:right w:val="none" w:sz="0" w:space="0" w:color="auto"/>
      </w:divBdr>
    </w:div>
    <w:div w:id="1046024588">
      <w:marLeft w:val="480"/>
      <w:marRight w:val="0"/>
      <w:marTop w:val="0"/>
      <w:marBottom w:val="0"/>
      <w:divBdr>
        <w:top w:val="none" w:sz="0" w:space="0" w:color="auto"/>
        <w:left w:val="none" w:sz="0" w:space="0" w:color="auto"/>
        <w:bottom w:val="none" w:sz="0" w:space="0" w:color="auto"/>
        <w:right w:val="none" w:sz="0" w:space="0" w:color="auto"/>
      </w:divBdr>
    </w:div>
    <w:div w:id="1054083491">
      <w:marLeft w:val="480"/>
      <w:marRight w:val="0"/>
      <w:marTop w:val="0"/>
      <w:marBottom w:val="0"/>
      <w:divBdr>
        <w:top w:val="none" w:sz="0" w:space="0" w:color="auto"/>
        <w:left w:val="none" w:sz="0" w:space="0" w:color="auto"/>
        <w:bottom w:val="none" w:sz="0" w:space="0" w:color="auto"/>
        <w:right w:val="none" w:sz="0" w:space="0" w:color="auto"/>
      </w:divBdr>
    </w:div>
    <w:div w:id="1055736152">
      <w:marLeft w:val="480"/>
      <w:marRight w:val="0"/>
      <w:marTop w:val="0"/>
      <w:marBottom w:val="0"/>
      <w:divBdr>
        <w:top w:val="none" w:sz="0" w:space="0" w:color="auto"/>
        <w:left w:val="none" w:sz="0" w:space="0" w:color="auto"/>
        <w:bottom w:val="none" w:sz="0" w:space="0" w:color="auto"/>
        <w:right w:val="none" w:sz="0" w:space="0" w:color="auto"/>
      </w:divBdr>
    </w:div>
    <w:div w:id="1056397401">
      <w:marLeft w:val="480"/>
      <w:marRight w:val="0"/>
      <w:marTop w:val="0"/>
      <w:marBottom w:val="0"/>
      <w:divBdr>
        <w:top w:val="none" w:sz="0" w:space="0" w:color="auto"/>
        <w:left w:val="none" w:sz="0" w:space="0" w:color="auto"/>
        <w:bottom w:val="none" w:sz="0" w:space="0" w:color="auto"/>
        <w:right w:val="none" w:sz="0" w:space="0" w:color="auto"/>
      </w:divBdr>
    </w:div>
    <w:div w:id="1062556435">
      <w:marLeft w:val="480"/>
      <w:marRight w:val="0"/>
      <w:marTop w:val="0"/>
      <w:marBottom w:val="0"/>
      <w:divBdr>
        <w:top w:val="none" w:sz="0" w:space="0" w:color="auto"/>
        <w:left w:val="none" w:sz="0" w:space="0" w:color="auto"/>
        <w:bottom w:val="none" w:sz="0" w:space="0" w:color="auto"/>
        <w:right w:val="none" w:sz="0" w:space="0" w:color="auto"/>
      </w:divBdr>
    </w:div>
    <w:div w:id="1088304394">
      <w:marLeft w:val="480"/>
      <w:marRight w:val="0"/>
      <w:marTop w:val="0"/>
      <w:marBottom w:val="0"/>
      <w:divBdr>
        <w:top w:val="none" w:sz="0" w:space="0" w:color="auto"/>
        <w:left w:val="none" w:sz="0" w:space="0" w:color="auto"/>
        <w:bottom w:val="none" w:sz="0" w:space="0" w:color="auto"/>
        <w:right w:val="none" w:sz="0" w:space="0" w:color="auto"/>
      </w:divBdr>
    </w:div>
    <w:div w:id="1109471945">
      <w:marLeft w:val="480"/>
      <w:marRight w:val="0"/>
      <w:marTop w:val="0"/>
      <w:marBottom w:val="0"/>
      <w:divBdr>
        <w:top w:val="none" w:sz="0" w:space="0" w:color="auto"/>
        <w:left w:val="none" w:sz="0" w:space="0" w:color="auto"/>
        <w:bottom w:val="none" w:sz="0" w:space="0" w:color="auto"/>
        <w:right w:val="none" w:sz="0" w:space="0" w:color="auto"/>
      </w:divBdr>
    </w:div>
    <w:div w:id="1113600348">
      <w:marLeft w:val="480"/>
      <w:marRight w:val="0"/>
      <w:marTop w:val="0"/>
      <w:marBottom w:val="0"/>
      <w:divBdr>
        <w:top w:val="none" w:sz="0" w:space="0" w:color="auto"/>
        <w:left w:val="none" w:sz="0" w:space="0" w:color="auto"/>
        <w:bottom w:val="none" w:sz="0" w:space="0" w:color="auto"/>
        <w:right w:val="none" w:sz="0" w:space="0" w:color="auto"/>
      </w:divBdr>
    </w:div>
    <w:div w:id="1126971747">
      <w:marLeft w:val="480"/>
      <w:marRight w:val="0"/>
      <w:marTop w:val="0"/>
      <w:marBottom w:val="0"/>
      <w:divBdr>
        <w:top w:val="none" w:sz="0" w:space="0" w:color="auto"/>
        <w:left w:val="none" w:sz="0" w:space="0" w:color="auto"/>
        <w:bottom w:val="none" w:sz="0" w:space="0" w:color="auto"/>
        <w:right w:val="none" w:sz="0" w:space="0" w:color="auto"/>
      </w:divBdr>
    </w:div>
    <w:div w:id="1130245996">
      <w:marLeft w:val="480"/>
      <w:marRight w:val="0"/>
      <w:marTop w:val="0"/>
      <w:marBottom w:val="0"/>
      <w:divBdr>
        <w:top w:val="none" w:sz="0" w:space="0" w:color="auto"/>
        <w:left w:val="none" w:sz="0" w:space="0" w:color="auto"/>
        <w:bottom w:val="none" w:sz="0" w:space="0" w:color="auto"/>
        <w:right w:val="none" w:sz="0" w:space="0" w:color="auto"/>
      </w:divBdr>
    </w:div>
    <w:div w:id="1136029479">
      <w:marLeft w:val="480"/>
      <w:marRight w:val="0"/>
      <w:marTop w:val="0"/>
      <w:marBottom w:val="0"/>
      <w:divBdr>
        <w:top w:val="none" w:sz="0" w:space="0" w:color="auto"/>
        <w:left w:val="none" w:sz="0" w:space="0" w:color="auto"/>
        <w:bottom w:val="none" w:sz="0" w:space="0" w:color="auto"/>
        <w:right w:val="none" w:sz="0" w:space="0" w:color="auto"/>
      </w:divBdr>
    </w:div>
    <w:div w:id="1138913524">
      <w:marLeft w:val="480"/>
      <w:marRight w:val="0"/>
      <w:marTop w:val="0"/>
      <w:marBottom w:val="0"/>
      <w:divBdr>
        <w:top w:val="none" w:sz="0" w:space="0" w:color="auto"/>
        <w:left w:val="none" w:sz="0" w:space="0" w:color="auto"/>
        <w:bottom w:val="none" w:sz="0" w:space="0" w:color="auto"/>
        <w:right w:val="none" w:sz="0" w:space="0" w:color="auto"/>
      </w:divBdr>
    </w:div>
    <w:div w:id="1140415376">
      <w:marLeft w:val="480"/>
      <w:marRight w:val="0"/>
      <w:marTop w:val="0"/>
      <w:marBottom w:val="0"/>
      <w:divBdr>
        <w:top w:val="none" w:sz="0" w:space="0" w:color="auto"/>
        <w:left w:val="none" w:sz="0" w:space="0" w:color="auto"/>
        <w:bottom w:val="none" w:sz="0" w:space="0" w:color="auto"/>
        <w:right w:val="none" w:sz="0" w:space="0" w:color="auto"/>
      </w:divBdr>
    </w:div>
    <w:div w:id="1145312358">
      <w:marLeft w:val="480"/>
      <w:marRight w:val="0"/>
      <w:marTop w:val="0"/>
      <w:marBottom w:val="0"/>
      <w:divBdr>
        <w:top w:val="none" w:sz="0" w:space="0" w:color="auto"/>
        <w:left w:val="none" w:sz="0" w:space="0" w:color="auto"/>
        <w:bottom w:val="none" w:sz="0" w:space="0" w:color="auto"/>
        <w:right w:val="none" w:sz="0" w:space="0" w:color="auto"/>
      </w:divBdr>
    </w:div>
    <w:div w:id="1184437932">
      <w:marLeft w:val="480"/>
      <w:marRight w:val="0"/>
      <w:marTop w:val="0"/>
      <w:marBottom w:val="0"/>
      <w:divBdr>
        <w:top w:val="none" w:sz="0" w:space="0" w:color="auto"/>
        <w:left w:val="none" w:sz="0" w:space="0" w:color="auto"/>
        <w:bottom w:val="none" w:sz="0" w:space="0" w:color="auto"/>
        <w:right w:val="none" w:sz="0" w:space="0" w:color="auto"/>
      </w:divBdr>
    </w:div>
    <w:div w:id="1187712353">
      <w:marLeft w:val="480"/>
      <w:marRight w:val="0"/>
      <w:marTop w:val="0"/>
      <w:marBottom w:val="0"/>
      <w:divBdr>
        <w:top w:val="none" w:sz="0" w:space="0" w:color="auto"/>
        <w:left w:val="none" w:sz="0" w:space="0" w:color="auto"/>
        <w:bottom w:val="none" w:sz="0" w:space="0" w:color="auto"/>
        <w:right w:val="none" w:sz="0" w:space="0" w:color="auto"/>
      </w:divBdr>
    </w:div>
    <w:div w:id="1188176893">
      <w:marLeft w:val="480"/>
      <w:marRight w:val="0"/>
      <w:marTop w:val="0"/>
      <w:marBottom w:val="0"/>
      <w:divBdr>
        <w:top w:val="none" w:sz="0" w:space="0" w:color="auto"/>
        <w:left w:val="none" w:sz="0" w:space="0" w:color="auto"/>
        <w:bottom w:val="none" w:sz="0" w:space="0" w:color="auto"/>
        <w:right w:val="none" w:sz="0" w:space="0" w:color="auto"/>
      </w:divBdr>
    </w:div>
    <w:div w:id="1189176315">
      <w:marLeft w:val="480"/>
      <w:marRight w:val="0"/>
      <w:marTop w:val="0"/>
      <w:marBottom w:val="0"/>
      <w:divBdr>
        <w:top w:val="none" w:sz="0" w:space="0" w:color="auto"/>
        <w:left w:val="none" w:sz="0" w:space="0" w:color="auto"/>
        <w:bottom w:val="none" w:sz="0" w:space="0" w:color="auto"/>
        <w:right w:val="none" w:sz="0" w:space="0" w:color="auto"/>
      </w:divBdr>
    </w:div>
    <w:div w:id="1197160230">
      <w:marLeft w:val="480"/>
      <w:marRight w:val="0"/>
      <w:marTop w:val="0"/>
      <w:marBottom w:val="0"/>
      <w:divBdr>
        <w:top w:val="none" w:sz="0" w:space="0" w:color="auto"/>
        <w:left w:val="none" w:sz="0" w:space="0" w:color="auto"/>
        <w:bottom w:val="none" w:sz="0" w:space="0" w:color="auto"/>
        <w:right w:val="none" w:sz="0" w:space="0" w:color="auto"/>
      </w:divBdr>
    </w:div>
    <w:div w:id="1204948447">
      <w:marLeft w:val="480"/>
      <w:marRight w:val="0"/>
      <w:marTop w:val="0"/>
      <w:marBottom w:val="0"/>
      <w:divBdr>
        <w:top w:val="none" w:sz="0" w:space="0" w:color="auto"/>
        <w:left w:val="none" w:sz="0" w:space="0" w:color="auto"/>
        <w:bottom w:val="none" w:sz="0" w:space="0" w:color="auto"/>
        <w:right w:val="none" w:sz="0" w:space="0" w:color="auto"/>
      </w:divBdr>
    </w:div>
    <w:div w:id="1205754127">
      <w:marLeft w:val="480"/>
      <w:marRight w:val="0"/>
      <w:marTop w:val="0"/>
      <w:marBottom w:val="0"/>
      <w:divBdr>
        <w:top w:val="none" w:sz="0" w:space="0" w:color="auto"/>
        <w:left w:val="none" w:sz="0" w:space="0" w:color="auto"/>
        <w:bottom w:val="none" w:sz="0" w:space="0" w:color="auto"/>
        <w:right w:val="none" w:sz="0" w:space="0" w:color="auto"/>
      </w:divBdr>
    </w:div>
    <w:div w:id="1212183832">
      <w:marLeft w:val="480"/>
      <w:marRight w:val="0"/>
      <w:marTop w:val="0"/>
      <w:marBottom w:val="0"/>
      <w:divBdr>
        <w:top w:val="none" w:sz="0" w:space="0" w:color="auto"/>
        <w:left w:val="none" w:sz="0" w:space="0" w:color="auto"/>
        <w:bottom w:val="none" w:sz="0" w:space="0" w:color="auto"/>
        <w:right w:val="none" w:sz="0" w:space="0" w:color="auto"/>
      </w:divBdr>
    </w:div>
    <w:div w:id="1216240856">
      <w:marLeft w:val="480"/>
      <w:marRight w:val="0"/>
      <w:marTop w:val="0"/>
      <w:marBottom w:val="0"/>
      <w:divBdr>
        <w:top w:val="none" w:sz="0" w:space="0" w:color="auto"/>
        <w:left w:val="none" w:sz="0" w:space="0" w:color="auto"/>
        <w:bottom w:val="none" w:sz="0" w:space="0" w:color="auto"/>
        <w:right w:val="none" w:sz="0" w:space="0" w:color="auto"/>
      </w:divBdr>
    </w:div>
    <w:div w:id="1224291409">
      <w:marLeft w:val="480"/>
      <w:marRight w:val="0"/>
      <w:marTop w:val="0"/>
      <w:marBottom w:val="0"/>
      <w:divBdr>
        <w:top w:val="none" w:sz="0" w:space="0" w:color="auto"/>
        <w:left w:val="none" w:sz="0" w:space="0" w:color="auto"/>
        <w:bottom w:val="none" w:sz="0" w:space="0" w:color="auto"/>
        <w:right w:val="none" w:sz="0" w:space="0" w:color="auto"/>
      </w:divBdr>
    </w:div>
    <w:div w:id="1224489898">
      <w:marLeft w:val="480"/>
      <w:marRight w:val="0"/>
      <w:marTop w:val="0"/>
      <w:marBottom w:val="0"/>
      <w:divBdr>
        <w:top w:val="none" w:sz="0" w:space="0" w:color="auto"/>
        <w:left w:val="none" w:sz="0" w:space="0" w:color="auto"/>
        <w:bottom w:val="none" w:sz="0" w:space="0" w:color="auto"/>
        <w:right w:val="none" w:sz="0" w:space="0" w:color="auto"/>
      </w:divBdr>
    </w:div>
    <w:div w:id="1227373249">
      <w:marLeft w:val="480"/>
      <w:marRight w:val="0"/>
      <w:marTop w:val="0"/>
      <w:marBottom w:val="0"/>
      <w:divBdr>
        <w:top w:val="none" w:sz="0" w:space="0" w:color="auto"/>
        <w:left w:val="none" w:sz="0" w:space="0" w:color="auto"/>
        <w:bottom w:val="none" w:sz="0" w:space="0" w:color="auto"/>
        <w:right w:val="none" w:sz="0" w:space="0" w:color="auto"/>
      </w:divBdr>
    </w:div>
    <w:div w:id="1231503692">
      <w:marLeft w:val="480"/>
      <w:marRight w:val="0"/>
      <w:marTop w:val="0"/>
      <w:marBottom w:val="0"/>
      <w:divBdr>
        <w:top w:val="none" w:sz="0" w:space="0" w:color="auto"/>
        <w:left w:val="none" w:sz="0" w:space="0" w:color="auto"/>
        <w:bottom w:val="none" w:sz="0" w:space="0" w:color="auto"/>
        <w:right w:val="none" w:sz="0" w:space="0" w:color="auto"/>
      </w:divBdr>
    </w:div>
    <w:div w:id="1231962387">
      <w:marLeft w:val="480"/>
      <w:marRight w:val="0"/>
      <w:marTop w:val="0"/>
      <w:marBottom w:val="0"/>
      <w:divBdr>
        <w:top w:val="none" w:sz="0" w:space="0" w:color="auto"/>
        <w:left w:val="none" w:sz="0" w:space="0" w:color="auto"/>
        <w:bottom w:val="none" w:sz="0" w:space="0" w:color="auto"/>
        <w:right w:val="none" w:sz="0" w:space="0" w:color="auto"/>
      </w:divBdr>
    </w:div>
    <w:div w:id="1233001729">
      <w:marLeft w:val="480"/>
      <w:marRight w:val="0"/>
      <w:marTop w:val="0"/>
      <w:marBottom w:val="0"/>
      <w:divBdr>
        <w:top w:val="none" w:sz="0" w:space="0" w:color="auto"/>
        <w:left w:val="none" w:sz="0" w:space="0" w:color="auto"/>
        <w:bottom w:val="none" w:sz="0" w:space="0" w:color="auto"/>
        <w:right w:val="none" w:sz="0" w:space="0" w:color="auto"/>
      </w:divBdr>
    </w:div>
    <w:div w:id="1250625552">
      <w:marLeft w:val="480"/>
      <w:marRight w:val="0"/>
      <w:marTop w:val="0"/>
      <w:marBottom w:val="0"/>
      <w:divBdr>
        <w:top w:val="none" w:sz="0" w:space="0" w:color="auto"/>
        <w:left w:val="none" w:sz="0" w:space="0" w:color="auto"/>
        <w:bottom w:val="none" w:sz="0" w:space="0" w:color="auto"/>
        <w:right w:val="none" w:sz="0" w:space="0" w:color="auto"/>
      </w:divBdr>
    </w:div>
    <w:div w:id="1255357580">
      <w:marLeft w:val="480"/>
      <w:marRight w:val="0"/>
      <w:marTop w:val="0"/>
      <w:marBottom w:val="0"/>
      <w:divBdr>
        <w:top w:val="none" w:sz="0" w:space="0" w:color="auto"/>
        <w:left w:val="none" w:sz="0" w:space="0" w:color="auto"/>
        <w:bottom w:val="none" w:sz="0" w:space="0" w:color="auto"/>
        <w:right w:val="none" w:sz="0" w:space="0" w:color="auto"/>
      </w:divBdr>
    </w:div>
    <w:div w:id="1260605590">
      <w:marLeft w:val="480"/>
      <w:marRight w:val="0"/>
      <w:marTop w:val="0"/>
      <w:marBottom w:val="0"/>
      <w:divBdr>
        <w:top w:val="none" w:sz="0" w:space="0" w:color="auto"/>
        <w:left w:val="none" w:sz="0" w:space="0" w:color="auto"/>
        <w:bottom w:val="none" w:sz="0" w:space="0" w:color="auto"/>
        <w:right w:val="none" w:sz="0" w:space="0" w:color="auto"/>
      </w:divBdr>
    </w:div>
    <w:div w:id="1261333425">
      <w:marLeft w:val="480"/>
      <w:marRight w:val="0"/>
      <w:marTop w:val="0"/>
      <w:marBottom w:val="0"/>
      <w:divBdr>
        <w:top w:val="none" w:sz="0" w:space="0" w:color="auto"/>
        <w:left w:val="none" w:sz="0" w:space="0" w:color="auto"/>
        <w:bottom w:val="none" w:sz="0" w:space="0" w:color="auto"/>
        <w:right w:val="none" w:sz="0" w:space="0" w:color="auto"/>
      </w:divBdr>
    </w:div>
    <w:div w:id="1270160882">
      <w:marLeft w:val="480"/>
      <w:marRight w:val="0"/>
      <w:marTop w:val="0"/>
      <w:marBottom w:val="0"/>
      <w:divBdr>
        <w:top w:val="none" w:sz="0" w:space="0" w:color="auto"/>
        <w:left w:val="none" w:sz="0" w:space="0" w:color="auto"/>
        <w:bottom w:val="none" w:sz="0" w:space="0" w:color="auto"/>
        <w:right w:val="none" w:sz="0" w:space="0" w:color="auto"/>
      </w:divBdr>
    </w:div>
    <w:div w:id="1272593077">
      <w:marLeft w:val="480"/>
      <w:marRight w:val="0"/>
      <w:marTop w:val="0"/>
      <w:marBottom w:val="0"/>
      <w:divBdr>
        <w:top w:val="none" w:sz="0" w:space="0" w:color="auto"/>
        <w:left w:val="none" w:sz="0" w:space="0" w:color="auto"/>
        <w:bottom w:val="none" w:sz="0" w:space="0" w:color="auto"/>
        <w:right w:val="none" w:sz="0" w:space="0" w:color="auto"/>
      </w:divBdr>
    </w:div>
    <w:div w:id="1272854231">
      <w:marLeft w:val="480"/>
      <w:marRight w:val="0"/>
      <w:marTop w:val="0"/>
      <w:marBottom w:val="0"/>
      <w:divBdr>
        <w:top w:val="none" w:sz="0" w:space="0" w:color="auto"/>
        <w:left w:val="none" w:sz="0" w:space="0" w:color="auto"/>
        <w:bottom w:val="none" w:sz="0" w:space="0" w:color="auto"/>
        <w:right w:val="none" w:sz="0" w:space="0" w:color="auto"/>
      </w:divBdr>
    </w:div>
    <w:div w:id="1274048489">
      <w:marLeft w:val="480"/>
      <w:marRight w:val="0"/>
      <w:marTop w:val="0"/>
      <w:marBottom w:val="0"/>
      <w:divBdr>
        <w:top w:val="none" w:sz="0" w:space="0" w:color="auto"/>
        <w:left w:val="none" w:sz="0" w:space="0" w:color="auto"/>
        <w:bottom w:val="none" w:sz="0" w:space="0" w:color="auto"/>
        <w:right w:val="none" w:sz="0" w:space="0" w:color="auto"/>
      </w:divBdr>
    </w:div>
    <w:div w:id="1277374592">
      <w:marLeft w:val="480"/>
      <w:marRight w:val="0"/>
      <w:marTop w:val="0"/>
      <w:marBottom w:val="0"/>
      <w:divBdr>
        <w:top w:val="none" w:sz="0" w:space="0" w:color="auto"/>
        <w:left w:val="none" w:sz="0" w:space="0" w:color="auto"/>
        <w:bottom w:val="none" w:sz="0" w:space="0" w:color="auto"/>
        <w:right w:val="none" w:sz="0" w:space="0" w:color="auto"/>
      </w:divBdr>
    </w:div>
    <w:div w:id="1280602530">
      <w:marLeft w:val="480"/>
      <w:marRight w:val="0"/>
      <w:marTop w:val="0"/>
      <w:marBottom w:val="0"/>
      <w:divBdr>
        <w:top w:val="none" w:sz="0" w:space="0" w:color="auto"/>
        <w:left w:val="none" w:sz="0" w:space="0" w:color="auto"/>
        <w:bottom w:val="none" w:sz="0" w:space="0" w:color="auto"/>
        <w:right w:val="none" w:sz="0" w:space="0" w:color="auto"/>
      </w:divBdr>
    </w:div>
    <w:div w:id="1286962680">
      <w:marLeft w:val="480"/>
      <w:marRight w:val="0"/>
      <w:marTop w:val="0"/>
      <w:marBottom w:val="0"/>
      <w:divBdr>
        <w:top w:val="none" w:sz="0" w:space="0" w:color="auto"/>
        <w:left w:val="none" w:sz="0" w:space="0" w:color="auto"/>
        <w:bottom w:val="none" w:sz="0" w:space="0" w:color="auto"/>
        <w:right w:val="none" w:sz="0" w:space="0" w:color="auto"/>
      </w:divBdr>
    </w:div>
    <w:div w:id="1290428643">
      <w:marLeft w:val="480"/>
      <w:marRight w:val="0"/>
      <w:marTop w:val="0"/>
      <w:marBottom w:val="0"/>
      <w:divBdr>
        <w:top w:val="none" w:sz="0" w:space="0" w:color="auto"/>
        <w:left w:val="none" w:sz="0" w:space="0" w:color="auto"/>
        <w:bottom w:val="none" w:sz="0" w:space="0" w:color="auto"/>
        <w:right w:val="none" w:sz="0" w:space="0" w:color="auto"/>
      </w:divBdr>
    </w:div>
    <w:div w:id="1309552048">
      <w:marLeft w:val="480"/>
      <w:marRight w:val="0"/>
      <w:marTop w:val="0"/>
      <w:marBottom w:val="0"/>
      <w:divBdr>
        <w:top w:val="none" w:sz="0" w:space="0" w:color="auto"/>
        <w:left w:val="none" w:sz="0" w:space="0" w:color="auto"/>
        <w:bottom w:val="none" w:sz="0" w:space="0" w:color="auto"/>
        <w:right w:val="none" w:sz="0" w:space="0" w:color="auto"/>
      </w:divBdr>
    </w:div>
    <w:div w:id="1311012239">
      <w:marLeft w:val="480"/>
      <w:marRight w:val="0"/>
      <w:marTop w:val="0"/>
      <w:marBottom w:val="0"/>
      <w:divBdr>
        <w:top w:val="none" w:sz="0" w:space="0" w:color="auto"/>
        <w:left w:val="none" w:sz="0" w:space="0" w:color="auto"/>
        <w:bottom w:val="none" w:sz="0" w:space="0" w:color="auto"/>
        <w:right w:val="none" w:sz="0" w:space="0" w:color="auto"/>
      </w:divBdr>
    </w:div>
    <w:div w:id="1322150439">
      <w:marLeft w:val="480"/>
      <w:marRight w:val="0"/>
      <w:marTop w:val="0"/>
      <w:marBottom w:val="0"/>
      <w:divBdr>
        <w:top w:val="none" w:sz="0" w:space="0" w:color="auto"/>
        <w:left w:val="none" w:sz="0" w:space="0" w:color="auto"/>
        <w:bottom w:val="none" w:sz="0" w:space="0" w:color="auto"/>
        <w:right w:val="none" w:sz="0" w:space="0" w:color="auto"/>
      </w:divBdr>
    </w:div>
    <w:div w:id="1332829124">
      <w:marLeft w:val="480"/>
      <w:marRight w:val="0"/>
      <w:marTop w:val="0"/>
      <w:marBottom w:val="0"/>
      <w:divBdr>
        <w:top w:val="none" w:sz="0" w:space="0" w:color="auto"/>
        <w:left w:val="none" w:sz="0" w:space="0" w:color="auto"/>
        <w:bottom w:val="none" w:sz="0" w:space="0" w:color="auto"/>
        <w:right w:val="none" w:sz="0" w:space="0" w:color="auto"/>
      </w:divBdr>
    </w:div>
    <w:div w:id="1336305860">
      <w:marLeft w:val="480"/>
      <w:marRight w:val="0"/>
      <w:marTop w:val="0"/>
      <w:marBottom w:val="0"/>
      <w:divBdr>
        <w:top w:val="none" w:sz="0" w:space="0" w:color="auto"/>
        <w:left w:val="none" w:sz="0" w:space="0" w:color="auto"/>
        <w:bottom w:val="none" w:sz="0" w:space="0" w:color="auto"/>
        <w:right w:val="none" w:sz="0" w:space="0" w:color="auto"/>
      </w:divBdr>
    </w:div>
    <w:div w:id="1339114665">
      <w:marLeft w:val="480"/>
      <w:marRight w:val="0"/>
      <w:marTop w:val="0"/>
      <w:marBottom w:val="0"/>
      <w:divBdr>
        <w:top w:val="none" w:sz="0" w:space="0" w:color="auto"/>
        <w:left w:val="none" w:sz="0" w:space="0" w:color="auto"/>
        <w:bottom w:val="none" w:sz="0" w:space="0" w:color="auto"/>
        <w:right w:val="none" w:sz="0" w:space="0" w:color="auto"/>
      </w:divBdr>
    </w:div>
    <w:div w:id="1347902754">
      <w:marLeft w:val="480"/>
      <w:marRight w:val="0"/>
      <w:marTop w:val="0"/>
      <w:marBottom w:val="0"/>
      <w:divBdr>
        <w:top w:val="none" w:sz="0" w:space="0" w:color="auto"/>
        <w:left w:val="none" w:sz="0" w:space="0" w:color="auto"/>
        <w:bottom w:val="none" w:sz="0" w:space="0" w:color="auto"/>
        <w:right w:val="none" w:sz="0" w:space="0" w:color="auto"/>
      </w:divBdr>
    </w:div>
    <w:div w:id="1358192093">
      <w:marLeft w:val="480"/>
      <w:marRight w:val="0"/>
      <w:marTop w:val="0"/>
      <w:marBottom w:val="0"/>
      <w:divBdr>
        <w:top w:val="none" w:sz="0" w:space="0" w:color="auto"/>
        <w:left w:val="none" w:sz="0" w:space="0" w:color="auto"/>
        <w:bottom w:val="none" w:sz="0" w:space="0" w:color="auto"/>
        <w:right w:val="none" w:sz="0" w:space="0" w:color="auto"/>
      </w:divBdr>
    </w:div>
    <w:div w:id="1359430105">
      <w:marLeft w:val="480"/>
      <w:marRight w:val="0"/>
      <w:marTop w:val="0"/>
      <w:marBottom w:val="0"/>
      <w:divBdr>
        <w:top w:val="none" w:sz="0" w:space="0" w:color="auto"/>
        <w:left w:val="none" w:sz="0" w:space="0" w:color="auto"/>
        <w:bottom w:val="none" w:sz="0" w:space="0" w:color="auto"/>
        <w:right w:val="none" w:sz="0" w:space="0" w:color="auto"/>
      </w:divBdr>
    </w:div>
    <w:div w:id="1386443620">
      <w:marLeft w:val="480"/>
      <w:marRight w:val="0"/>
      <w:marTop w:val="0"/>
      <w:marBottom w:val="0"/>
      <w:divBdr>
        <w:top w:val="none" w:sz="0" w:space="0" w:color="auto"/>
        <w:left w:val="none" w:sz="0" w:space="0" w:color="auto"/>
        <w:bottom w:val="none" w:sz="0" w:space="0" w:color="auto"/>
        <w:right w:val="none" w:sz="0" w:space="0" w:color="auto"/>
      </w:divBdr>
    </w:div>
    <w:div w:id="1391225275">
      <w:marLeft w:val="480"/>
      <w:marRight w:val="0"/>
      <w:marTop w:val="0"/>
      <w:marBottom w:val="0"/>
      <w:divBdr>
        <w:top w:val="none" w:sz="0" w:space="0" w:color="auto"/>
        <w:left w:val="none" w:sz="0" w:space="0" w:color="auto"/>
        <w:bottom w:val="none" w:sz="0" w:space="0" w:color="auto"/>
        <w:right w:val="none" w:sz="0" w:space="0" w:color="auto"/>
      </w:divBdr>
    </w:div>
    <w:div w:id="1391534239">
      <w:marLeft w:val="480"/>
      <w:marRight w:val="0"/>
      <w:marTop w:val="0"/>
      <w:marBottom w:val="0"/>
      <w:divBdr>
        <w:top w:val="none" w:sz="0" w:space="0" w:color="auto"/>
        <w:left w:val="none" w:sz="0" w:space="0" w:color="auto"/>
        <w:bottom w:val="none" w:sz="0" w:space="0" w:color="auto"/>
        <w:right w:val="none" w:sz="0" w:space="0" w:color="auto"/>
      </w:divBdr>
    </w:div>
    <w:div w:id="1405451309">
      <w:marLeft w:val="480"/>
      <w:marRight w:val="0"/>
      <w:marTop w:val="0"/>
      <w:marBottom w:val="0"/>
      <w:divBdr>
        <w:top w:val="none" w:sz="0" w:space="0" w:color="auto"/>
        <w:left w:val="none" w:sz="0" w:space="0" w:color="auto"/>
        <w:bottom w:val="none" w:sz="0" w:space="0" w:color="auto"/>
        <w:right w:val="none" w:sz="0" w:space="0" w:color="auto"/>
      </w:divBdr>
    </w:div>
    <w:div w:id="1409232270">
      <w:marLeft w:val="480"/>
      <w:marRight w:val="0"/>
      <w:marTop w:val="0"/>
      <w:marBottom w:val="0"/>
      <w:divBdr>
        <w:top w:val="none" w:sz="0" w:space="0" w:color="auto"/>
        <w:left w:val="none" w:sz="0" w:space="0" w:color="auto"/>
        <w:bottom w:val="none" w:sz="0" w:space="0" w:color="auto"/>
        <w:right w:val="none" w:sz="0" w:space="0" w:color="auto"/>
      </w:divBdr>
    </w:div>
    <w:div w:id="1409887124">
      <w:marLeft w:val="480"/>
      <w:marRight w:val="0"/>
      <w:marTop w:val="0"/>
      <w:marBottom w:val="0"/>
      <w:divBdr>
        <w:top w:val="none" w:sz="0" w:space="0" w:color="auto"/>
        <w:left w:val="none" w:sz="0" w:space="0" w:color="auto"/>
        <w:bottom w:val="none" w:sz="0" w:space="0" w:color="auto"/>
        <w:right w:val="none" w:sz="0" w:space="0" w:color="auto"/>
      </w:divBdr>
    </w:div>
    <w:div w:id="1414014892">
      <w:marLeft w:val="480"/>
      <w:marRight w:val="0"/>
      <w:marTop w:val="0"/>
      <w:marBottom w:val="0"/>
      <w:divBdr>
        <w:top w:val="none" w:sz="0" w:space="0" w:color="auto"/>
        <w:left w:val="none" w:sz="0" w:space="0" w:color="auto"/>
        <w:bottom w:val="none" w:sz="0" w:space="0" w:color="auto"/>
        <w:right w:val="none" w:sz="0" w:space="0" w:color="auto"/>
      </w:divBdr>
    </w:div>
    <w:div w:id="1417172233">
      <w:marLeft w:val="480"/>
      <w:marRight w:val="0"/>
      <w:marTop w:val="0"/>
      <w:marBottom w:val="0"/>
      <w:divBdr>
        <w:top w:val="none" w:sz="0" w:space="0" w:color="auto"/>
        <w:left w:val="none" w:sz="0" w:space="0" w:color="auto"/>
        <w:bottom w:val="none" w:sz="0" w:space="0" w:color="auto"/>
        <w:right w:val="none" w:sz="0" w:space="0" w:color="auto"/>
      </w:divBdr>
    </w:div>
    <w:div w:id="1418675707">
      <w:marLeft w:val="480"/>
      <w:marRight w:val="0"/>
      <w:marTop w:val="0"/>
      <w:marBottom w:val="0"/>
      <w:divBdr>
        <w:top w:val="none" w:sz="0" w:space="0" w:color="auto"/>
        <w:left w:val="none" w:sz="0" w:space="0" w:color="auto"/>
        <w:bottom w:val="none" w:sz="0" w:space="0" w:color="auto"/>
        <w:right w:val="none" w:sz="0" w:space="0" w:color="auto"/>
      </w:divBdr>
    </w:div>
    <w:div w:id="1447964858">
      <w:marLeft w:val="480"/>
      <w:marRight w:val="0"/>
      <w:marTop w:val="0"/>
      <w:marBottom w:val="0"/>
      <w:divBdr>
        <w:top w:val="none" w:sz="0" w:space="0" w:color="auto"/>
        <w:left w:val="none" w:sz="0" w:space="0" w:color="auto"/>
        <w:bottom w:val="none" w:sz="0" w:space="0" w:color="auto"/>
        <w:right w:val="none" w:sz="0" w:space="0" w:color="auto"/>
      </w:divBdr>
    </w:div>
    <w:div w:id="1453090793">
      <w:marLeft w:val="480"/>
      <w:marRight w:val="0"/>
      <w:marTop w:val="0"/>
      <w:marBottom w:val="0"/>
      <w:divBdr>
        <w:top w:val="none" w:sz="0" w:space="0" w:color="auto"/>
        <w:left w:val="none" w:sz="0" w:space="0" w:color="auto"/>
        <w:bottom w:val="none" w:sz="0" w:space="0" w:color="auto"/>
        <w:right w:val="none" w:sz="0" w:space="0" w:color="auto"/>
      </w:divBdr>
    </w:div>
    <w:div w:id="1455247738">
      <w:marLeft w:val="480"/>
      <w:marRight w:val="0"/>
      <w:marTop w:val="0"/>
      <w:marBottom w:val="0"/>
      <w:divBdr>
        <w:top w:val="none" w:sz="0" w:space="0" w:color="auto"/>
        <w:left w:val="none" w:sz="0" w:space="0" w:color="auto"/>
        <w:bottom w:val="none" w:sz="0" w:space="0" w:color="auto"/>
        <w:right w:val="none" w:sz="0" w:space="0" w:color="auto"/>
      </w:divBdr>
    </w:div>
    <w:div w:id="1458719293">
      <w:marLeft w:val="480"/>
      <w:marRight w:val="0"/>
      <w:marTop w:val="0"/>
      <w:marBottom w:val="0"/>
      <w:divBdr>
        <w:top w:val="none" w:sz="0" w:space="0" w:color="auto"/>
        <w:left w:val="none" w:sz="0" w:space="0" w:color="auto"/>
        <w:bottom w:val="none" w:sz="0" w:space="0" w:color="auto"/>
        <w:right w:val="none" w:sz="0" w:space="0" w:color="auto"/>
      </w:divBdr>
    </w:div>
    <w:div w:id="1480148795">
      <w:marLeft w:val="480"/>
      <w:marRight w:val="0"/>
      <w:marTop w:val="0"/>
      <w:marBottom w:val="0"/>
      <w:divBdr>
        <w:top w:val="none" w:sz="0" w:space="0" w:color="auto"/>
        <w:left w:val="none" w:sz="0" w:space="0" w:color="auto"/>
        <w:bottom w:val="none" w:sz="0" w:space="0" w:color="auto"/>
        <w:right w:val="none" w:sz="0" w:space="0" w:color="auto"/>
      </w:divBdr>
    </w:div>
    <w:div w:id="1487093505">
      <w:marLeft w:val="480"/>
      <w:marRight w:val="0"/>
      <w:marTop w:val="0"/>
      <w:marBottom w:val="0"/>
      <w:divBdr>
        <w:top w:val="none" w:sz="0" w:space="0" w:color="auto"/>
        <w:left w:val="none" w:sz="0" w:space="0" w:color="auto"/>
        <w:bottom w:val="none" w:sz="0" w:space="0" w:color="auto"/>
        <w:right w:val="none" w:sz="0" w:space="0" w:color="auto"/>
      </w:divBdr>
    </w:div>
    <w:div w:id="1490632759">
      <w:marLeft w:val="480"/>
      <w:marRight w:val="0"/>
      <w:marTop w:val="0"/>
      <w:marBottom w:val="0"/>
      <w:divBdr>
        <w:top w:val="none" w:sz="0" w:space="0" w:color="auto"/>
        <w:left w:val="none" w:sz="0" w:space="0" w:color="auto"/>
        <w:bottom w:val="none" w:sz="0" w:space="0" w:color="auto"/>
        <w:right w:val="none" w:sz="0" w:space="0" w:color="auto"/>
      </w:divBdr>
    </w:div>
    <w:div w:id="1492210452">
      <w:marLeft w:val="480"/>
      <w:marRight w:val="0"/>
      <w:marTop w:val="0"/>
      <w:marBottom w:val="0"/>
      <w:divBdr>
        <w:top w:val="none" w:sz="0" w:space="0" w:color="auto"/>
        <w:left w:val="none" w:sz="0" w:space="0" w:color="auto"/>
        <w:bottom w:val="none" w:sz="0" w:space="0" w:color="auto"/>
        <w:right w:val="none" w:sz="0" w:space="0" w:color="auto"/>
      </w:divBdr>
    </w:div>
    <w:div w:id="1499032943">
      <w:marLeft w:val="480"/>
      <w:marRight w:val="0"/>
      <w:marTop w:val="0"/>
      <w:marBottom w:val="0"/>
      <w:divBdr>
        <w:top w:val="none" w:sz="0" w:space="0" w:color="auto"/>
        <w:left w:val="none" w:sz="0" w:space="0" w:color="auto"/>
        <w:bottom w:val="none" w:sz="0" w:space="0" w:color="auto"/>
        <w:right w:val="none" w:sz="0" w:space="0" w:color="auto"/>
      </w:divBdr>
    </w:div>
    <w:div w:id="1500075911">
      <w:marLeft w:val="480"/>
      <w:marRight w:val="0"/>
      <w:marTop w:val="0"/>
      <w:marBottom w:val="0"/>
      <w:divBdr>
        <w:top w:val="none" w:sz="0" w:space="0" w:color="auto"/>
        <w:left w:val="none" w:sz="0" w:space="0" w:color="auto"/>
        <w:bottom w:val="none" w:sz="0" w:space="0" w:color="auto"/>
        <w:right w:val="none" w:sz="0" w:space="0" w:color="auto"/>
      </w:divBdr>
    </w:div>
    <w:div w:id="1502349772">
      <w:marLeft w:val="480"/>
      <w:marRight w:val="0"/>
      <w:marTop w:val="0"/>
      <w:marBottom w:val="0"/>
      <w:divBdr>
        <w:top w:val="none" w:sz="0" w:space="0" w:color="auto"/>
        <w:left w:val="none" w:sz="0" w:space="0" w:color="auto"/>
        <w:bottom w:val="none" w:sz="0" w:space="0" w:color="auto"/>
        <w:right w:val="none" w:sz="0" w:space="0" w:color="auto"/>
      </w:divBdr>
    </w:div>
    <w:div w:id="1511677293">
      <w:marLeft w:val="480"/>
      <w:marRight w:val="0"/>
      <w:marTop w:val="0"/>
      <w:marBottom w:val="0"/>
      <w:divBdr>
        <w:top w:val="none" w:sz="0" w:space="0" w:color="auto"/>
        <w:left w:val="none" w:sz="0" w:space="0" w:color="auto"/>
        <w:bottom w:val="none" w:sz="0" w:space="0" w:color="auto"/>
        <w:right w:val="none" w:sz="0" w:space="0" w:color="auto"/>
      </w:divBdr>
    </w:div>
    <w:div w:id="1519081483">
      <w:marLeft w:val="480"/>
      <w:marRight w:val="0"/>
      <w:marTop w:val="0"/>
      <w:marBottom w:val="0"/>
      <w:divBdr>
        <w:top w:val="none" w:sz="0" w:space="0" w:color="auto"/>
        <w:left w:val="none" w:sz="0" w:space="0" w:color="auto"/>
        <w:bottom w:val="none" w:sz="0" w:space="0" w:color="auto"/>
        <w:right w:val="none" w:sz="0" w:space="0" w:color="auto"/>
      </w:divBdr>
    </w:div>
    <w:div w:id="1519124909">
      <w:marLeft w:val="480"/>
      <w:marRight w:val="0"/>
      <w:marTop w:val="0"/>
      <w:marBottom w:val="0"/>
      <w:divBdr>
        <w:top w:val="none" w:sz="0" w:space="0" w:color="auto"/>
        <w:left w:val="none" w:sz="0" w:space="0" w:color="auto"/>
        <w:bottom w:val="none" w:sz="0" w:space="0" w:color="auto"/>
        <w:right w:val="none" w:sz="0" w:space="0" w:color="auto"/>
      </w:divBdr>
    </w:div>
    <w:div w:id="1525897179">
      <w:marLeft w:val="480"/>
      <w:marRight w:val="0"/>
      <w:marTop w:val="0"/>
      <w:marBottom w:val="0"/>
      <w:divBdr>
        <w:top w:val="none" w:sz="0" w:space="0" w:color="auto"/>
        <w:left w:val="none" w:sz="0" w:space="0" w:color="auto"/>
        <w:bottom w:val="none" w:sz="0" w:space="0" w:color="auto"/>
        <w:right w:val="none" w:sz="0" w:space="0" w:color="auto"/>
      </w:divBdr>
    </w:div>
    <w:div w:id="1534659660">
      <w:marLeft w:val="480"/>
      <w:marRight w:val="0"/>
      <w:marTop w:val="0"/>
      <w:marBottom w:val="0"/>
      <w:divBdr>
        <w:top w:val="none" w:sz="0" w:space="0" w:color="auto"/>
        <w:left w:val="none" w:sz="0" w:space="0" w:color="auto"/>
        <w:bottom w:val="none" w:sz="0" w:space="0" w:color="auto"/>
        <w:right w:val="none" w:sz="0" w:space="0" w:color="auto"/>
      </w:divBdr>
    </w:div>
    <w:div w:id="1550608296">
      <w:marLeft w:val="480"/>
      <w:marRight w:val="0"/>
      <w:marTop w:val="0"/>
      <w:marBottom w:val="0"/>
      <w:divBdr>
        <w:top w:val="none" w:sz="0" w:space="0" w:color="auto"/>
        <w:left w:val="none" w:sz="0" w:space="0" w:color="auto"/>
        <w:bottom w:val="none" w:sz="0" w:space="0" w:color="auto"/>
        <w:right w:val="none" w:sz="0" w:space="0" w:color="auto"/>
      </w:divBdr>
    </w:div>
    <w:div w:id="1560357117">
      <w:marLeft w:val="480"/>
      <w:marRight w:val="0"/>
      <w:marTop w:val="0"/>
      <w:marBottom w:val="0"/>
      <w:divBdr>
        <w:top w:val="none" w:sz="0" w:space="0" w:color="auto"/>
        <w:left w:val="none" w:sz="0" w:space="0" w:color="auto"/>
        <w:bottom w:val="none" w:sz="0" w:space="0" w:color="auto"/>
        <w:right w:val="none" w:sz="0" w:space="0" w:color="auto"/>
      </w:divBdr>
    </w:div>
    <w:div w:id="1570188801">
      <w:marLeft w:val="480"/>
      <w:marRight w:val="0"/>
      <w:marTop w:val="0"/>
      <w:marBottom w:val="0"/>
      <w:divBdr>
        <w:top w:val="none" w:sz="0" w:space="0" w:color="auto"/>
        <w:left w:val="none" w:sz="0" w:space="0" w:color="auto"/>
        <w:bottom w:val="none" w:sz="0" w:space="0" w:color="auto"/>
        <w:right w:val="none" w:sz="0" w:space="0" w:color="auto"/>
      </w:divBdr>
    </w:div>
    <w:div w:id="1587226778">
      <w:marLeft w:val="480"/>
      <w:marRight w:val="0"/>
      <w:marTop w:val="0"/>
      <w:marBottom w:val="0"/>
      <w:divBdr>
        <w:top w:val="none" w:sz="0" w:space="0" w:color="auto"/>
        <w:left w:val="none" w:sz="0" w:space="0" w:color="auto"/>
        <w:bottom w:val="none" w:sz="0" w:space="0" w:color="auto"/>
        <w:right w:val="none" w:sz="0" w:space="0" w:color="auto"/>
      </w:divBdr>
    </w:div>
    <w:div w:id="1596746352">
      <w:marLeft w:val="480"/>
      <w:marRight w:val="0"/>
      <w:marTop w:val="0"/>
      <w:marBottom w:val="0"/>
      <w:divBdr>
        <w:top w:val="none" w:sz="0" w:space="0" w:color="auto"/>
        <w:left w:val="none" w:sz="0" w:space="0" w:color="auto"/>
        <w:bottom w:val="none" w:sz="0" w:space="0" w:color="auto"/>
        <w:right w:val="none" w:sz="0" w:space="0" w:color="auto"/>
      </w:divBdr>
    </w:div>
    <w:div w:id="1609584021">
      <w:marLeft w:val="480"/>
      <w:marRight w:val="0"/>
      <w:marTop w:val="0"/>
      <w:marBottom w:val="0"/>
      <w:divBdr>
        <w:top w:val="none" w:sz="0" w:space="0" w:color="auto"/>
        <w:left w:val="none" w:sz="0" w:space="0" w:color="auto"/>
        <w:bottom w:val="none" w:sz="0" w:space="0" w:color="auto"/>
        <w:right w:val="none" w:sz="0" w:space="0" w:color="auto"/>
      </w:divBdr>
    </w:div>
    <w:div w:id="1612122936">
      <w:marLeft w:val="480"/>
      <w:marRight w:val="0"/>
      <w:marTop w:val="0"/>
      <w:marBottom w:val="0"/>
      <w:divBdr>
        <w:top w:val="none" w:sz="0" w:space="0" w:color="auto"/>
        <w:left w:val="none" w:sz="0" w:space="0" w:color="auto"/>
        <w:bottom w:val="none" w:sz="0" w:space="0" w:color="auto"/>
        <w:right w:val="none" w:sz="0" w:space="0" w:color="auto"/>
      </w:divBdr>
    </w:div>
    <w:div w:id="1612468837">
      <w:marLeft w:val="480"/>
      <w:marRight w:val="0"/>
      <w:marTop w:val="0"/>
      <w:marBottom w:val="0"/>
      <w:divBdr>
        <w:top w:val="none" w:sz="0" w:space="0" w:color="auto"/>
        <w:left w:val="none" w:sz="0" w:space="0" w:color="auto"/>
        <w:bottom w:val="none" w:sz="0" w:space="0" w:color="auto"/>
        <w:right w:val="none" w:sz="0" w:space="0" w:color="auto"/>
      </w:divBdr>
    </w:div>
    <w:div w:id="1626353849">
      <w:marLeft w:val="480"/>
      <w:marRight w:val="0"/>
      <w:marTop w:val="0"/>
      <w:marBottom w:val="0"/>
      <w:divBdr>
        <w:top w:val="none" w:sz="0" w:space="0" w:color="auto"/>
        <w:left w:val="none" w:sz="0" w:space="0" w:color="auto"/>
        <w:bottom w:val="none" w:sz="0" w:space="0" w:color="auto"/>
        <w:right w:val="none" w:sz="0" w:space="0" w:color="auto"/>
      </w:divBdr>
    </w:div>
    <w:div w:id="1635678384">
      <w:marLeft w:val="480"/>
      <w:marRight w:val="0"/>
      <w:marTop w:val="0"/>
      <w:marBottom w:val="0"/>
      <w:divBdr>
        <w:top w:val="none" w:sz="0" w:space="0" w:color="auto"/>
        <w:left w:val="none" w:sz="0" w:space="0" w:color="auto"/>
        <w:bottom w:val="none" w:sz="0" w:space="0" w:color="auto"/>
        <w:right w:val="none" w:sz="0" w:space="0" w:color="auto"/>
      </w:divBdr>
    </w:div>
    <w:div w:id="1646739830">
      <w:marLeft w:val="480"/>
      <w:marRight w:val="0"/>
      <w:marTop w:val="0"/>
      <w:marBottom w:val="0"/>
      <w:divBdr>
        <w:top w:val="none" w:sz="0" w:space="0" w:color="auto"/>
        <w:left w:val="none" w:sz="0" w:space="0" w:color="auto"/>
        <w:bottom w:val="none" w:sz="0" w:space="0" w:color="auto"/>
        <w:right w:val="none" w:sz="0" w:space="0" w:color="auto"/>
      </w:divBdr>
    </w:div>
    <w:div w:id="1646937003">
      <w:marLeft w:val="480"/>
      <w:marRight w:val="0"/>
      <w:marTop w:val="0"/>
      <w:marBottom w:val="0"/>
      <w:divBdr>
        <w:top w:val="none" w:sz="0" w:space="0" w:color="auto"/>
        <w:left w:val="none" w:sz="0" w:space="0" w:color="auto"/>
        <w:bottom w:val="none" w:sz="0" w:space="0" w:color="auto"/>
        <w:right w:val="none" w:sz="0" w:space="0" w:color="auto"/>
      </w:divBdr>
    </w:div>
    <w:div w:id="1677464258">
      <w:marLeft w:val="480"/>
      <w:marRight w:val="0"/>
      <w:marTop w:val="0"/>
      <w:marBottom w:val="0"/>
      <w:divBdr>
        <w:top w:val="none" w:sz="0" w:space="0" w:color="auto"/>
        <w:left w:val="none" w:sz="0" w:space="0" w:color="auto"/>
        <w:bottom w:val="none" w:sz="0" w:space="0" w:color="auto"/>
        <w:right w:val="none" w:sz="0" w:space="0" w:color="auto"/>
      </w:divBdr>
    </w:div>
    <w:div w:id="1689866495">
      <w:marLeft w:val="480"/>
      <w:marRight w:val="0"/>
      <w:marTop w:val="0"/>
      <w:marBottom w:val="0"/>
      <w:divBdr>
        <w:top w:val="none" w:sz="0" w:space="0" w:color="auto"/>
        <w:left w:val="none" w:sz="0" w:space="0" w:color="auto"/>
        <w:bottom w:val="none" w:sz="0" w:space="0" w:color="auto"/>
        <w:right w:val="none" w:sz="0" w:space="0" w:color="auto"/>
      </w:divBdr>
    </w:div>
    <w:div w:id="1698505345">
      <w:marLeft w:val="480"/>
      <w:marRight w:val="0"/>
      <w:marTop w:val="0"/>
      <w:marBottom w:val="0"/>
      <w:divBdr>
        <w:top w:val="none" w:sz="0" w:space="0" w:color="auto"/>
        <w:left w:val="none" w:sz="0" w:space="0" w:color="auto"/>
        <w:bottom w:val="none" w:sz="0" w:space="0" w:color="auto"/>
        <w:right w:val="none" w:sz="0" w:space="0" w:color="auto"/>
      </w:divBdr>
    </w:div>
    <w:div w:id="1702049871">
      <w:marLeft w:val="480"/>
      <w:marRight w:val="0"/>
      <w:marTop w:val="0"/>
      <w:marBottom w:val="0"/>
      <w:divBdr>
        <w:top w:val="none" w:sz="0" w:space="0" w:color="auto"/>
        <w:left w:val="none" w:sz="0" w:space="0" w:color="auto"/>
        <w:bottom w:val="none" w:sz="0" w:space="0" w:color="auto"/>
        <w:right w:val="none" w:sz="0" w:space="0" w:color="auto"/>
      </w:divBdr>
    </w:div>
    <w:div w:id="1702779655">
      <w:marLeft w:val="480"/>
      <w:marRight w:val="0"/>
      <w:marTop w:val="0"/>
      <w:marBottom w:val="0"/>
      <w:divBdr>
        <w:top w:val="none" w:sz="0" w:space="0" w:color="auto"/>
        <w:left w:val="none" w:sz="0" w:space="0" w:color="auto"/>
        <w:bottom w:val="none" w:sz="0" w:space="0" w:color="auto"/>
        <w:right w:val="none" w:sz="0" w:space="0" w:color="auto"/>
      </w:divBdr>
    </w:div>
    <w:div w:id="1705247874">
      <w:marLeft w:val="480"/>
      <w:marRight w:val="0"/>
      <w:marTop w:val="0"/>
      <w:marBottom w:val="0"/>
      <w:divBdr>
        <w:top w:val="none" w:sz="0" w:space="0" w:color="auto"/>
        <w:left w:val="none" w:sz="0" w:space="0" w:color="auto"/>
        <w:bottom w:val="none" w:sz="0" w:space="0" w:color="auto"/>
        <w:right w:val="none" w:sz="0" w:space="0" w:color="auto"/>
      </w:divBdr>
    </w:div>
    <w:div w:id="1723870168">
      <w:marLeft w:val="480"/>
      <w:marRight w:val="0"/>
      <w:marTop w:val="0"/>
      <w:marBottom w:val="0"/>
      <w:divBdr>
        <w:top w:val="none" w:sz="0" w:space="0" w:color="auto"/>
        <w:left w:val="none" w:sz="0" w:space="0" w:color="auto"/>
        <w:bottom w:val="none" w:sz="0" w:space="0" w:color="auto"/>
        <w:right w:val="none" w:sz="0" w:space="0" w:color="auto"/>
      </w:divBdr>
    </w:div>
    <w:div w:id="1741826011">
      <w:marLeft w:val="480"/>
      <w:marRight w:val="0"/>
      <w:marTop w:val="0"/>
      <w:marBottom w:val="0"/>
      <w:divBdr>
        <w:top w:val="none" w:sz="0" w:space="0" w:color="auto"/>
        <w:left w:val="none" w:sz="0" w:space="0" w:color="auto"/>
        <w:bottom w:val="none" w:sz="0" w:space="0" w:color="auto"/>
        <w:right w:val="none" w:sz="0" w:space="0" w:color="auto"/>
      </w:divBdr>
    </w:div>
    <w:div w:id="1753316247">
      <w:marLeft w:val="480"/>
      <w:marRight w:val="0"/>
      <w:marTop w:val="0"/>
      <w:marBottom w:val="0"/>
      <w:divBdr>
        <w:top w:val="none" w:sz="0" w:space="0" w:color="auto"/>
        <w:left w:val="none" w:sz="0" w:space="0" w:color="auto"/>
        <w:bottom w:val="none" w:sz="0" w:space="0" w:color="auto"/>
        <w:right w:val="none" w:sz="0" w:space="0" w:color="auto"/>
      </w:divBdr>
    </w:div>
    <w:div w:id="1753967738">
      <w:marLeft w:val="480"/>
      <w:marRight w:val="0"/>
      <w:marTop w:val="0"/>
      <w:marBottom w:val="0"/>
      <w:divBdr>
        <w:top w:val="none" w:sz="0" w:space="0" w:color="auto"/>
        <w:left w:val="none" w:sz="0" w:space="0" w:color="auto"/>
        <w:bottom w:val="none" w:sz="0" w:space="0" w:color="auto"/>
        <w:right w:val="none" w:sz="0" w:space="0" w:color="auto"/>
      </w:divBdr>
    </w:div>
    <w:div w:id="1755852927">
      <w:marLeft w:val="480"/>
      <w:marRight w:val="0"/>
      <w:marTop w:val="0"/>
      <w:marBottom w:val="0"/>
      <w:divBdr>
        <w:top w:val="none" w:sz="0" w:space="0" w:color="auto"/>
        <w:left w:val="none" w:sz="0" w:space="0" w:color="auto"/>
        <w:bottom w:val="none" w:sz="0" w:space="0" w:color="auto"/>
        <w:right w:val="none" w:sz="0" w:space="0" w:color="auto"/>
      </w:divBdr>
    </w:div>
    <w:div w:id="1760325281">
      <w:marLeft w:val="480"/>
      <w:marRight w:val="0"/>
      <w:marTop w:val="0"/>
      <w:marBottom w:val="0"/>
      <w:divBdr>
        <w:top w:val="none" w:sz="0" w:space="0" w:color="auto"/>
        <w:left w:val="none" w:sz="0" w:space="0" w:color="auto"/>
        <w:bottom w:val="none" w:sz="0" w:space="0" w:color="auto"/>
        <w:right w:val="none" w:sz="0" w:space="0" w:color="auto"/>
      </w:divBdr>
    </w:div>
    <w:div w:id="1763912981">
      <w:marLeft w:val="480"/>
      <w:marRight w:val="0"/>
      <w:marTop w:val="0"/>
      <w:marBottom w:val="0"/>
      <w:divBdr>
        <w:top w:val="none" w:sz="0" w:space="0" w:color="auto"/>
        <w:left w:val="none" w:sz="0" w:space="0" w:color="auto"/>
        <w:bottom w:val="none" w:sz="0" w:space="0" w:color="auto"/>
        <w:right w:val="none" w:sz="0" w:space="0" w:color="auto"/>
      </w:divBdr>
    </w:div>
    <w:div w:id="1773747468">
      <w:marLeft w:val="480"/>
      <w:marRight w:val="0"/>
      <w:marTop w:val="0"/>
      <w:marBottom w:val="0"/>
      <w:divBdr>
        <w:top w:val="none" w:sz="0" w:space="0" w:color="auto"/>
        <w:left w:val="none" w:sz="0" w:space="0" w:color="auto"/>
        <w:bottom w:val="none" w:sz="0" w:space="0" w:color="auto"/>
        <w:right w:val="none" w:sz="0" w:space="0" w:color="auto"/>
      </w:divBdr>
    </w:div>
    <w:div w:id="1781222491">
      <w:marLeft w:val="480"/>
      <w:marRight w:val="0"/>
      <w:marTop w:val="0"/>
      <w:marBottom w:val="0"/>
      <w:divBdr>
        <w:top w:val="none" w:sz="0" w:space="0" w:color="auto"/>
        <w:left w:val="none" w:sz="0" w:space="0" w:color="auto"/>
        <w:bottom w:val="none" w:sz="0" w:space="0" w:color="auto"/>
        <w:right w:val="none" w:sz="0" w:space="0" w:color="auto"/>
      </w:divBdr>
    </w:div>
    <w:div w:id="1790540936">
      <w:marLeft w:val="480"/>
      <w:marRight w:val="0"/>
      <w:marTop w:val="0"/>
      <w:marBottom w:val="0"/>
      <w:divBdr>
        <w:top w:val="none" w:sz="0" w:space="0" w:color="auto"/>
        <w:left w:val="none" w:sz="0" w:space="0" w:color="auto"/>
        <w:bottom w:val="none" w:sz="0" w:space="0" w:color="auto"/>
        <w:right w:val="none" w:sz="0" w:space="0" w:color="auto"/>
      </w:divBdr>
    </w:div>
    <w:div w:id="1796170844">
      <w:marLeft w:val="480"/>
      <w:marRight w:val="0"/>
      <w:marTop w:val="0"/>
      <w:marBottom w:val="0"/>
      <w:divBdr>
        <w:top w:val="none" w:sz="0" w:space="0" w:color="auto"/>
        <w:left w:val="none" w:sz="0" w:space="0" w:color="auto"/>
        <w:bottom w:val="none" w:sz="0" w:space="0" w:color="auto"/>
        <w:right w:val="none" w:sz="0" w:space="0" w:color="auto"/>
      </w:divBdr>
    </w:div>
    <w:div w:id="1797988631">
      <w:marLeft w:val="480"/>
      <w:marRight w:val="0"/>
      <w:marTop w:val="0"/>
      <w:marBottom w:val="0"/>
      <w:divBdr>
        <w:top w:val="none" w:sz="0" w:space="0" w:color="auto"/>
        <w:left w:val="none" w:sz="0" w:space="0" w:color="auto"/>
        <w:bottom w:val="none" w:sz="0" w:space="0" w:color="auto"/>
        <w:right w:val="none" w:sz="0" w:space="0" w:color="auto"/>
      </w:divBdr>
    </w:div>
    <w:div w:id="1817140540">
      <w:marLeft w:val="480"/>
      <w:marRight w:val="0"/>
      <w:marTop w:val="0"/>
      <w:marBottom w:val="0"/>
      <w:divBdr>
        <w:top w:val="none" w:sz="0" w:space="0" w:color="auto"/>
        <w:left w:val="none" w:sz="0" w:space="0" w:color="auto"/>
        <w:bottom w:val="none" w:sz="0" w:space="0" w:color="auto"/>
        <w:right w:val="none" w:sz="0" w:space="0" w:color="auto"/>
      </w:divBdr>
    </w:div>
    <w:div w:id="1822500166">
      <w:marLeft w:val="480"/>
      <w:marRight w:val="0"/>
      <w:marTop w:val="0"/>
      <w:marBottom w:val="0"/>
      <w:divBdr>
        <w:top w:val="none" w:sz="0" w:space="0" w:color="auto"/>
        <w:left w:val="none" w:sz="0" w:space="0" w:color="auto"/>
        <w:bottom w:val="none" w:sz="0" w:space="0" w:color="auto"/>
        <w:right w:val="none" w:sz="0" w:space="0" w:color="auto"/>
      </w:divBdr>
    </w:div>
    <w:div w:id="1843201645">
      <w:marLeft w:val="480"/>
      <w:marRight w:val="0"/>
      <w:marTop w:val="0"/>
      <w:marBottom w:val="0"/>
      <w:divBdr>
        <w:top w:val="none" w:sz="0" w:space="0" w:color="auto"/>
        <w:left w:val="none" w:sz="0" w:space="0" w:color="auto"/>
        <w:bottom w:val="none" w:sz="0" w:space="0" w:color="auto"/>
        <w:right w:val="none" w:sz="0" w:space="0" w:color="auto"/>
      </w:divBdr>
    </w:div>
    <w:div w:id="1846431028">
      <w:marLeft w:val="480"/>
      <w:marRight w:val="0"/>
      <w:marTop w:val="0"/>
      <w:marBottom w:val="0"/>
      <w:divBdr>
        <w:top w:val="none" w:sz="0" w:space="0" w:color="auto"/>
        <w:left w:val="none" w:sz="0" w:space="0" w:color="auto"/>
        <w:bottom w:val="none" w:sz="0" w:space="0" w:color="auto"/>
        <w:right w:val="none" w:sz="0" w:space="0" w:color="auto"/>
      </w:divBdr>
    </w:div>
    <w:div w:id="1848515508">
      <w:marLeft w:val="480"/>
      <w:marRight w:val="0"/>
      <w:marTop w:val="0"/>
      <w:marBottom w:val="0"/>
      <w:divBdr>
        <w:top w:val="none" w:sz="0" w:space="0" w:color="auto"/>
        <w:left w:val="none" w:sz="0" w:space="0" w:color="auto"/>
        <w:bottom w:val="none" w:sz="0" w:space="0" w:color="auto"/>
        <w:right w:val="none" w:sz="0" w:space="0" w:color="auto"/>
      </w:divBdr>
    </w:div>
    <w:div w:id="1848867855">
      <w:marLeft w:val="480"/>
      <w:marRight w:val="0"/>
      <w:marTop w:val="0"/>
      <w:marBottom w:val="0"/>
      <w:divBdr>
        <w:top w:val="none" w:sz="0" w:space="0" w:color="auto"/>
        <w:left w:val="none" w:sz="0" w:space="0" w:color="auto"/>
        <w:bottom w:val="none" w:sz="0" w:space="0" w:color="auto"/>
        <w:right w:val="none" w:sz="0" w:space="0" w:color="auto"/>
      </w:divBdr>
    </w:div>
    <w:div w:id="1854227247">
      <w:marLeft w:val="480"/>
      <w:marRight w:val="0"/>
      <w:marTop w:val="0"/>
      <w:marBottom w:val="0"/>
      <w:divBdr>
        <w:top w:val="none" w:sz="0" w:space="0" w:color="auto"/>
        <w:left w:val="none" w:sz="0" w:space="0" w:color="auto"/>
        <w:bottom w:val="none" w:sz="0" w:space="0" w:color="auto"/>
        <w:right w:val="none" w:sz="0" w:space="0" w:color="auto"/>
      </w:divBdr>
    </w:div>
    <w:div w:id="1863326579">
      <w:marLeft w:val="480"/>
      <w:marRight w:val="0"/>
      <w:marTop w:val="0"/>
      <w:marBottom w:val="0"/>
      <w:divBdr>
        <w:top w:val="none" w:sz="0" w:space="0" w:color="auto"/>
        <w:left w:val="none" w:sz="0" w:space="0" w:color="auto"/>
        <w:bottom w:val="none" w:sz="0" w:space="0" w:color="auto"/>
        <w:right w:val="none" w:sz="0" w:space="0" w:color="auto"/>
      </w:divBdr>
    </w:div>
    <w:div w:id="1864439520">
      <w:marLeft w:val="480"/>
      <w:marRight w:val="0"/>
      <w:marTop w:val="0"/>
      <w:marBottom w:val="0"/>
      <w:divBdr>
        <w:top w:val="none" w:sz="0" w:space="0" w:color="auto"/>
        <w:left w:val="none" w:sz="0" w:space="0" w:color="auto"/>
        <w:bottom w:val="none" w:sz="0" w:space="0" w:color="auto"/>
        <w:right w:val="none" w:sz="0" w:space="0" w:color="auto"/>
      </w:divBdr>
    </w:div>
    <w:div w:id="1865711153">
      <w:marLeft w:val="480"/>
      <w:marRight w:val="0"/>
      <w:marTop w:val="0"/>
      <w:marBottom w:val="0"/>
      <w:divBdr>
        <w:top w:val="none" w:sz="0" w:space="0" w:color="auto"/>
        <w:left w:val="none" w:sz="0" w:space="0" w:color="auto"/>
        <w:bottom w:val="none" w:sz="0" w:space="0" w:color="auto"/>
        <w:right w:val="none" w:sz="0" w:space="0" w:color="auto"/>
      </w:divBdr>
    </w:div>
    <w:div w:id="1871914397">
      <w:marLeft w:val="480"/>
      <w:marRight w:val="0"/>
      <w:marTop w:val="0"/>
      <w:marBottom w:val="0"/>
      <w:divBdr>
        <w:top w:val="none" w:sz="0" w:space="0" w:color="auto"/>
        <w:left w:val="none" w:sz="0" w:space="0" w:color="auto"/>
        <w:bottom w:val="none" w:sz="0" w:space="0" w:color="auto"/>
        <w:right w:val="none" w:sz="0" w:space="0" w:color="auto"/>
      </w:divBdr>
    </w:div>
    <w:div w:id="1875851755">
      <w:marLeft w:val="480"/>
      <w:marRight w:val="0"/>
      <w:marTop w:val="0"/>
      <w:marBottom w:val="0"/>
      <w:divBdr>
        <w:top w:val="none" w:sz="0" w:space="0" w:color="auto"/>
        <w:left w:val="none" w:sz="0" w:space="0" w:color="auto"/>
        <w:bottom w:val="none" w:sz="0" w:space="0" w:color="auto"/>
        <w:right w:val="none" w:sz="0" w:space="0" w:color="auto"/>
      </w:divBdr>
    </w:div>
    <w:div w:id="1876230211">
      <w:marLeft w:val="480"/>
      <w:marRight w:val="0"/>
      <w:marTop w:val="0"/>
      <w:marBottom w:val="0"/>
      <w:divBdr>
        <w:top w:val="none" w:sz="0" w:space="0" w:color="auto"/>
        <w:left w:val="none" w:sz="0" w:space="0" w:color="auto"/>
        <w:bottom w:val="none" w:sz="0" w:space="0" w:color="auto"/>
        <w:right w:val="none" w:sz="0" w:space="0" w:color="auto"/>
      </w:divBdr>
    </w:div>
    <w:div w:id="1876573409">
      <w:marLeft w:val="480"/>
      <w:marRight w:val="0"/>
      <w:marTop w:val="0"/>
      <w:marBottom w:val="0"/>
      <w:divBdr>
        <w:top w:val="none" w:sz="0" w:space="0" w:color="auto"/>
        <w:left w:val="none" w:sz="0" w:space="0" w:color="auto"/>
        <w:bottom w:val="none" w:sz="0" w:space="0" w:color="auto"/>
        <w:right w:val="none" w:sz="0" w:space="0" w:color="auto"/>
      </w:divBdr>
    </w:div>
    <w:div w:id="1876581337">
      <w:marLeft w:val="480"/>
      <w:marRight w:val="0"/>
      <w:marTop w:val="0"/>
      <w:marBottom w:val="0"/>
      <w:divBdr>
        <w:top w:val="none" w:sz="0" w:space="0" w:color="auto"/>
        <w:left w:val="none" w:sz="0" w:space="0" w:color="auto"/>
        <w:bottom w:val="none" w:sz="0" w:space="0" w:color="auto"/>
        <w:right w:val="none" w:sz="0" w:space="0" w:color="auto"/>
      </w:divBdr>
    </w:div>
    <w:div w:id="1887646850">
      <w:marLeft w:val="480"/>
      <w:marRight w:val="0"/>
      <w:marTop w:val="0"/>
      <w:marBottom w:val="0"/>
      <w:divBdr>
        <w:top w:val="none" w:sz="0" w:space="0" w:color="auto"/>
        <w:left w:val="none" w:sz="0" w:space="0" w:color="auto"/>
        <w:bottom w:val="none" w:sz="0" w:space="0" w:color="auto"/>
        <w:right w:val="none" w:sz="0" w:space="0" w:color="auto"/>
      </w:divBdr>
    </w:div>
    <w:div w:id="1889030722">
      <w:marLeft w:val="480"/>
      <w:marRight w:val="0"/>
      <w:marTop w:val="0"/>
      <w:marBottom w:val="0"/>
      <w:divBdr>
        <w:top w:val="none" w:sz="0" w:space="0" w:color="auto"/>
        <w:left w:val="none" w:sz="0" w:space="0" w:color="auto"/>
        <w:bottom w:val="none" w:sz="0" w:space="0" w:color="auto"/>
        <w:right w:val="none" w:sz="0" w:space="0" w:color="auto"/>
      </w:divBdr>
    </w:div>
    <w:div w:id="1889875915">
      <w:marLeft w:val="480"/>
      <w:marRight w:val="0"/>
      <w:marTop w:val="0"/>
      <w:marBottom w:val="0"/>
      <w:divBdr>
        <w:top w:val="none" w:sz="0" w:space="0" w:color="auto"/>
        <w:left w:val="none" w:sz="0" w:space="0" w:color="auto"/>
        <w:bottom w:val="none" w:sz="0" w:space="0" w:color="auto"/>
        <w:right w:val="none" w:sz="0" w:space="0" w:color="auto"/>
      </w:divBdr>
    </w:div>
    <w:div w:id="1895237583">
      <w:marLeft w:val="480"/>
      <w:marRight w:val="0"/>
      <w:marTop w:val="0"/>
      <w:marBottom w:val="0"/>
      <w:divBdr>
        <w:top w:val="none" w:sz="0" w:space="0" w:color="auto"/>
        <w:left w:val="none" w:sz="0" w:space="0" w:color="auto"/>
        <w:bottom w:val="none" w:sz="0" w:space="0" w:color="auto"/>
        <w:right w:val="none" w:sz="0" w:space="0" w:color="auto"/>
      </w:divBdr>
    </w:div>
    <w:div w:id="1900238746">
      <w:marLeft w:val="480"/>
      <w:marRight w:val="0"/>
      <w:marTop w:val="0"/>
      <w:marBottom w:val="0"/>
      <w:divBdr>
        <w:top w:val="none" w:sz="0" w:space="0" w:color="auto"/>
        <w:left w:val="none" w:sz="0" w:space="0" w:color="auto"/>
        <w:bottom w:val="none" w:sz="0" w:space="0" w:color="auto"/>
        <w:right w:val="none" w:sz="0" w:space="0" w:color="auto"/>
      </w:divBdr>
    </w:div>
    <w:div w:id="1906798260">
      <w:marLeft w:val="480"/>
      <w:marRight w:val="0"/>
      <w:marTop w:val="0"/>
      <w:marBottom w:val="0"/>
      <w:divBdr>
        <w:top w:val="none" w:sz="0" w:space="0" w:color="auto"/>
        <w:left w:val="none" w:sz="0" w:space="0" w:color="auto"/>
        <w:bottom w:val="none" w:sz="0" w:space="0" w:color="auto"/>
        <w:right w:val="none" w:sz="0" w:space="0" w:color="auto"/>
      </w:divBdr>
    </w:div>
    <w:div w:id="1910648335">
      <w:marLeft w:val="480"/>
      <w:marRight w:val="0"/>
      <w:marTop w:val="0"/>
      <w:marBottom w:val="0"/>
      <w:divBdr>
        <w:top w:val="none" w:sz="0" w:space="0" w:color="auto"/>
        <w:left w:val="none" w:sz="0" w:space="0" w:color="auto"/>
        <w:bottom w:val="none" w:sz="0" w:space="0" w:color="auto"/>
        <w:right w:val="none" w:sz="0" w:space="0" w:color="auto"/>
      </w:divBdr>
    </w:div>
    <w:div w:id="1911574519">
      <w:marLeft w:val="480"/>
      <w:marRight w:val="0"/>
      <w:marTop w:val="0"/>
      <w:marBottom w:val="0"/>
      <w:divBdr>
        <w:top w:val="none" w:sz="0" w:space="0" w:color="auto"/>
        <w:left w:val="none" w:sz="0" w:space="0" w:color="auto"/>
        <w:bottom w:val="none" w:sz="0" w:space="0" w:color="auto"/>
        <w:right w:val="none" w:sz="0" w:space="0" w:color="auto"/>
      </w:divBdr>
    </w:div>
    <w:div w:id="1913585722">
      <w:marLeft w:val="480"/>
      <w:marRight w:val="0"/>
      <w:marTop w:val="0"/>
      <w:marBottom w:val="0"/>
      <w:divBdr>
        <w:top w:val="none" w:sz="0" w:space="0" w:color="auto"/>
        <w:left w:val="none" w:sz="0" w:space="0" w:color="auto"/>
        <w:bottom w:val="none" w:sz="0" w:space="0" w:color="auto"/>
        <w:right w:val="none" w:sz="0" w:space="0" w:color="auto"/>
      </w:divBdr>
    </w:div>
    <w:div w:id="1918124743">
      <w:marLeft w:val="480"/>
      <w:marRight w:val="0"/>
      <w:marTop w:val="0"/>
      <w:marBottom w:val="0"/>
      <w:divBdr>
        <w:top w:val="none" w:sz="0" w:space="0" w:color="auto"/>
        <w:left w:val="none" w:sz="0" w:space="0" w:color="auto"/>
        <w:bottom w:val="none" w:sz="0" w:space="0" w:color="auto"/>
        <w:right w:val="none" w:sz="0" w:space="0" w:color="auto"/>
      </w:divBdr>
    </w:div>
    <w:div w:id="1918132546">
      <w:marLeft w:val="480"/>
      <w:marRight w:val="0"/>
      <w:marTop w:val="0"/>
      <w:marBottom w:val="0"/>
      <w:divBdr>
        <w:top w:val="none" w:sz="0" w:space="0" w:color="auto"/>
        <w:left w:val="none" w:sz="0" w:space="0" w:color="auto"/>
        <w:bottom w:val="none" w:sz="0" w:space="0" w:color="auto"/>
        <w:right w:val="none" w:sz="0" w:space="0" w:color="auto"/>
      </w:divBdr>
    </w:div>
    <w:div w:id="1928342511">
      <w:marLeft w:val="480"/>
      <w:marRight w:val="0"/>
      <w:marTop w:val="0"/>
      <w:marBottom w:val="0"/>
      <w:divBdr>
        <w:top w:val="none" w:sz="0" w:space="0" w:color="auto"/>
        <w:left w:val="none" w:sz="0" w:space="0" w:color="auto"/>
        <w:bottom w:val="none" w:sz="0" w:space="0" w:color="auto"/>
        <w:right w:val="none" w:sz="0" w:space="0" w:color="auto"/>
      </w:divBdr>
    </w:div>
    <w:div w:id="1928492472">
      <w:marLeft w:val="480"/>
      <w:marRight w:val="0"/>
      <w:marTop w:val="0"/>
      <w:marBottom w:val="0"/>
      <w:divBdr>
        <w:top w:val="none" w:sz="0" w:space="0" w:color="auto"/>
        <w:left w:val="none" w:sz="0" w:space="0" w:color="auto"/>
        <w:bottom w:val="none" w:sz="0" w:space="0" w:color="auto"/>
        <w:right w:val="none" w:sz="0" w:space="0" w:color="auto"/>
      </w:divBdr>
    </w:div>
    <w:div w:id="1941601140">
      <w:marLeft w:val="480"/>
      <w:marRight w:val="0"/>
      <w:marTop w:val="0"/>
      <w:marBottom w:val="0"/>
      <w:divBdr>
        <w:top w:val="none" w:sz="0" w:space="0" w:color="auto"/>
        <w:left w:val="none" w:sz="0" w:space="0" w:color="auto"/>
        <w:bottom w:val="none" w:sz="0" w:space="0" w:color="auto"/>
        <w:right w:val="none" w:sz="0" w:space="0" w:color="auto"/>
      </w:divBdr>
    </w:div>
    <w:div w:id="1967153092">
      <w:marLeft w:val="480"/>
      <w:marRight w:val="0"/>
      <w:marTop w:val="0"/>
      <w:marBottom w:val="0"/>
      <w:divBdr>
        <w:top w:val="none" w:sz="0" w:space="0" w:color="auto"/>
        <w:left w:val="none" w:sz="0" w:space="0" w:color="auto"/>
        <w:bottom w:val="none" w:sz="0" w:space="0" w:color="auto"/>
        <w:right w:val="none" w:sz="0" w:space="0" w:color="auto"/>
      </w:divBdr>
    </w:div>
    <w:div w:id="1972437330">
      <w:marLeft w:val="480"/>
      <w:marRight w:val="0"/>
      <w:marTop w:val="0"/>
      <w:marBottom w:val="0"/>
      <w:divBdr>
        <w:top w:val="none" w:sz="0" w:space="0" w:color="auto"/>
        <w:left w:val="none" w:sz="0" w:space="0" w:color="auto"/>
        <w:bottom w:val="none" w:sz="0" w:space="0" w:color="auto"/>
        <w:right w:val="none" w:sz="0" w:space="0" w:color="auto"/>
      </w:divBdr>
    </w:div>
    <w:div w:id="1975911016">
      <w:marLeft w:val="480"/>
      <w:marRight w:val="0"/>
      <w:marTop w:val="0"/>
      <w:marBottom w:val="0"/>
      <w:divBdr>
        <w:top w:val="none" w:sz="0" w:space="0" w:color="auto"/>
        <w:left w:val="none" w:sz="0" w:space="0" w:color="auto"/>
        <w:bottom w:val="none" w:sz="0" w:space="0" w:color="auto"/>
        <w:right w:val="none" w:sz="0" w:space="0" w:color="auto"/>
      </w:divBdr>
    </w:div>
    <w:div w:id="1984651534">
      <w:marLeft w:val="480"/>
      <w:marRight w:val="0"/>
      <w:marTop w:val="0"/>
      <w:marBottom w:val="0"/>
      <w:divBdr>
        <w:top w:val="none" w:sz="0" w:space="0" w:color="auto"/>
        <w:left w:val="none" w:sz="0" w:space="0" w:color="auto"/>
        <w:bottom w:val="none" w:sz="0" w:space="0" w:color="auto"/>
        <w:right w:val="none" w:sz="0" w:space="0" w:color="auto"/>
      </w:divBdr>
    </w:div>
    <w:div w:id="1996253910">
      <w:marLeft w:val="480"/>
      <w:marRight w:val="0"/>
      <w:marTop w:val="0"/>
      <w:marBottom w:val="0"/>
      <w:divBdr>
        <w:top w:val="none" w:sz="0" w:space="0" w:color="auto"/>
        <w:left w:val="none" w:sz="0" w:space="0" w:color="auto"/>
        <w:bottom w:val="none" w:sz="0" w:space="0" w:color="auto"/>
        <w:right w:val="none" w:sz="0" w:space="0" w:color="auto"/>
      </w:divBdr>
    </w:div>
    <w:div w:id="1996909201">
      <w:marLeft w:val="480"/>
      <w:marRight w:val="0"/>
      <w:marTop w:val="0"/>
      <w:marBottom w:val="0"/>
      <w:divBdr>
        <w:top w:val="none" w:sz="0" w:space="0" w:color="auto"/>
        <w:left w:val="none" w:sz="0" w:space="0" w:color="auto"/>
        <w:bottom w:val="none" w:sz="0" w:space="0" w:color="auto"/>
        <w:right w:val="none" w:sz="0" w:space="0" w:color="auto"/>
      </w:divBdr>
    </w:div>
    <w:div w:id="2004117781">
      <w:marLeft w:val="480"/>
      <w:marRight w:val="0"/>
      <w:marTop w:val="0"/>
      <w:marBottom w:val="0"/>
      <w:divBdr>
        <w:top w:val="none" w:sz="0" w:space="0" w:color="auto"/>
        <w:left w:val="none" w:sz="0" w:space="0" w:color="auto"/>
        <w:bottom w:val="none" w:sz="0" w:space="0" w:color="auto"/>
        <w:right w:val="none" w:sz="0" w:space="0" w:color="auto"/>
      </w:divBdr>
    </w:div>
    <w:div w:id="2009015281">
      <w:marLeft w:val="480"/>
      <w:marRight w:val="0"/>
      <w:marTop w:val="0"/>
      <w:marBottom w:val="0"/>
      <w:divBdr>
        <w:top w:val="none" w:sz="0" w:space="0" w:color="auto"/>
        <w:left w:val="none" w:sz="0" w:space="0" w:color="auto"/>
        <w:bottom w:val="none" w:sz="0" w:space="0" w:color="auto"/>
        <w:right w:val="none" w:sz="0" w:space="0" w:color="auto"/>
      </w:divBdr>
    </w:div>
    <w:div w:id="2015957645">
      <w:marLeft w:val="480"/>
      <w:marRight w:val="0"/>
      <w:marTop w:val="0"/>
      <w:marBottom w:val="0"/>
      <w:divBdr>
        <w:top w:val="none" w:sz="0" w:space="0" w:color="auto"/>
        <w:left w:val="none" w:sz="0" w:space="0" w:color="auto"/>
        <w:bottom w:val="none" w:sz="0" w:space="0" w:color="auto"/>
        <w:right w:val="none" w:sz="0" w:space="0" w:color="auto"/>
      </w:divBdr>
    </w:div>
    <w:div w:id="2018775951">
      <w:marLeft w:val="480"/>
      <w:marRight w:val="0"/>
      <w:marTop w:val="0"/>
      <w:marBottom w:val="0"/>
      <w:divBdr>
        <w:top w:val="none" w:sz="0" w:space="0" w:color="auto"/>
        <w:left w:val="none" w:sz="0" w:space="0" w:color="auto"/>
        <w:bottom w:val="none" w:sz="0" w:space="0" w:color="auto"/>
        <w:right w:val="none" w:sz="0" w:space="0" w:color="auto"/>
      </w:divBdr>
    </w:div>
    <w:div w:id="2019190198">
      <w:marLeft w:val="480"/>
      <w:marRight w:val="0"/>
      <w:marTop w:val="0"/>
      <w:marBottom w:val="0"/>
      <w:divBdr>
        <w:top w:val="none" w:sz="0" w:space="0" w:color="auto"/>
        <w:left w:val="none" w:sz="0" w:space="0" w:color="auto"/>
        <w:bottom w:val="none" w:sz="0" w:space="0" w:color="auto"/>
        <w:right w:val="none" w:sz="0" w:space="0" w:color="auto"/>
      </w:divBdr>
    </w:div>
    <w:div w:id="2025352083">
      <w:marLeft w:val="480"/>
      <w:marRight w:val="0"/>
      <w:marTop w:val="0"/>
      <w:marBottom w:val="0"/>
      <w:divBdr>
        <w:top w:val="none" w:sz="0" w:space="0" w:color="auto"/>
        <w:left w:val="none" w:sz="0" w:space="0" w:color="auto"/>
        <w:bottom w:val="none" w:sz="0" w:space="0" w:color="auto"/>
        <w:right w:val="none" w:sz="0" w:space="0" w:color="auto"/>
      </w:divBdr>
    </w:div>
    <w:div w:id="2036416709">
      <w:marLeft w:val="480"/>
      <w:marRight w:val="0"/>
      <w:marTop w:val="0"/>
      <w:marBottom w:val="0"/>
      <w:divBdr>
        <w:top w:val="none" w:sz="0" w:space="0" w:color="auto"/>
        <w:left w:val="none" w:sz="0" w:space="0" w:color="auto"/>
        <w:bottom w:val="none" w:sz="0" w:space="0" w:color="auto"/>
        <w:right w:val="none" w:sz="0" w:space="0" w:color="auto"/>
      </w:divBdr>
    </w:div>
    <w:div w:id="2037074113">
      <w:marLeft w:val="480"/>
      <w:marRight w:val="0"/>
      <w:marTop w:val="0"/>
      <w:marBottom w:val="0"/>
      <w:divBdr>
        <w:top w:val="none" w:sz="0" w:space="0" w:color="auto"/>
        <w:left w:val="none" w:sz="0" w:space="0" w:color="auto"/>
        <w:bottom w:val="none" w:sz="0" w:space="0" w:color="auto"/>
        <w:right w:val="none" w:sz="0" w:space="0" w:color="auto"/>
      </w:divBdr>
    </w:div>
    <w:div w:id="2049256117">
      <w:marLeft w:val="480"/>
      <w:marRight w:val="0"/>
      <w:marTop w:val="0"/>
      <w:marBottom w:val="0"/>
      <w:divBdr>
        <w:top w:val="none" w:sz="0" w:space="0" w:color="auto"/>
        <w:left w:val="none" w:sz="0" w:space="0" w:color="auto"/>
        <w:bottom w:val="none" w:sz="0" w:space="0" w:color="auto"/>
        <w:right w:val="none" w:sz="0" w:space="0" w:color="auto"/>
      </w:divBdr>
    </w:div>
    <w:div w:id="2052875946">
      <w:marLeft w:val="480"/>
      <w:marRight w:val="0"/>
      <w:marTop w:val="0"/>
      <w:marBottom w:val="0"/>
      <w:divBdr>
        <w:top w:val="none" w:sz="0" w:space="0" w:color="auto"/>
        <w:left w:val="none" w:sz="0" w:space="0" w:color="auto"/>
        <w:bottom w:val="none" w:sz="0" w:space="0" w:color="auto"/>
        <w:right w:val="none" w:sz="0" w:space="0" w:color="auto"/>
      </w:divBdr>
    </w:div>
    <w:div w:id="2060741835">
      <w:marLeft w:val="480"/>
      <w:marRight w:val="0"/>
      <w:marTop w:val="0"/>
      <w:marBottom w:val="0"/>
      <w:divBdr>
        <w:top w:val="none" w:sz="0" w:space="0" w:color="auto"/>
        <w:left w:val="none" w:sz="0" w:space="0" w:color="auto"/>
        <w:bottom w:val="none" w:sz="0" w:space="0" w:color="auto"/>
        <w:right w:val="none" w:sz="0" w:space="0" w:color="auto"/>
      </w:divBdr>
    </w:div>
    <w:div w:id="2065788987">
      <w:marLeft w:val="480"/>
      <w:marRight w:val="0"/>
      <w:marTop w:val="0"/>
      <w:marBottom w:val="0"/>
      <w:divBdr>
        <w:top w:val="none" w:sz="0" w:space="0" w:color="auto"/>
        <w:left w:val="none" w:sz="0" w:space="0" w:color="auto"/>
        <w:bottom w:val="none" w:sz="0" w:space="0" w:color="auto"/>
        <w:right w:val="none" w:sz="0" w:space="0" w:color="auto"/>
      </w:divBdr>
    </w:div>
    <w:div w:id="2079402069">
      <w:marLeft w:val="480"/>
      <w:marRight w:val="0"/>
      <w:marTop w:val="0"/>
      <w:marBottom w:val="0"/>
      <w:divBdr>
        <w:top w:val="none" w:sz="0" w:space="0" w:color="auto"/>
        <w:left w:val="none" w:sz="0" w:space="0" w:color="auto"/>
        <w:bottom w:val="none" w:sz="0" w:space="0" w:color="auto"/>
        <w:right w:val="none" w:sz="0" w:space="0" w:color="auto"/>
      </w:divBdr>
    </w:div>
    <w:div w:id="2079478932">
      <w:marLeft w:val="480"/>
      <w:marRight w:val="0"/>
      <w:marTop w:val="0"/>
      <w:marBottom w:val="0"/>
      <w:divBdr>
        <w:top w:val="none" w:sz="0" w:space="0" w:color="auto"/>
        <w:left w:val="none" w:sz="0" w:space="0" w:color="auto"/>
        <w:bottom w:val="none" w:sz="0" w:space="0" w:color="auto"/>
        <w:right w:val="none" w:sz="0" w:space="0" w:color="auto"/>
      </w:divBdr>
    </w:div>
    <w:div w:id="2082558613">
      <w:marLeft w:val="480"/>
      <w:marRight w:val="0"/>
      <w:marTop w:val="0"/>
      <w:marBottom w:val="0"/>
      <w:divBdr>
        <w:top w:val="none" w:sz="0" w:space="0" w:color="auto"/>
        <w:left w:val="none" w:sz="0" w:space="0" w:color="auto"/>
        <w:bottom w:val="none" w:sz="0" w:space="0" w:color="auto"/>
        <w:right w:val="none" w:sz="0" w:space="0" w:color="auto"/>
      </w:divBdr>
    </w:div>
    <w:div w:id="2088569070">
      <w:marLeft w:val="480"/>
      <w:marRight w:val="0"/>
      <w:marTop w:val="0"/>
      <w:marBottom w:val="0"/>
      <w:divBdr>
        <w:top w:val="none" w:sz="0" w:space="0" w:color="auto"/>
        <w:left w:val="none" w:sz="0" w:space="0" w:color="auto"/>
        <w:bottom w:val="none" w:sz="0" w:space="0" w:color="auto"/>
        <w:right w:val="none" w:sz="0" w:space="0" w:color="auto"/>
      </w:divBdr>
    </w:div>
    <w:div w:id="2094816091">
      <w:marLeft w:val="480"/>
      <w:marRight w:val="0"/>
      <w:marTop w:val="0"/>
      <w:marBottom w:val="0"/>
      <w:divBdr>
        <w:top w:val="none" w:sz="0" w:space="0" w:color="auto"/>
        <w:left w:val="none" w:sz="0" w:space="0" w:color="auto"/>
        <w:bottom w:val="none" w:sz="0" w:space="0" w:color="auto"/>
        <w:right w:val="none" w:sz="0" w:space="0" w:color="auto"/>
      </w:divBdr>
    </w:div>
    <w:div w:id="2096048207">
      <w:marLeft w:val="480"/>
      <w:marRight w:val="0"/>
      <w:marTop w:val="0"/>
      <w:marBottom w:val="0"/>
      <w:divBdr>
        <w:top w:val="none" w:sz="0" w:space="0" w:color="auto"/>
        <w:left w:val="none" w:sz="0" w:space="0" w:color="auto"/>
        <w:bottom w:val="none" w:sz="0" w:space="0" w:color="auto"/>
        <w:right w:val="none" w:sz="0" w:space="0" w:color="auto"/>
      </w:divBdr>
    </w:div>
    <w:div w:id="2101677690">
      <w:marLeft w:val="480"/>
      <w:marRight w:val="0"/>
      <w:marTop w:val="0"/>
      <w:marBottom w:val="0"/>
      <w:divBdr>
        <w:top w:val="none" w:sz="0" w:space="0" w:color="auto"/>
        <w:left w:val="none" w:sz="0" w:space="0" w:color="auto"/>
        <w:bottom w:val="none" w:sz="0" w:space="0" w:color="auto"/>
        <w:right w:val="none" w:sz="0" w:space="0" w:color="auto"/>
      </w:divBdr>
    </w:div>
    <w:div w:id="2112311370">
      <w:marLeft w:val="480"/>
      <w:marRight w:val="0"/>
      <w:marTop w:val="0"/>
      <w:marBottom w:val="0"/>
      <w:divBdr>
        <w:top w:val="none" w:sz="0" w:space="0" w:color="auto"/>
        <w:left w:val="none" w:sz="0" w:space="0" w:color="auto"/>
        <w:bottom w:val="none" w:sz="0" w:space="0" w:color="auto"/>
        <w:right w:val="none" w:sz="0" w:space="0" w:color="auto"/>
      </w:divBdr>
    </w:div>
    <w:div w:id="2117476637">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jpeg"/><Relationship Id="rId47" Type="http://schemas.openxmlformats.org/officeDocument/2006/relationships/image" Target="media/image32.png"/><Relationship Id="rId63" Type="http://schemas.openxmlformats.org/officeDocument/2006/relationships/image" Target="media/image47.jpeg"/><Relationship Id="rId68" Type="http://schemas.openxmlformats.org/officeDocument/2006/relationships/image" Target="media/image52.jpeg"/><Relationship Id="rId84" Type="http://schemas.openxmlformats.org/officeDocument/2006/relationships/image" Target="media/image68.jpeg"/><Relationship Id="rId89" Type="http://schemas.openxmlformats.org/officeDocument/2006/relationships/glossaryDocument" Target="glossary/document.xml"/><Relationship Id="rId16" Type="http://schemas.openxmlformats.org/officeDocument/2006/relationships/footer" Target="footer3.xml"/><Relationship Id="rId11" Type="http://schemas.microsoft.com/office/2018/08/relationships/commentsExtensible" Target="commentsExtensible.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2.jpeg"/><Relationship Id="rId74" Type="http://schemas.openxmlformats.org/officeDocument/2006/relationships/image" Target="media/image58.jpeg"/><Relationship Id="rId79" Type="http://schemas.openxmlformats.org/officeDocument/2006/relationships/image" Target="media/image63.jpe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footer" Target="footer1.xm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5.jpe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0.jpeg"/><Relationship Id="rId64" Type="http://schemas.openxmlformats.org/officeDocument/2006/relationships/image" Target="media/image48.jpeg"/><Relationship Id="rId69" Type="http://schemas.openxmlformats.org/officeDocument/2006/relationships/image" Target="media/image53.jpeg"/><Relationship Id="rId77" Type="http://schemas.openxmlformats.org/officeDocument/2006/relationships/image" Target="media/image61.jpeg"/><Relationship Id="rId8" Type="http://schemas.openxmlformats.org/officeDocument/2006/relationships/comments" Target="comments.xml"/><Relationship Id="rId51" Type="http://schemas.openxmlformats.org/officeDocument/2006/relationships/image" Target="media/image36.png"/><Relationship Id="rId72" Type="http://schemas.openxmlformats.org/officeDocument/2006/relationships/image" Target="media/image56.jpeg"/><Relationship Id="rId80" Type="http://schemas.openxmlformats.org/officeDocument/2006/relationships/image" Target="media/image64.png"/><Relationship Id="rId85" Type="http://schemas.openxmlformats.org/officeDocument/2006/relationships/image" Target="media/image69.jpeg"/><Relationship Id="rId3" Type="http://schemas.openxmlformats.org/officeDocument/2006/relationships/styles" Target="styles.xml"/><Relationship Id="rId12" Type="http://schemas.openxmlformats.org/officeDocument/2006/relationships/hyperlink" Target="https://fti.unand.ac.id/en/profil/sejarah/dosen/264-budy-satria,-m-kom.html" TargetMode="External"/><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jpeg"/><Relationship Id="rId46" Type="http://schemas.openxmlformats.org/officeDocument/2006/relationships/image" Target="media/image31.jpeg"/><Relationship Id="rId59" Type="http://schemas.openxmlformats.org/officeDocument/2006/relationships/image" Target="media/image43.jpeg"/><Relationship Id="rId67" Type="http://schemas.openxmlformats.org/officeDocument/2006/relationships/image" Target="media/image51.jpe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6.jpeg"/><Relationship Id="rId70" Type="http://schemas.openxmlformats.org/officeDocument/2006/relationships/image" Target="media/image54.jpeg"/><Relationship Id="rId75" Type="http://schemas.openxmlformats.org/officeDocument/2006/relationships/image" Target="media/image59.jpeg"/><Relationship Id="rId83" Type="http://schemas.openxmlformats.org/officeDocument/2006/relationships/image" Target="media/image67.jpeg"/><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jpeg"/><Relationship Id="rId49" Type="http://schemas.openxmlformats.org/officeDocument/2006/relationships/image" Target="media/image34.png"/><Relationship Id="rId57" Type="http://schemas.openxmlformats.org/officeDocument/2006/relationships/image" Target="media/image41.jpeg"/><Relationship Id="rId10" Type="http://schemas.microsoft.com/office/2016/09/relationships/commentsIds" Target="commentsId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4.jpeg"/><Relationship Id="rId65" Type="http://schemas.openxmlformats.org/officeDocument/2006/relationships/image" Target="media/image49.jpeg"/><Relationship Id="rId73" Type="http://schemas.openxmlformats.org/officeDocument/2006/relationships/image" Target="media/image57.jpeg"/><Relationship Id="rId78" Type="http://schemas.openxmlformats.org/officeDocument/2006/relationships/image" Target="media/image62.jpeg"/><Relationship Id="rId81" Type="http://schemas.openxmlformats.org/officeDocument/2006/relationships/image" Target="media/image65.png"/><Relationship Id="rId86" Type="http://schemas.openxmlformats.org/officeDocument/2006/relationships/image" Target="media/image70.jpeg"/><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1.png"/><Relationship Id="rId18" Type="http://schemas.openxmlformats.org/officeDocument/2006/relationships/image" Target="media/image3.jpeg"/><Relationship Id="rId39" Type="http://schemas.openxmlformats.org/officeDocument/2006/relationships/image" Target="media/image24.png"/><Relationship Id="rId34" Type="http://schemas.openxmlformats.org/officeDocument/2006/relationships/image" Target="media/image19.jpeg"/><Relationship Id="rId50" Type="http://schemas.openxmlformats.org/officeDocument/2006/relationships/image" Target="media/image35.png"/><Relationship Id="rId55" Type="http://schemas.openxmlformats.org/officeDocument/2006/relationships/hyperlink" Target="http://if.fti.unand.ac.id" TargetMode="External"/><Relationship Id="rId76" Type="http://schemas.openxmlformats.org/officeDocument/2006/relationships/image" Target="media/image60.jpeg"/><Relationship Id="rId7" Type="http://schemas.openxmlformats.org/officeDocument/2006/relationships/endnotes" Target="endnotes.xml"/><Relationship Id="rId71" Type="http://schemas.openxmlformats.org/officeDocument/2006/relationships/image" Target="media/image55.jpe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jpeg"/><Relationship Id="rId45" Type="http://schemas.openxmlformats.org/officeDocument/2006/relationships/image" Target="media/image30.jpeg"/><Relationship Id="rId66" Type="http://schemas.openxmlformats.org/officeDocument/2006/relationships/image" Target="media/image50.jpeg"/><Relationship Id="rId87" Type="http://schemas.openxmlformats.org/officeDocument/2006/relationships/fontTable" Target="fontTable.xml"/><Relationship Id="rId61" Type="http://schemas.openxmlformats.org/officeDocument/2006/relationships/image" Target="media/image45.jpeg"/><Relationship Id="rId82" Type="http://schemas.openxmlformats.org/officeDocument/2006/relationships/image" Target="media/image66.png"/><Relationship Id="rId19" Type="http://schemas.openxmlformats.org/officeDocument/2006/relationships/image" Target="media/image4.png"/><Relationship Id="rId900" Type="http://schemas.openxmlformats.org/officeDocument/2006/relationships/image" Target="media/revisi_ev6_ref.jpg"/><Relationship Id="rId901" Type="http://schemas.openxmlformats.org/officeDocument/2006/relationships/image" Target="media/revisi_metodologi.png"/><Relationship Id="rId902" Type="http://schemas.openxmlformats.org/officeDocument/2006/relationships/image" Target="media/revisi_usecase.png"/><Relationship Id="rId903" Type="http://schemas.openxmlformats.org/officeDocument/2006/relationships/image" Target="media/revisi_aktivitas.png"/><Relationship Id="rId904" Type="http://schemas.openxmlformats.org/officeDocument/2006/relationships/image" Target="media/revisi_sequence.png"/><Relationship Id="rId905" Type="http://schemas.openxmlformats.org/officeDocument/2006/relationships/image" Target="media/revisi_arsitektur.png"/><Relationship Id="rId906" Type="http://schemas.openxmlformats.org/officeDocument/2006/relationships/image" Target="media/revisi_L-login.png"/><Relationship Id="rId907" Type="http://schemas.openxmlformats.org/officeDocument/2006/relationships/image" Target="media/revisi_M-login.png"/><Relationship Id="rId908" Type="http://schemas.openxmlformats.org/officeDocument/2006/relationships/image" Target="media/revisi_L-data.png"/><Relationship Id="rId909" Type="http://schemas.openxmlformats.org/officeDocument/2006/relationships/image" Target="media/revisi_M-data.png"/><Relationship Id="rId910" Type="http://schemas.openxmlformats.org/officeDocument/2006/relationships/image" Target="media/revisi_L-tambah.png"/><Relationship Id="rId911" Type="http://schemas.openxmlformats.org/officeDocument/2006/relationships/image" Target="media/revisi_M-tambah.png"/><Relationship Id="rId912" Type="http://schemas.openxmlformats.org/officeDocument/2006/relationships/image" Target="media/revisi_L-data-modal.png"/><Relationship Id="rId913" Type="http://schemas.openxmlformats.org/officeDocument/2006/relationships/image" Target="media/revisi_M-data-modal.png"/><Relationship Id="rId914" Type="http://schemas.openxmlformats.org/officeDocument/2006/relationships/image" Target="media/revisi_D-ringkasan.png"/><Relationship Id="rId915" Type="http://schemas.openxmlformats.org/officeDocument/2006/relationships/image" Target="media/revisi_MD-ringkasan.png"/><Relationship Id="rId916" Type="http://schemas.openxmlformats.org/officeDocument/2006/relationships/image" Target="media/revisi_ev6_peta.jpg"/><Relationship Id="rId917" Type="http://schemas.openxmlformats.org/officeDocument/2006/relationships/image" Target="media/revisi_alur_e6.png"/><Relationship Id="rId918" Type="http://schemas.openxmlformats.org/officeDocument/2006/relationships/image" Target="media/revisi_L-foto.png"/><Relationship Id="rId919" Type="http://schemas.openxmlformats.org/officeDocument/2006/relationships/image" Target="media/revisi_L-antrian.png"/><Relationship Id="rId920" Type="http://schemas.openxmlformats.org/officeDocument/2006/relationships/image" Target="media/revisi_L-tinjau.png"/><Relationship Id="rId921" Type="http://schemas.openxmlformats.org/officeDocument/2006/relationships/image" Target="media/revisi_M-tinjau.png"/><Relationship Id="rId922" Type="http://schemas.openxmlformats.org/officeDocument/2006/relationships/image" Target="media/revisi_L-alias.png"/><Relationship Id="rId923" Type="http://schemas.openxmlformats.org/officeDocument/2006/relationships/image" Target="media/revisi_L-ringkasan.png"/><Relationship Id="rId924" Type="http://schemas.openxmlformats.org/officeDocument/2006/relationships/image" Target="media/revisi_L-mesin.png"/><Relationship Id="rId925" Type="http://schemas.openxmlformats.org/officeDocument/2006/relationships/image" Target="media/revisi_L-profil.png"/><Relationship Id="rId926" Type="http://schemas.openxmlformats.org/officeDocument/2006/relationships/image" Target="media/revisi_L-masalah.png"/><Relationship Id="rId927" Type="http://schemas.openxmlformats.org/officeDocument/2006/relationships/image" Target="media/revisi_L-waktu.png"/><Relationship Id="rId928" Type="http://schemas.openxmlformats.org/officeDocument/2006/relationships/image" Target="media/revisi_L-produk.png"/><Relationship Id="rId929" Type="http://schemas.openxmlformats.org/officeDocument/2006/relationships/image" Target="media/revisi_L-operator.png"/><Relationship Id="rId930" Type="http://schemas.openxmlformats.org/officeDocument/2006/relationships/image" Target="media/revisi_L-pemeriksaan.png"/><Relationship Id="rId931" Type="http://schemas.openxmlformats.org/officeDocument/2006/relationships/image" Target="media/revisi_L-laporan.png"/><Relationship Id="rId932" Type="http://schemas.openxmlformats.org/officeDocument/2006/relationships/image" Target="media/revisi_L-lap-harian.png"/><Relationship Id="rId933" Type="http://schemas.openxmlformats.org/officeDocument/2006/relationships/image" Target="media/revisi_L-live.png"/><Relationship Id="rId934" Type="http://schemas.openxmlformats.org/officeDocument/2006/relationships/image" Target="media/revisi_L-pengaturan.png"/><Relationship Id="rId935" Type="http://schemas.openxmlformats.org/officeDocument/2006/relationships/image" Target="media/revisi_L-audit2.png"/><Relationship Id="rId936" Type="http://schemas.openxmlformats.org/officeDocument/2006/relationships/image" Target="media/revisi_L-statai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E9493C1-45F9-4ADD-83D9-A4E9444E510A}"/>
      </w:docPartPr>
      <w:docPartBody>
        <w:p w:rsidR="00FC1D8C" w:rsidRDefault="00A15802">
          <w:r w:rsidRPr="004D634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802"/>
    <w:rsid w:val="000B1734"/>
    <w:rsid w:val="000C6CF0"/>
    <w:rsid w:val="00130087"/>
    <w:rsid w:val="00181CB5"/>
    <w:rsid w:val="00291912"/>
    <w:rsid w:val="002B15BB"/>
    <w:rsid w:val="002D0B5D"/>
    <w:rsid w:val="00343F4A"/>
    <w:rsid w:val="00577B61"/>
    <w:rsid w:val="0058301A"/>
    <w:rsid w:val="006A6D83"/>
    <w:rsid w:val="006B0D30"/>
    <w:rsid w:val="006F3B05"/>
    <w:rsid w:val="007C404F"/>
    <w:rsid w:val="007F2D4C"/>
    <w:rsid w:val="00807FD0"/>
    <w:rsid w:val="008468DC"/>
    <w:rsid w:val="009A2EDC"/>
    <w:rsid w:val="00A11362"/>
    <w:rsid w:val="00A15802"/>
    <w:rsid w:val="00A67DB5"/>
    <w:rsid w:val="00A73C99"/>
    <w:rsid w:val="00AA32E1"/>
    <w:rsid w:val="00B70AF4"/>
    <w:rsid w:val="00BC4DC8"/>
    <w:rsid w:val="00BE771F"/>
    <w:rsid w:val="00CC0091"/>
    <w:rsid w:val="00CE763A"/>
    <w:rsid w:val="00D37D38"/>
    <w:rsid w:val="00D439F4"/>
    <w:rsid w:val="00D8344E"/>
    <w:rsid w:val="00D83EAA"/>
    <w:rsid w:val="00E469ED"/>
    <w:rsid w:val="00E80839"/>
    <w:rsid w:val="00F148F3"/>
    <w:rsid w:val="00FC1D8C"/>
    <w:rsid w:val="00FC6D4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2D4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C6E9E1F-9083-4311-8F94-F89A8045238F}">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91178856183"/>
    <we:property name="MENDELEY_CITATIONS" value="[{&quot;citationID&quot;:&quot;MENDELEY_CITATION_bbc6dbfc-2091-492a-9214-e5209e370220&quot;,&quot;properties&quot;:{&quot;noteIndex&quot;:0},&quot;isEdited&quot;:false,&quot;manualOverride&quot;:{&quot;isManuallyOverridden&quot;:false,&quot;citeprocText&quot;:&quot;(Larman, 2003)&quot;,&quot;manualOverrideText&quot;:&quot;&quot;},&quot;citationTag&quot;:&quot;MENDELEY_CITATION_v3_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&quot;,&quot;citationItems&quot;:[{&quot;id&quot;:&quot;8e88d84b-ea90-3482-b870-14e63cf0b31f&quot;,&quot;itemData&quot;:{&quot;type&quot;:&quot;article-journal&quot;,&quot;id&quot;:&quot;8e88d84b-ea90-3482-b870-14e63cf0b31f&quot;,&quot;title&quot;:&quot;Iterative and incremental development: A brief history&quot;,&quot;author&quot;:[{&quot;family&quot;:&quot;Larman&quot;,&quot;given&quot;:&quot;Craig and Basili, Victor R.&quot;,&quot;parse-names&quot;:false,&quot;dropping-particle&quot;:&quot;&quot;,&quot;non-dropping-particle&quot;:&quot;&quot;}],&quot;issued&quot;:{&quot;date-parts&quot;:[[2003]]},&quot;container-title-short&quot;:&quot;&quot;},&quot;isTemporary&quot;:false,&quot;suppress-author&quot;:false,&quot;composite&quot;:false,&quot;author-only&quot;:false}]},{&quot;citationID&quot;:&quot;MENDELEY_CITATION_0f3e1d3b-7689-4002-a5ba-e9a7657a9fb5&quot;,&quot;properties&quot;:{&quot;noteIndex&quot;:0,&quot;mode&quot;:&quot;composite&quot;},&quot;isEdited&quot;:false,&quot;manualOverride&quot;:{&quot;isManuallyOverridden&quot;:false,&quot;citeprocText&quot;:&quot;Larman (2003)&quot;,&quot;manualOverrideText&quot;:&quot;&quot;},&quot;citationTag&quot;:&quot;MENDELEY_CITATION_v3_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&quot;,&quot;citationItems&quot;:[{&quot;id&quot;:&quot;8e88d84b-ea90-3482-b870-14e63cf0b31f&quot;,&quot;itemData&quot;:{&quot;type&quot;:&quot;article-journal&quot;,&quot;id&quot;:&quot;8e88d84b-ea90-3482-b870-14e63cf0b31f&quot;,&quot;title&quot;:&quot;Iterative and incremental development: A brief history&quot;,&quot;author&quot;:[{&quot;family&quot;:&quot;Larman&quot;,&quot;given&quot;:&quot;Craig and Basili, Victor R.&quot;,&quot;parse-names&quot;:false,&quot;dropping-particle&quot;:&quot;&quot;,&quot;non-dropping-particle&quot;:&quot;&quot;}],&quot;issued&quot;:{&quot;date-parts&quot;:[[2003]]},&quot;container-title-short&quot;:&quot;&quot;},&quot;isTemporary&quot;:false,&quot;displayAs&quot;:&quot;composite&quot;,&quot;suppress-author&quot;:false,&quot;composite&quot;:true,&quot;author-only&quot;:false}]},{&quot;citationID&quot;:&quot;MENDELEY_CITATION_4d86a380-e6e7-4f14-8a54-750e36561fa9&quot;,&quot;properties&quot;:{&quot;noteIndex&quot;:0,&quot;mode&quot;:&quot;composite&quot;},&quot;isEdited&quot;:false,&quot;manualOverride&quot;:{&quot;isManuallyOverridden&quot;:false,&quot;citeprocText&quot;:&quot;Adepoju et al. (2024)&quot;,&quot;manualOverrideText&quot;:&quot;&quot;},&quot;citationTag&quot;:&quot;MENDELEY_CITATION_v3_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&quot;,&quot;citationItems&quot;:[{&quot;id&quot;:&quot;2aab5269-a6e2-3f1f-9ea5-113dfae691f3&quot;,&quot;itemData&quot;:{&quot;type&quot;:&quot;article-journal&quot;,&quot;id&quot;:&quot;2aab5269-a6e2-3f1f-9ea5-113dfae691f3&quot;,&quot;title&quot;:&quot;Framework for Migrating Legacy Systems to Next-Generation Data Architectures While Ensuring Seamless Integration and Scalability&quot;,&quot;author&quot;:[{&quot;family&quot;:&quot;Adepoju&quot;,&quot;given&quot;:&quot;Adebusayo Hassanat&quot;,&quot;parse-names&quot;:false,&quot;dropping-particle&quot;:&quot;&quot;,&quot;non-dropping-particle&quot;:&quot;&quot;},{&quot;family&quot;:&quot;Eweje&quot;,&quot;given&quot;:&quot;Adeoluwa&quot;,&quot;parse-names&quot;:false,&quot;dropping-particle&quot;:&quot;&quot;,&quot;non-dropping-particle&quot;:&quot;&quot;},{&quot;family&quot;:&quot;Collins&quot;,&quot;given&quot;:&quot;Anuoluwapo&quot;,&quot;parse-names&quot;:false,&quot;dropping-particle&quot;:&quot;&quot;,&quot;non-dropping-particle&quot;:&quot;&quot;},{&quot;family&quot;:&quot;Gabriel&quot;,&quot;given&quot;:&quot;Blessing Austin-&quot;,&quot;parse-names&quot;:false,&quot;dropping-particle&quot;:&quot;&quot;,&quot;non-dropping-particle&quot;:&quot;&quot;}],&quot;container-title&quot;:&quot;International Journal of Multidisciplinary Research and Growth Evaluation&quot;,&quot;DOI&quot;:&quot;10.54660/.ijmrge.2024.5.6.1462-1474&quot;,&quot;issued&quot;:{&quot;date-parts&quot;:[[2024]]},&quot;page&quot;:&quot;1462-1474&quot;,&quot;abstract&quot;:&quot;Migrating legacy systems to next-generation data architectures is a complex but necessary process for organizations aiming to enhance operational efficiency, scalability, and technological innovation. This paper proposes a comprehensive framework for migrating legacy systems to modern data architectures, ensuring seamless integration and scalability. The framework builds on existing migration methodologies by incorporating advanced techniques for mapping, grouping, and prioritizing legacy systems, aligning with contemporary business goals and future growth strategies. The framework begins with a thorough assessment of the existing legacy infrastructure, mapping each system’s data structure, processes, and dependencies. This mapping provides a clear understanding of the systems that require transformation, as well as those that can be retained, modernized, or replaced. The next step involves grouping systems based on factors such as business criticality, technological compatibility, and resource availability. This segmentation enables a more structured approach to migration, ensuring that the most critical systems are prioritized, thus minimizing disruption to ongoing operations. Prioritization is key to successful migration, and the framework outlines a systematic process for ranking legacy systems based on their potential impact on performance, scalability, and alignment with the new data architecture. The use of AI-driven tools for predictive analytics further refines the prioritization process by forecasting the outcomes of migrating specific systems. Once systems are mapped, grouped, and prioritized, the framework emphasizes ensuring seamless integration with the new data architecture. This is achieved through the adoption of modular, scalable cloud-based solutions that support the incremental migration of data and functionalities. The framework also emphasizes the importance of data integrity, security, and compliance throughout the migration process. This research highlights the importance of strategic planning and systematic execution in legacy system migration. By focusing on mapping, grouping, and prioritizing, organizations can achieve a smoother transition to next-generation architectures while minimizing risk and maximizing operational efficiency.&quot;,&quot;publisher&quot;:&quot;Anfo Publication House&quot;,&quot;issue&quot;:&quot;6&quot;,&quot;volume&quot;:&quot;5&quot;,&quot;container-title-short&quot;:&quot;&quot;},&quot;isTemporary&quot;:false,&quot;displayAs&quot;:&quot;composite&quot;,&quot;suppress-author&quot;:false,&quot;composite&quot;:true,&quot;author-only&quot;:false}]},{&quot;citationID&quot;:&quot;MENDELEY_CITATION_748b1d16-c6cd-4d75-b489-b3e4ce2ba851&quot;,&quot;properties&quot;:{&quot;noteIndex&quot;:0},&quot;isEdited&quot;:false,&quot;manualOverride&quot;:{&quot;isManuallyOverridden&quot;:false,&quot;citeprocText&quot;:&quot;(MUSHICA &amp;#38; MEMETI, 2024)&quot;,&quot;manualOverrideText&quot;:&quot;&quot;},&quot;citationTag&quot;:&quot;MENDELEY_CITATION_v3_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&quot;,&quot;citationItems&quot;:[{&quot;id&quot;:&quot;010f0945-3306-3842-ab65-9811ebd076d4&quot;,&quot;itemData&quot;:{&quot;type&quot;:&quot;article-journal&quot;,&quot;id&quot;:&quot;010f0945-3306-3842-ab65-9811ebd076d4&quot;,&quot;title&quot;:&quot;A COMPREHENSIVE ANALYSIS OF ARCHITECTURAL PATTERNS IN ASP.NET CORE WEB APPLICATION DEVELOPMENT&quot;,&quot;author&quot;:[{&quot;family&quot;:&quot;MUSHICA&quot;,&quot;given&quot;:&quot;Florinë&quot;,&quot;parse-names&quot;:false,&quot;dropping-particle&quot;:&quot;&quot;,&quot;non-dropping-particle&quot;:&quot;&quot;},{&quot;family&quot;:&quot;MEMETI&quot;,&quot;given&quot;:&quot;Agon&quot;,&quot;parse-names&quot;:false,&quot;dropping-particle&quot;:&quot;&quot;,&quot;non-dropping-particle&quot;:&quot;&quot;}],&quot;container-title&quot;:&quot;Journal of Natural Sciences and Mathematics of UT-JNSM&quot;,&quot;DOI&quot;:&quot;10.62792/ut.jnsm.v9.i17-18.p2816&quot;,&quot;ISSN&quot;:&quot;25454072&quot;,&quot;issued&quot;:{&quot;date-parts&quot;:[[2024,10,10]]},&quot;page&quot;:&quot;207-218&quot;,&quot;abstract&quot;:&quot;The landscape of web application development has undergone significant transformations since the inception of the World Wide Web. In the contemporary landscape of web development, a multitude of design patterns, frameworks, and programming languages are employed to construct web applications, adapting to their diverse levels of complexity. Model-View-Controller (MVC) stands out as a widely embraced design pattern in the construction of web applications. This paper's primary goal is to provide a comprehensive elucidation of the features and fundamental components intrinsic to the MVC architectural pattern. Through practical examples and in-depth analysis, readers will gain valuable insights into the nuances of MVC, empowering them to harness its capabilities for robust and effective web application development.&quot;,&quot;publisher&quot;:&quot;University of Tetova&quot;,&quot;issue&quot;:&quot;17-18&quot;,&quot;volume&quot;:&quot;9&quot;,&quot;container-title-short&quot;:&quot;&quot;},&quot;isTemporary&quot;:false,&quot;suppress-author&quot;:false,&quot;composite&quot;:false,&quot;author-only&quot;:false}]},{&quot;citationID&quot;:&quot;MENDELEY_CITATION_0cd352f5-1d8b-4328-b7b5-6e26366a39fd&quot;,&quot;properties&quot;:{&quot;noteIndex&quot;:0},&quot;isEdited&quot;:false,&quot;manualOverride&quot;:{&quot;isManuallyOverridden&quot;:false,&quot;citeprocText&quot;:&quot;(Laravel LLC, 2025)&quot;,&quot;manualOverrideText&quot;:&quot;&quot;},&quot;citationTag&quot;:&quot;MENDELEY_CITATION_v3_eyJjaXRhdGlvbklEIjoiTUVOREVMRVlfQ0lUQVRJT05fMGNkMzUyZjUtMWQ4Yi00MzI4LWI3YjUtNmUyNjM2NmEzOWZk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quot;,&quot;citationItems&quot;:[{&quot;id&quot;:&quot;36f53272-8e53-3de7-a414-0a8f7135229d&quot;,&quot;itemData&quot;:{&quot;type&quot;:&quot;article&quot;,&quot;id&quot;:&quot;36f53272-8e53-3de7-a414-0a8f7135229d&quot;,&quot;title&quot;:&quot;Laravel 12.x documentation&quot;,&quot;author&quot;:[{&quot;family&quot;:&quot;Laravel LLC&quot;,&quot;given&quot;:&quot;&quot;,&quot;parse-names&quot;:false,&quot;dropping-particle&quot;:&quot;&quot;,&quot;non-dropping-particle&quot;:&quot;&quot;}],&quot;URL&quot;:&quot;https://laravel.com/docs/12.x&quot;,&quot;issued&quot;:{&quot;date-parts&quot;:[[2025]]},&quot;container-title-short&quot;:&quot;&quot;},&quot;isTemporary&quot;:false,&quot;suppress-author&quot;:false,&quot;composite&quot;:false,&quot;author-only&quot;:false}]},{&quot;citationID&quot;:&quot;MENDELEY_CITATION_19f9fc0c-11a7-4577-a288-c6e69329ffe6&quot;,&quot;properties&quot;:{&quot;noteIndex&quot;:0},&quot;isEdited&quot;:false,&quot;manualOverride&quot;:{&quot;isManuallyOverridden&quot;:false,&quot;citeprocText&quot;:&quot;(Laravel LLC, 2025)&quot;,&quot;manualOverrideText&quot;:&quot;&quot;},&quot;citationTag&quot;:&quot;MENDELEY_CITATION_v3_eyJjaXRhdGlvbklEIjoiTUVOREVMRVlfQ0lUQVRJT05fMTlmOWZjMGMtMTFhNy00NTc3LWEyODgtYzZlNjkzMjlmZmU2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quot;,&quot;citationItems&quot;:[{&quot;id&quot;:&quot;36f53272-8e53-3de7-a414-0a8f7135229d&quot;,&quot;itemData&quot;:{&quot;type&quot;:&quot;article&quot;,&quot;id&quot;:&quot;36f53272-8e53-3de7-a414-0a8f7135229d&quot;,&quot;title&quot;:&quot;Laravel 12.x documentation&quot;,&quot;author&quot;:[{&quot;family&quot;:&quot;Laravel LLC&quot;,&quot;given&quot;:&quot;&quot;,&quot;parse-names&quot;:false,&quot;dropping-particle&quot;:&quot;&quot;,&quot;non-dropping-particle&quot;:&quot;&quot;}],&quot;URL&quot;:&quot;https://laravel.com/docs/12.x&quot;,&quot;issued&quot;:{&quot;date-parts&quot;:[[2025]]},&quot;container-title-short&quot;:&quot;&quot;},&quot;isTemporary&quot;:false,&quot;suppress-author&quot;:false,&quot;composite&quot;:false,&quot;author-only&quot;:false}]},{&quot;citationID&quot;:&quot;MENDELEY_CITATION_876c2252-3f46-4649-98b3-5628de8a4bb3&quot;,&quot;properties&quot;:{&quot;noteIndex&quot;:0},&quot;isEdited&quot;:false,&quot;manualOverride&quot;:{&quot;isManuallyOverridden&quot;:false,&quot;citeprocText&quot;:&quot;(Laravel LLC, 2025)&quot;,&quot;manualOverrideText&quot;:&quot;&quot;},&quot;citationTag&quot;:&quot;MENDELEY_CITATION_v3_eyJjaXRhdGlvbklEIjoiTUVOREVMRVlfQ0lUQVRJT05fODc2YzIyNTItM2Y0Ni00NjQ5LTk4YjMtNTYyOGRlOGE0YmIz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quot;,&quot;citationItems&quot;:[{&quot;id&quot;:&quot;36f53272-8e53-3de7-a414-0a8f7135229d&quot;,&quot;itemData&quot;:{&quot;type&quot;:&quot;article&quot;,&quot;id&quot;:&quot;36f53272-8e53-3de7-a414-0a8f7135229d&quot;,&quot;title&quot;:&quot;Laravel 12.x documentation&quot;,&quot;author&quot;:[{&quot;family&quot;:&quot;Laravel LLC&quot;,&quot;given&quot;:&quot;&quot;,&quot;parse-names&quot;:false,&quot;dropping-particle&quot;:&quot;&quot;,&quot;non-dropping-particle&quot;:&quot;&quot;}],&quot;URL&quot;:&quot;https://laravel.com/docs/12.x&quot;,&quot;issued&quot;:{&quot;date-parts&quot;:[[2025]]},&quot;container-title-short&quot;:&quot;&quot;},&quot;isTemporary&quot;:false,&quot;suppress-author&quot;:false,&quot;composite&quot;:false,&quot;author-only&quot;:false}]},{&quot;citationID&quot;:&quot;MENDELEY_CITATION_dc40254f-d2b4-47d4-b678-f6245b2683bb&quot;,&quot;properties&quot;:{&quot;noteIndex&quot;:0},&quot;isEdited&quot;:false,&quot;manualOverride&quot;:{&quot;isManuallyOverridden&quot;:false,&quot;citeprocText&quot;:&quot;(Bootstrap Team, 2024)&quot;,&quot;manualOverrideText&quot;:&quot;&quot;},&quot;citationTag&quot;:&quot;MENDELEY_CITATION_v3_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&quot;,&quot;citationItems&quot;:[{&quot;id&quot;:&quot;810821bd-5810-3c9b-9b45-a52490003ad9&quot;,&quot;itemData&quot;:{&quot;type&quot;:&quot;article&quot;,&quot;id&quot;:&quot;810821bd-5810-3c9b-9b45-a52490003ad9&quot;,&quot;title&quot;:&quot;Bootstrap documentation (v5.3)&quot;,&quot;author&quot;:[{&quot;family&quot;:&quot;Bootstrap Team&quot;,&quot;given&quot;:&quot;&quot;,&quot;parse-names&quot;:false,&quot;dropping-particle&quot;:&quot;&quot;,&quot;non-dropping-particle&quot;:&quot;&quot;}],&quot;URL&quot;:&quot;https://getbootstrap.com/docs/5.3/&quot;,&quot;issued&quot;:{&quot;date-parts&quot;:[[2024]]},&quot;container-title-short&quot;:&quot;&quot;},&quot;isTemporary&quot;:false,&quot;suppress-author&quot;:false,&quot;composite&quot;:false,&quot;author-only&quot;:false}]},{&quot;citationID&quot;:&quot;MENDELEY_CITATION_c2c8047e-37fe-4884-8011-afa4d5e5f98b&quot;,&quot;properties&quot;:{&quot;noteIndex&quot;:0},&quot;isEdited&quot;:false,&quot;manualOverride&quot;:{&quot;isManuallyOverridden&quot;:false,&quot;citeprocText&quot;:&quot;(Bootstrap Team, 2024)&quot;,&quot;manualOverrideText&quot;:&quot;&quot;},&quot;citationTag&quot;:&quot;MENDELEY_CITATION_v3_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&quot;,&quot;citationItems&quot;:[{&quot;id&quot;:&quot;810821bd-5810-3c9b-9b45-a52490003ad9&quot;,&quot;itemData&quot;:{&quot;type&quot;:&quot;article&quot;,&quot;id&quot;:&quot;810821bd-5810-3c9b-9b45-a52490003ad9&quot;,&quot;title&quot;:&quot;Bootstrap documentation (v5.3)&quot;,&quot;author&quot;:[{&quot;family&quot;:&quot;Bootstrap Team&quot;,&quot;given&quot;:&quot;&quot;,&quot;parse-names&quot;:false,&quot;dropping-particle&quot;:&quot;&quot;,&quot;non-dropping-particle&quot;:&quot;&quot;}],&quot;URL&quot;:&quot;https://getbootstrap.com/docs/5.3/&quot;,&quot;issued&quot;:{&quot;date-parts&quot;:[[2024]]},&quot;container-title-short&quot;:&quot;&quot;},&quot;isTemporary&quot;:false,&quot;suppress-author&quot;:false,&quot;composite&quot;:false,&quot;author-only&quot;:false}]},{&quot;citationID&quot;:&quot;MENDELEY_CITATION_b4703ccc-92e2-4953-8221-b0c82eb0dac5&quot;,&quot;properties&quot;:{&quot;noteIndex&quot;:0},&quot;isEdited&quot;:false,&quot;manualOverride&quot;:{&quot;isManuallyOverridden&quot;:false,&quot;citeprocText&quot;:&quot;(Baxendale &amp;#38; Codd, 1970)&quot;,&quot;manualOverrideText&quot;:&quot;&quot;},&quot;citationTag&quot;:&quot;MENDELEY_CITATION_v3_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&quot;,&quot;citationItems&quot;:[{&quot;id&quot;:&quot;7aca2214-baaf-3d58-92a9-3cd10a89f748&quot;,&quot;itemData&quot;:{&quot;type&quot;:&quot;report&quot;,&quot;id&quot;:&quot;7aca2214-baaf-3d58-92a9-3cd10a89f748&quot;,&quot;title&quot;:&quot;Information Retrieval A Relational Model of Data Large Shared Data Banks&quot;,&quot;author&quot;:[{&quot;family&quot;:&quot;Baxendale&quot;,&quot;given&quot;:&quot;P&quot;,&quot;parse-names&quot;:false,&quot;dropping-particle&quot;:&quot;&quot;,&quot;non-dropping-particle&quot;:&quot;&quot;},{&quot;family&quot;:&quot;Codd&quot;,&quot;given&quot;:&quot;E F&quot;,&quot;parse-names&quot;:false,&quot;dropping-particle&quot;:&quot;&quot;,&quot;non-dropping-particle&quot;:&quot;&quot;}],&quot;issued&quot;:{&quot;date-parts&quot;:[[1970]]},&quot;abstract&quot;:&quot;for Future users of large data banks must be protected from having to know how the data is organized in the machine (the internal representation). A prompting service which supplies such information is not a satisfactory solution. Activities of users at terminals and most application programs should remain unaffected when the internal representation of data is changed and even when some aspects of the external representation are changed. Changes in data representation will often be needed as a result of changes in query, update, and report traffic and natural growth in the types of stored information. Existing noninferential, formatted data systems provide users with tree-structured files or slightly more general network models of the data. In Section 1, inadequacies of these models are discussed. A model based on n-ary relations, a normal form for data base relations, and the concept of a universal data sublanguage are introduced. In Section 2, certain operations on relations (other than logical inference) are discussed and applied to the problems of redundancy and consistency in the user's model. 1. R e l a t i o n a l Model and N o r m a l F o r m 1.1. INTRODUCTION This paper is concerned with the application of elementary relation theory to systems which provide shared access to large banks of formatted data. Except for a paper by Childs [1], the principal application of relations to data systems has been to deductive question-answering systems. Levein and Maron [2] provide numerous references to work in this area. In contrast, the problems treated here are those of data independence-the independence of application programs and terminal activities from growth in data types and changes in data representation-and certain kinds of data inconsistency which are expected to become troublesome even in nondeductive systems. V o l u m e 13 / Number 6 / J u n e , 1970 The relational view (or model) of data described in Section 1 appears to be superior in several respects to the graph or network model [3, 4] presently in vogue for non-inferential systems. It provides a means of describing data with its natural structure only-that is, without superimposing any additional structure for machine representation purposes. Accordingly, it provides a basis for a high level data language which will yield maximal independence between programs on the one hand and machine representation and organization of data on the other. A further advantage of the relational view is that it forms a sound basis for treating derivability, redundancy, and consistency of relations-these are discussed in Section 2. The network model, on the other hand, has spawned a number of confusions, not the least of which is mistaking the derivation of connections for the derivation of relations (see remarks in Section 2 on the \&quot;connection trap\&quot;). Finally, the relational view permits a clearer evaluation of the scope and logical limitations of present formatted data systems, and also the relative merits (from a logical standpoint) of competing representations of data within a single system. Examples of this clearer perspective are cited in various parts of this paper. Implementations of systems to support the relational model are not discussed. 1.2. DATA DEPENDENCIES IN PRESENT SYSTEMS The provision of data description tables in recently developed information systems represents a major advance toward the goal of data independence [5, 6, 7]. Such tables facilitate changing certain characteristics of the data representation stored in a data bank. However, the variety of data representation characteristics which can be changed without logically impairing some application programs is still quite limited. Further, the model of data with which users interact is still cluttered with representational properties , particularly in regard to the representation of collections of data (as opposed to individual items). Three of the principal kinds of data dependencies which still need to be removed are: ordering dependence, indexing dependence , and access path dependence. In some systems these dependencies are not clearly separable from one another. 1.2.1. Ordering Dependence. Elements of data in a data bank may be stored in a variety of ways, some involving no concern for ordering, some permitting each element to participate in one ordering only, others permitting each element to participate in several orderings. Let us consider those existing systems which either require or permit data elements to be stored in at least one total ordering which is closely associated with the hardware-determined ordering of addresses. For example, the records of a file concerning parts might be stored in ascending order by part serial number. Such systems normally permit application programs to assume that the order of presentation of records from such a file is identical to (or is a subordering of) the C o m m u n i c a t i o n s of t h e ACM 377&quot;,&quot;container-title-short&quot;:&quot;&quot;},&quot;isTemporary&quot;:false,&quot;suppress-author&quot;:false,&quot;composite&quot;:false,&quot;author-only&quot;:false}]},{&quot;citationID&quot;:&quot;MENDELEY_CITATION_d8f19164-ed1b-4257-97ac-1633da10f92b&quot;,&quot;properties&quot;:{&quot;noteIndex&quot;:0},&quot;isEdited&quot;:false,&quot;manualOverride&quot;:{&quot;isManuallyOverridden&quot;:false,&quot;citeprocText&quot;:&quot;(Baxendale &amp;#38; Codd, 1970)&quot;,&quot;manualOverrideText&quot;:&quot;&quot;},&quot;citationTag&quot;:&quot;MENDELEY_CITATION_v3_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&quot;,&quot;citationItems&quot;:[{&quot;id&quot;:&quot;7aca2214-baaf-3d58-92a9-3cd10a89f748&quot;,&quot;itemData&quot;:{&quot;type&quot;:&quot;report&quot;,&quot;id&quot;:&quot;7aca2214-baaf-3d58-92a9-3cd10a89f748&quot;,&quot;title&quot;:&quot;Information Retrieval A Relational Model of Data Large Shared Data Banks&quot;,&quot;author&quot;:[{&quot;family&quot;:&quot;Baxendale&quot;,&quot;given&quot;:&quot;P&quot;,&quot;parse-names&quot;:false,&quot;dropping-particle&quot;:&quot;&quot;,&quot;non-dropping-particle&quot;:&quot;&quot;},{&quot;family&quot;:&quot;Codd&quot;,&quot;given&quot;:&quot;E F&quot;,&quot;parse-names&quot;:false,&quot;dropping-particle&quot;:&quot;&quot;,&quot;non-dropping-particle&quot;:&quot;&quot;}],&quot;issued&quot;:{&quot;date-parts&quot;:[[1970]]},&quot;abstract&quot;:&quot;for Future users of large data banks must be protected from having to know how the data is organized in the machine (the internal representation). A prompting service which supplies such information is not a satisfactory solution. Activities of users at terminals and most application programs should remain unaffected when the internal representation of data is changed and even when some aspects of the external representation are changed. Changes in data representation will often be needed as a result of changes in query, update, and report traffic and natural growth in the types of stored information. Existing noninferential, formatted data systems provide users with tree-structured files or slightly more general network models of the data. In Section 1, inadequacies of these models are discussed. A model based on n-ary relations, a normal form for data base relations, and the concept of a universal data sublanguage are introduced. In Section 2, certain operations on relations (other than logical inference) are discussed and applied to the problems of redundancy and consistency in the user's model. 1. R e l a t i o n a l Model and N o r m a l F o r m 1.1. INTRODUCTION This paper is concerned with the application of elementary relation theory to systems which provide shared access to large banks of formatted data. Except for a paper by Childs [1], the principal application of relations to data systems has been to deductive question-answering systems. Levein and Maron [2] provide numerous references to work in this area. In contrast, the problems treated here are those of data independence-the independence of application programs and terminal activities from growth in data types and changes in data representation-and certain kinds of data inconsistency which are expected to become troublesome even in nondeductive systems. V o l u m e 13 / Number 6 / J u n e , 1970 The relational view (or model) of data described in Section 1 appears to be superior in several respects to the graph or network model [3, 4] presently in vogue for non-inferential systems. It provides a means of describing data with its natural structure only-that is, without superimposing any additional structure for machine representation purposes. Accordingly, it provides a basis for a high level data language which will yield maximal independence between programs on the one hand and machine representation and organization of data on the other. A further advantage of the relational view is that it forms a sound basis for treating derivability, redundancy, and consistency of relations-these are discussed in Section 2. The network model, on the other hand, has spawned a number of confusions, not the least of which is mistaking the derivation of connections for the derivation of relations (see remarks in Section 2 on the \&quot;connection trap\&quot;). Finally, the relational view permits a clearer evaluation of the scope and logical limitations of present formatted data systems, and also the relative merits (from a logical standpoint) of competing representations of data within a single system. Examples of this clearer perspective are cited in various parts of this paper. Implementations of systems to support the relational model are not discussed. 1.2. DATA DEPENDENCIES IN PRESENT SYSTEMS The provision of data description tables in recently developed information systems represents a major advance toward the goal of data independence [5, 6, 7]. Such tables facilitate changing certain characteristics of the data representation stored in a data bank. However, the variety of data representation characteristics which can be changed without logically impairing some application programs is still quite limited. Further, the model of data with which users interact is still cluttered with representational properties , particularly in regard to the representation of collections of data (as opposed to individual items). Three of the principal kinds of data dependencies which still need to be removed are: ordering dependence, indexing dependence , and access path dependence. In some systems these dependencies are not clearly separable from one another. 1.2.1. Ordering Dependence. Elements of data in a data bank may be stored in a variety of ways, some involving no concern for ordering, some permitting each element to participate in one ordering only, others permitting each element to participate in several orderings. Let us consider those existing systems which either require or permit data elements to be stored in at least one total ordering which is closely associated with the hardware-determined ordering of addresses. For example, the records of a file concerning parts might be stored in ascending order by part serial number. Such systems normally permit application programs to assume that the order of presentation of records from such a file is identical to (or is a subordering of) the C o m m u n i c a t i o n s of t h e ACM 377&quot;,&quot;container-title-short&quot;:&quot;&quot;},&quot;isTemporary&quot;:false,&quot;suppress-author&quot;:false,&quot;composite&quot;:false,&quot;author-only&quot;:false}]},{&quot;citationID&quot;:&quot;MENDELEY_CITATION_641c523f-45a0-4936-a6b0-e8a43e78238f&quot;,&quot;properties&quot;:{&quot;noteIndex&quot;:0},&quot;isEdited&quot;:false,&quot;manualOverride&quot;:{&quot;isManuallyOverridden&quot;:false,&quot;citeprocText&quot;:&quot;(Microsoft Corporation, 2024)&quot;,&quot;manualOverrideText&quot;:&quot;&quot;},&quot;citationTag&quot;:&quot;MENDELEY_CITATION_v3_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&quot;,&quot;citationItems&quot;:[{&quot;id&quot;:&quot;7a1d849e-d47f-36cb-809a-0c4ee3d6be39&quot;,&quot;itemData&quot;:{&quot;type&quot;:&quot;webpage&quot;,&quot;id&quot;:&quot;7a1d849e-d47f-36cb-809a-0c4ee3d6be39&quot;,&quot;title&quot;:&quot;SQL Server Technical Documentation&quot;,&quot;author&quot;:[{&quot;family&quot;:&quot;Microsoft Corporation&quot;,&quot;given&quot;:&quot;&quot;,&quot;parse-names&quot;:false,&quot;dropping-particle&quot;:&quot;&quot;,&quot;non-dropping-particle&quot;:&quot;&quot;}],&quot;container-title&quot;:&quot;Microsoft Learn&quot;,&quot;issued&quot;:{&quot;date-parts&quot;:[[2024]]},&quot;container-title-short&quot;:&quot;&quot;},&quot;isTemporary&quot;:false,&quot;suppress-author&quot;:false,&quot;composite&quot;:false,&quot;author-only&quot;:false}]},{&quot;citationID&quot;:&quot;MENDELEY_CITATION_62bb68b2-a64b-422a-9c82-6803524a3146&quot;,&quot;properties&quot;:{&quot;noteIndex&quot;:0},&quot;isEdited&quot;:false,&quot;manualOverride&quot;:{&quot;isManuallyOverridden&quot;:false,&quot;citeprocText&quot;:&quot;(Microsoft Corporation, 2026a)&quot;,&quot;manualOverrideText&quot;:&quot;&quot;},&quot;citationTag&quot;:&quot;MENDELEY_CITATION_v3_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&quot;,&quot;citationItems&quot;:[{&quot;id&quot;:&quot;abc1c452-f0d7-3021-a9d5-388fe842037b&quot;,&quot;itemData&quot;:{&quot;type&quot;:&quot;article&quot;,&quot;id&quot;:&quot;abc1c452-f0d7-3021-a9d5-388fe842037b&quot;,&quot;title&quot;:&quot;char and varchar (Transact-SQL)&quot;,&quot;author&quot;:[{&quot;family&quot;:&quot;Microsoft Corporation&quot;,&quot;given&quot;:&quot;&quot;,&quot;parse-names&quot;:false,&quot;dropping-particle&quot;:&quot;&quot;,&quot;non-dropping-particle&quot;:&quot;&quot;}],&quot;URL&quot;:&quot;https://learn.microsoft.com/en-us/sql/t-sql/data-types/char-and-varchar-transact-sql&quot;,&quot;issued&quot;:{&quot;date-parts&quot;:[[2026]]},&quot;publisher&quot;:&quot;Microsoft Learn&quot;,&quot;container-title-short&quot;:&quot;&quot;},&quot;isTemporary&quot;:false,&quot;suppress-author&quot;:false,&quot;composite&quot;:false,&quot;author-only&quot;:false}]},{&quot;citationID&quot;:&quot;MENDELEY_CITATION_44e32579-04c8-40d1-8e90-2b01935294e6&quot;,&quot;properties&quot;:{&quot;noteIndex&quot;:0},&quot;isEdited&quot;:false,&quot;manualOverride&quot;:{&quot;isManuallyOverridden&quot;:false,&quot;citeprocText&quot;:&quot;(Microsoft Corporation, 2026b)&quot;,&quot;manualOverrideText&quot;:&quot;&quot;},&quot;citationTag&quot;:&quot;MENDELEY_CITATION_v3_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&quot;,&quot;citationItems&quot;:[{&quot;id&quot;:&quot;2565e219-50d1-393a-8357-f38b091de562&quot;,&quot;itemData&quot;:{&quot;type&quot;:&quot;article&quot;,&quot;id&quot;:&quot;2565e219-50d1-393a-8357-f38b091de562&quot;,&quot;title&quot;:&quot;String comparison or assignment (Transact-SQL)&quot;,&quot;author&quot;:[{&quot;family&quot;:&quot;Microsoft Corporation&quot;,&quot;given&quot;:&quot;&quot;,&quot;parse-names&quot;:false,&quot;dropping-particle&quot;:&quot;&quot;,&quot;non-dropping-particle&quot;:&quot;&quot;}],&quot;URL&quot;:&quot;https://learn.microsoft.com/en-us/sql/t-sql/language-elements/string-comparison-assignment&quot;,&quot;issued&quot;:{&quot;date-parts&quot;:[[2026]]},&quot;publisher&quot;:&quot;Microsoft Learn&quot;,&quot;container-title-short&quot;:&quot;&quot;},&quot;isTemporary&quot;:false,&quot;suppress-author&quot;:false,&quot;composite&quot;:false,&quot;author-only&quot;:false}]},{&quot;citationID&quot;:&quot;MENDELEY_CITATION_50cf4b08-a012-48f9-b307-8e11466dd48e&quot;,&quot;properties&quot;:{&quot;noteIndex&quot;:0},&quot;isEdited&quot;:false,&quot;manualOverride&quot;:{&quot;isManuallyOverridden&quot;:false,&quot;citeprocText&quot;:&quot;(Haerder &amp;#38; Reuter, 1983)&quot;,&quot;manualOverrideText&quot;:&quot;&quot;},&quot;citationTag&quot;:&quot;MENDELEY_CITATION_v3_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&quot;,&quot;citationItems&quot;:[{&quot;id&quot;:&quot;bd2b4fe8-d47f-3ed5-86e9-df09a6261fd5&quot;,&quot;itemData&quot;:{&quot;type&quot;:&quot;report&quot;,&quot;id&quot;:&quot;bd2b4fe8-d47f-3ed5-86e9-df09a6261fd5&quot;,&quot;title&quot;:&quot;Principles of Transaction-Oriented Database Recovery&quot;,&quot;author&quot;:[{&quot;family&quot;:&quot;Haerder&quot;,&quot;given&quot;:&quot;Theo&quot;,&quot;parse-names&quot;:false,&quot;dropping-particle&quot;:&quot;&quot;,&quot;non-dropping-particle&quot;:&quot;&quot;},{&quot;family&quot;:&quot;Reuter&quot;,&quot;given&quot;:&quot;Andreas&quot;,&quot;parse-names&quot;:false,&quot;dropping-particle&quot;:&quot;&quot;,&quot;non-dropping-particle&quot;:&quot;&quot;}],&quot;issued&quot;:{&quot;date-parts&quot;:[[1983]]},&quot;abstract&quot;:&quot;In this paper, a terminological framework is provided for describing different transaction-oriented recovery schemes for database systems in a conceptual rather than an implementation-dependent way. By introducing the terms materialized database, propagation strategy, and checkpoint, we obtain a means for classifying arbitrary implementations from a unified viewpoint. This is complemented by a classification scheme for logging techniques, which are precisely defined by using the other terms. It is shown that these criteria are related to all relevant questions such as speed and scope of recovery and amount of redundant information required. The primary purpose of this paper, however, is to establish an adequate and precise terminology for a topic in which the confusion of concepts and implementational aspects still imposes a lot of problems.&quot;,&quot;container-title-short&quot;:&quot;&quot;},&quot;isTemporary&quot;:false,&quot;suppress-author&quot;:false,&quot;composite&quot;:false,&quot;author-only&quot;:false}]},{&quot;citationID&quot;:&quot;MENDELEY_CITATION_8b1e43ca-19d6-4bd3-85ec-fcad319c9134&quot;,&quot;properties&quot;:{&quot;noteIndex&quot;:0},&quot;isEdited&quot;:false,&quot;manualOverride&quot;:{&quot;isManuallyOverridden&quot;:false,&quot;citeprocText&quot;:&quot;(Bernstein, 1987)&quot;,&quot;manualOverrideText&quot;:&quot;&quot;},&quot;citationTag&quot;:&quot;MENDELEY_CITATION_v3_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&quot;,&quot;citationItems&quot;:[{&quot;id&quot;:&quot;df787cc9-435d-3195-8805-c4c8507b165a&quot;,&quot;itemData&quot;:{&quot;type&quot;:&quot;book&quot;,&quot;id&quot;:&quot;df787cc9-435d-3195-8805-c4c8507b165a&quot;,&quot;title&quot;:&quot;Concurrency control and recovery in database systems&quot;,&quot;author&quot;:[{&quot;family&quot;:&quot;Bernstein&quot;,&quot;given&quot;:&quot;Philip A. / Hadzilacos, Vassos / Goodman, Nathan&quot;,&quot;parse-names&quot;:false,&quot;dropping-particle&quot;:&quot;&quot;,&quot;non-dropping-particle&quot;:&quot;&quot;}],&quot;accessed&quot;:{&quot;date-parts&quot;:[[2026,9,29]]},&quot;URL&quot;:&quot;https://www.microsoft.com/en-us/research/people/philbe/&quot;,&quot;issued&quot;:{&quot;date-parts&quot;:[[1987]]},&quot;publisher-place&quot;:&quot;Reading, MA&quot;,&quot;publisher&quot;:&quot;Addison-Wesley&quot;,&quot;container-title-short&quot;:&quot;&quot;},&quot;isTemporary&quot;:false,&quot;suppress-author&quot;:false,&quot;composite&quot;:false,&quot;author-only&quot;:false}]},{&quot;citationID&quot;:&quot;MENDELEY_CITATION_697c674c-fc17-477a-9bb6-fd225f219767&quot;,&quot;properties&quot;:{&quot;noteIndex&quot;:0},&quot;isEdited&quot;:false,&quot;manualOverride&quot;:{&quot;isManuallyOverridden&quot;:false,&quot;citeprocText&quot;:&quot;(Bernstein, 1987)&quot;,&quot;manualOverrideText&quot;:&quot;&quot;},&quot;citationTag&quot;:&quot;MENDELEY_CITATION_v3_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&quot;,&quot;citationItems&quot;:[{&quot;id&quot;:&quot;df787cc9-435d-3195-8805-c4c8507b165a&quot;,&quot;itemData&quot;:{&quot;type&quot;:&quot;book&quot;,&quot;id&quot;:&quot;df787cc9-435d-3195-8805-c4c8507b165a&quot;,&quot;title&quot;:&quot;Concurrency control and recovery in database systems&quot;,&quot;author&quot;:[{&quot;family&quot;:&quot;Bernstein&quot;,&quot;given&quot;:&quot;Philip A. / Hadzilacos, Vassos / Goodman, Nathan&quot;,&quot;parse-names&quot;:false,&quot;dropping-particle&quot;:&quot;&quot;,&quot;non-dropping-particle&quot;:&quot;&quot;}],&quot;accessed&quot;:{&quot;date-parts&quot;:[[2026,9,29]]},&quot;URL&quot;:&quot;https://www.microsoft.com/en-us/research/people/philbe/&quot;,&quot;issued&quot;:{&quot;date-parts&quot;:[[1987]]},&quot;publisher-place&quot;:&quot;Reading, MA&quot;,&quot;publisher&quot;:&quot;Addison-Wesley&quot;,&quot;container-title-short&quot;:&quot;&quot;},&quot;isTemporary&quot;:false,&quot;suppress-author&quot;:false,&quot;composite&quot;:false,&quot;author-only&quot;:false}]},{&quot;citationID&quot;:&quot;MENDELEY_CITATION_d17d41fb-0489-4605-bd2b-0f4c6e656de0&quot;,&quot;properties&quot;:{&quot;noteIndex&quot;:0},&quot;isEdited&quot;:false,&quot;manualOverride&quot;:{&quot;isManuallyOverridden&quot;:false,&quot;citeprocText&quot;:&quot;(Laravel LLC, 2025)&quot;,&quot;manualOverrideText&quot;:&quot;&quot;},&quot;citationTag&quot;:&quot;MENDELEY_CITATION_v3_eyJjaXRhdGlvbklEIjoiTUVOREVMRVlfQ0lUQVRJT05fZDE3ZDQxZmItMDQ4OS00NjA1LWJkMmItMGY0YzZlNjU2ZGUw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quot;,&quot;citationItems&quot;:[{&quot;id&quot;:&quot;36f53272-8e53-3de7-a414-0a8f7135229d&quot;,&quot;itemData&quot;:{&quot;type&quot;:&quot;article&quot;,&quot;id&quot;:&quot;36f53272-8e53-3de7-a414-0a8f7135229d&quot;,&quot;title&quot;:&quot;Laravel 12.x documentation&quot;,&quot;author&quot;:[{&quot;family&quot;:&quot;Laravel LLC&quot;,&quot;given&quot;:&quot;&quot;,&quot;parse-names&quot;:false,&quot;dropping-particle&quot;:&quot;&quot;,&quot;non-dropping-particle&quot;:&quot;&quot;}],&quot;URL&quot;:&quot;https://laravel.com/docs/12.x&quot;,&quot;issued&quot;:{&quot;date-parts&quot;:[[2025]]},&quot;container-title-short&quot;:&quot;&quot;},&quot;isTemporary&quot;:false,&quot;suppress-author&quot;:false,&quot;composite&quot;:false,&quot;author-only&quot;:false}]},{&quot;citationID&quot;:&quot;MENDELEY_CITATION_6d11db25-709e-4042-8475-d8f67d1a153d&quot;,&quot;properties&quot;:{&quot;noteIndex&quot;:0},&quot;isEdited&quot;:false,&quot;manualOverride&quot;:{&quot;isManuallyOverridden&quot;:false,&quot;citeprocText&quot;:&quot;(Microsoft Corporation, 2026c)&quot;,&quot;manualOverrideText&quot;:&quot;&quot;},&quot;citationTag&quot;:&quot;MENDELEY_CITATION_v3_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&quot;,&quot;citationItems&quot;:[{&quot;id&quot;:&quot;5e873401-57d0-3b5d-a9fe-6f17d02e0ed2&quot;,&quot;itemData&quot;:{&quot;type&quot;:&quot;article&quot;,&quot;id&quot;:&quot;5e873401-57d0-3b5d-a9fe-6f17d02e0ed2&quot;,&quot;title&quot;:&quot;Table hints (Transact-SQL)&quot;,&quot;author&quot;:[{&quot;family&quot;:&quot;Microsoft Corporation&quot;,&quot;given&quot;:&quot;&quot;,&quot;parse-names&quot;:false,&quot;dropping-particle&quot;:&quot;&quot;,&quot;non-dropping-particle&quot;:&quot;&quot;}],&quot;URL&quot;:&quot;https://learn.microsoft.com/en-us/sql/t-sql/queries/hints-transact-sql-table&quot;,&quot;issued&quot;:{&quot;date-parts&quot;:[[2026]]},&quot;publisher&quot;:&quot;Microsoft Learn&quot;,&quot;container-title-short&quot;:&quot;&quot;},&quot;isTemporary&quot;:false,&quot;suppress-author&quot;:false,&quot;composite&quot;:false,&quot;author-only&quot;:false}]},{&quot;citationID&quot;:&quot;MENDELEY_CITATION_526e37ba-cba7-4ac8-9f08-8731c71e38e8&quot;,&quot;properties&quot;:{&quot;noteIndex&quot;:0},&quot;isEdited&quot;:false,&quot;manualOverride&quot;:{&quot;isManuallyOverridden&quot;:false,&quot;citeprocText&quot;:&quot;(Zhao et al., 2026)&quot;,&quot;manualOverrideText&quot;:&quot;&quot;},&quot;citationTag&quot;:&quot;MENDELEY_CITATION_v3_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&quot;,&quot;citationItems&quot;:[{&quot;id&quot;:&quot;492d23a3-ea26-3a81-8931-e27cfd862e3d&quot;,&quot;itemData&quot;:{&quot;type&quot;:&quot;article&quot;,&quot;id&quot;:&quot;492d23a3-ea26-3a81-8931-e27cfd862e3d&quot;,&quot;title&quot;:&quot;A Survey of Large Language Models&quot;,&quot;author&quot;:[{&quot;family&quot;:&quot;Zhao&quot;,&quot;given&quot;:&quot;Wayne Xin&quot;,&quot;parse-names&quot;:false,&quot;dropping-particle&quot;:&quot;&quot;,&quot;non-dropping-particle&quot;:&quot;&quot;},{&quot;family&quot;:&quot;Zhou&quot;,&quot;given&quot;:&quot;Kun&quot;,&quot;parse-names&quot;:false,&quot;dropping-particle&quot;:&quot;&quot;,&quot;non-dropping-particle&quot;:&quot;&quot;},{&quot;family&quot;:&quot;Li&quot;,&quot;given&quot;:&quot;Junyi&quot;,&quot;parse-names&quot;:false,&quot;dropping-particle&quot;:&quot;&quot;,&quot;non-dropping-particle&quot;:&quot;&quot;},{&quot;family&quot;:&quot;Tang&quot;,&quot;given&quot;:&quot;Tianyi&quot;,&quot;parse-names&quot;:false,&quot;dropping-particle&quot;:&quot;&quot;,&quot;non-dropping-particle&quot;:&quot;&quot;},{&quot;family&quot;:&quot;Dong&quot;,&quot;given&quot;:&quot;Zican&quot;,&quot;parse-names&quot;:false,&quot;dropping-particle&quot;:&quot;&quot;,&quot;non-dropping-particle&quot;:&quot;&quot;},{&quot;family&quot;:&quot;Hou&quot;,&quot;given&quot;:&quot;Yupeng&quot;,&quot;parse-names&quot;:false,&quot;dropping-particle&quot;:&quot;&quot;,&quot;non-dropping-particle&quot;:&quot;&quot;},{&quot;family&quot;:&quot;Zhang&quot;,&quot;given&quot;:&quot;Beichen&quot;,&quot;parse-names&quot;:false,&quot;dropping-particle&quot;:&quot;&quot;,&quot;non-dropping-particle&quot;:&quot;&quot;},{&quot;family&quot;:&quot;Min&quot;,&quot;given&quot;:&quot;Yingqian&quot;,&quot;parse-names&quot;:false,&quot;dropping-particle&quot;:&quot;&quot;,&quot;non-dropping-particle&quot;:&quot;&quot;},{&quot;family&quot;:&quot;Zhang&quot;,&quot;given&quot;:&quot;Junjie&quot;,&quot;parse-names&quot;:false,&quot;dropping-particle&quot;:&quot;&quot;,&quot;non-dropping-particle&quot;:&quot;&quot;},{&quot;family&quot;:&quot;Liu&quot;,&quot;given&quot;:&quot;Peiyu&quot;,&quot;parse-names&quot;:false,&quot;dropping-particle&quot;:&quot;&quot;,&quot;non-dropping-particle&quot;:&quot;&quot;},{&quot;family&quot;:&quot;Wang&quot;,&quot;given&quot;:&quot;Xiaolei&quot;,&quot;parse-names&quot;:false,&quot;dropping-particle&quot;:&quot;&quot;,&quot;non-dropping-particle&quot;:&quot;&quot;},{&quot;family&quot;:&quot;Du&quot;,&quot;given&quot;:&quot;Yifan&quot;,&quot;parse-names&quot;:false,&quot;dropping-particle&quot;:&quot;&quot;,&quot;non-dropping-particle&quot;:&quot;&quot;},{&quot;family&quot;:&quot;Yang&quot;,&quot;given&quot;:&quot;Chen&quot;,&quot;parse-names&quot;:false,&quot;dropping-particle&quot;:&quot;&quot;,&quot;non-dropping-particle&quot;:&quot;&quot;},{&quot;family&quot;:&quot;Chen&quot;,&quot;given&quot;:&quot;Yushuo&quot;,&quot;parse-names&quot;:false,&quot;dropping-particle&quot;:&quot;&quot;,&quot;non-dropping-particle&quot;:&quot;&quot;},{&quot;family&quot;:&quot;Chen&quot;,&quot;given&quot;:&quot;Zhipeng&quot;,&quot;parse-names&quot;:false,&quot;dropping-particle&quot;:&quot;&quot;,&quot;non-dropping-particle&quot;:&quot;&quot;},{&quot;family&quot;:&quot;Jiang&quot;,&quot;given&quot;:&quot;Jinhao&quot;,&quot;parse-names&quot;:false,&quot;dropping-particle&quot;:&quot;&quot;,&quot;non-dropping-particle&quot;:&quot;&quot;},{&quot;family&quot;:&quot;Ren&quot;,&quot;given&quot;:&quot;Ruiyang&quot;,&quot;parse-names&quot;:false,&quot;dropping-particle&quot;:&quot;&quot;,&quot;non-dropping-particle&quot;:&quot;&quot;},{&quot;family&quot;:&quot;Li&quot;,&quot;given&quot;:&quot;Yifan&quot;,&quot;parse-names&quot;:false,&quot;dropping-particle&quot;:&quot;&quot;,&quot;non-dropping-particle&quot;:&quot;&quot;},{&quot;family&quot;:&quot;Tang&quot;,&quot;given&quot;:&quot;Xinyu&quot;,&quot;parse-names&quot;:false,&quot;dropping-particle&quot;:&quot;&quot;,&quot;non-dropping-particle&quot;:&quot;&quot;},{&quot;family&quot;:&quot;Liu&quot;,&quot;given&quot;:&quot;Zikang&quot;,&quot;parse-names&quot;:false,&quot;dropping-particle&quot;:&quot;&quot;,&quot;non-dropping-particle&quot;:&quot;&quot;},{&quot;family&quot;:&quot;Hu&quot;,&quot;given&quot;:&quot;Yiwen&quot;,&quot;parse-names&quot;:false,&quot;dropping-particle&quot;:&quot;&quot;,&quot;non-dropping-particle&quot;:&quot;&quot;},{&quot;family&quot;:&quot;Nie&quot;,&quot;given&quot;:&quot;Jian Yun&quot;,&quot;parse-names&quot;:false,&quot;dropping-particle&quot;:&quot;&quot;,&quot;non-dropping-particle&quot;:&quot;&quot;},{&quot;family&quot;:&quot;Wen&quot;,&quot;given&quot;:&quot;Ji Rong&quot;,&quot;parse-names&quot;:false,&quot;dropping-particle&quot;:&quot;&quot;,&quot;non-dropping-particle&quot;:&quot;&quot;}],&quot;container-title&quot;:&quot;Frontiers of Computer Science&quot;,&quot;container-title-short&quot;:&quot;Front. Comput. Sci.&quot;,&quot;DOI&quot;:&quot;10.1007/s11704-026-60308-3&quot;,&quot;ISSN&quot;:&quot;20952236&quot;,&quot;issued&quot;:{&quot;date-parts&quot;:[[2026,12,1]]},&quot;abstract&quot;:&quot;The rapid evolution of large language models (LLMs) has driven a transformative shift in artificial intelligence (AI), reshaping both research paradigms and practical applications. Distinguished from their predecessors by unprecedented scale and advanced capabilities, LLMs necessitate new frameworks for understanding their development, behavior, and societal impact. This survey systematically reviews recent advancements in LLM techniques across four key dimensions: (1) pre-training methodologies, which establish core model capabilities through large-scale self-supervised training, architectural innovations, and data curation strategies; (2) post-training techniques, including supervised fine-tuning and reinforcement learning, which adapt foundational models to downstream tasks and enhance their alignment and safety; (3) utilization strategies, such as in-context learning, prompt engineering, and agentic reasoning, that optimize real-world deployment and enable effective interaction with external environments; and (4) evaluation methods, encompassing benchmarks for key ability dimensions such as core language capabilities, reasoning, and safety, which support comprehensive and reliable assessment of model performance. Additionally, we identify critical research issues, including those concerning theoretical foundations, efficient scaling, alignment, and agentic capability, and highlight the open challenges they present. By synthesizing state-of-the-art insights and emerging trends, this survey aims to provide a systematic and comprehensive framework for understanding the trajectory, current limitations, and future directions of LLM progress.&quot;,&quot;publisher&quot;:&quot;Higher Education Press Limited Company&quot;,&quot;issue&quot;:&quot;12&quot;,&quot;volume&quot;:&quot;20&quot;},&quot;isTemporary&quot;:false,&quot;suppress-author&quot;:false,&quot;composite&quot;:false,&quot;author-only&quot;:false}]},{&quot;citationID&quot;:&quot;MENDELEY_CITATION_f5042a11-031d-459a-818b-856564c8075d&quot;,&quot;properties&quot;:{&quot;noteIndex&quot;:0},&quot;isEdited&quot;:false,&quot;manualOverride&quot;:{&quot;isManuallyOverridden&quot;:false,&quot;citeprocText&quot;:&quot;(Bai et al., 2025)&quot;,&quot;manualOverrideText&quot;:&quot;&quot;},&quot;citationTag&quot;:&quot;MENDELEY_CITATION_v3_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&quot;,&quot;citationItems&quot;:[{&quot;id&quot;:&quot;88464009-30dd-3a8c-933b-a34e4efc11ae&quot;,&quot;itemData&quot;:{&quot;type&quot;:&quot;article-journal&quot;,&quot;id&quot;:&quot;88464009-30dd-3a8c-933b-a34e4efc11ae&quot;,&quot;title&quot;:&quot;Qwen2.5-VL Technical Report&quot;,&quot;author&quot;:[{&quot;family&quot;:&quot;Bai&quot;,&quot;given&quot;:&quot;Shuai&quot;,&quot;parse-names&quot;:false,&quot;dropping-particle&quot;:&quot;&quot;,&quot;non-dropping-particle&quot;:&quot;&quot;},{&quot;family&quot;:&quot;Chen&quot;,&quot;given&quot;:&quot;Keqin&quot;,&quot;parse-names&quot;:false,&quot;dropping-particle&quot;:&quot;&quot;,&quot;non-dropping-particle&quot;:&quot;&quot;},{&quot;family&quot;:&quot;Liu&quot;,&quot;given&quot;:&quot;Xuejing&quot;,&quot;parse-names&quot;:false,&quot;dropping-particle&quot;:&quot;&quot;,&quot;non-dropping-particle&quot;:&quot;&quot;},{&quot;family&quot;:&quot;Wang&quot;,&quot;given&quot;:&quot;Jialin&quot;,&quot;parse-names&quot;:false,&quot;dropping-particle&quot;:&quot;&quot;,&quot;non-dropping-particle&quot;:&quot;&quot;},{&quot;family&quot;:&quot;Ge&quot;,&quot;given&quot;:&quot;Wenbin&quot;,&quot;parse-names&quot;:false,&quot;dropping-particle&quot;:&quot;&quot;,&quot;non-dropping-particle&quot;:&quot;&quot;},{&quot;family&quot;:&quot;Song&quot;,&quot;given&quot;:&quot;Sibo&quot;,&quot;parse-names&quot;:false,&quot;dropping-particle&quot;:&quot;&quot;,&quot;non-dropping-particle&quot;:&quot;&quot;},{&quot;family&quot;:&quot;Dang&quot;,&quot;given&quot;:&quot;Kai&quot;,&quot;parse-names&quot;:false,&quot;dropping-particle&quot;:&quot;&quot;,&quot;non-dropping-particle&quot;:&quot;&quot;},{&quot;family&quot;:&quot;Wang&quot;,&quot;given&quot;:&quot;Peng&quot;,&quot;parse-names&quot;:false,&quot;dropping-particle&quot;:&quot;&quot;,&quot;non-dropping-particle&quot;:&quot;&quot;},{&quot;family&quot;:&quot;Wang&quot;,&quot;given&quot;:&quot;Shijie&quot;,&quot;parse-names&quot;:false,&quot;dropping-particle&quot;:&quot;&quot;,&quot;non-dropping-particle&quot;:&quot;&quot;},{&quot;family&quot;:&quot;Tang&quot;,&quot;given&quot;:&quot;Jun&quot;,&quot;parse-names&quot;:false,&quot;dropping-particle&quot;:&quot;&quot;,&quot;non-dropping-particle&quot;:&quot;&quot;},{&quot;family&quot;:&quot;Zhong&quot;,&quot;given&quot;:&quot;Humen&quot;,&quot;parse-names&quot;:false,&quot;dropping-particle&quot;:&quot;&quot;,&quot;non-dropping-particle&quot;:&quot;&quot;},{&quot;family&quot;:&quot;Zhu&quot;,&quot;given&quot;:&quot;Yuanzhi&quot;,&quot;parse-names&quot;:false,&quot;dropping-particle&quot;:&quot;&quot;,&quot;non-dropping-particle&quot;:&quot;&quot;},{&quot;family&quot;:&quot;Yang&quot;,&quot;given&quot;:&quot;Mingkun&quot;,&quot;parse-names&quot;:false,&quot;dropping-particle&quot;:&quot;&quot;,&quot;non-dropping-particle&quot;:&quot;&quot;},{&quot;family&quot;:&quot;Li&quot;,&quot;given&quot;:&quot;Zhaohai&quot;,&quot;parse-names&quot;:false,&quot;dropping-particle&quot;:&quot;&quot;,&quot;non-dropping-particle&quot;:&quot;&quot;},{&quot;family&quot;:&quot;Wan&quot;,&quot;given&quot;:&quot;Jianqiang&quot;,&quot;parse-names&quot;:false,&quot;dropping-particle&quot;:&quot;&quot;,&quot;non-dropping-particle&quot;:&quot;&quot;},{&quot;family&quot;:&quot;Wang&quot;,&quot;given&quot;:&quot;Pengfei&quot;,&quot;parse-names&quot;:false,&quot;dropping-particle&quot;:&quot;&quot;,&quot;non-dropping-particle&quot;:&quot;&quot;},{&quot;family&quot;:&quot;Ding&quot;,&quot;given&quot;:&quot;Wei&quot;,&quot;parse-names&quot;:false,&quot;dropping-particle&quot;:&quot;&quot;,&quot;non-dropping-particle&quot;:&quot;&quot;},{&quot;family&quot;:&quot;Fu&quot;,&quot;given&quot;:&quot;Zheren&quot;,&quot;parse-names&quot;:false,&quot;dropping-particle&quot;:&quot;&quot;,&quot;non-dropping-particle&quot;:&quot;&quot;},{&quot;family&quot;:&quot;Xu&quot;,&quot;given&quot;:&quot;Yiheng&quot;,&quot;parse-names&quot;:false,&quot;dropping-particle&quot;:&quot;&quot;,&quot;non-dropping-particle&quot;:&quot;&quot;},{&quot;family&quot;:&quot;Ye&quot;,&quot;given&quot;:&quot;Jiabo&quot;,&quot;parse-names&quot;:false,&quot;dropping-particle&quot;:&quot;&quot;,&quot;non-dropping-particle&quot;:&quot;&quot;},{&quot;family&quot;:&quot;Zhang&quot;,&quot;given&quot;:&quot;Xi&quot;,&quot;parse-names&quot;:false,&quot;dropping-particle&quot;:&quot;&quot;,&quot;non-dropping-particle&quot;:&quot;&quot;},{&quot;family&quot;:&quot;Xie&quot;,&quot;given&quot;:&quot;Tianbao&quot;,&quot;parse-names&quot;:false,&quot;dropping-particle&quot;:&quot;&quot;,&quot;non-dropping-particle&quot;:&quot;&quot;},{&quot;family&quot;:&quot;Cheng&quot;,&quot;given&quot;:&quot;Zesen&quot;,&quot;parse-names&quot;:false,&quot;dropping-particle&quot;:&quot;&quot;,&quot;non-dropping-particle&quot;:&quot;&quot;},{&quot;family&quot;:&quot;Zhang&quot;,&quot;given&quot;:&quot;Hang&quot;,&quot;parse-names&quot;:false,&quot;dropping-particle&quot;:&quot;&quot;,&quot;non-dropping-particle&quot;:&quot;&quot;},{&quot;family&quot;:&quot;Yang&quot;,&quot;given&quot;:&quot;Zhibo&quot;,&quot;parse-names&quot;:false,&quot;dropping-particle&quot;:&quot;&quot;,&quot;non-dropping-particle&quot;:&quot;&quot;},{&quot;family&quot;:&quot;Xu&quot;,&quot;given&quot;:&quot;Haiyang&quot;,&quot;parse-names&quot;:false,&quot;dropping-particle&quot;:&quot;&quot;,&quot;non-dropping-particle&quot;:&quot;&quot;},{&quot;family&quot;:&quot;Lin&quot;,&quot;given&quot;:&quot;Junyang&quot;,&quot;parse-names&quot;:false,&quot;dropping-particle&quot;:&quot;&quot;,&quot;non-dropping-particle&quot;:&quot;&quot;}],&quot;URL&quot;:&quot;http://arxiv.org/abs/2502.13923&quot;,&quot;issued&quot;:{&quot;date-parts&quot;:[[2025,2,19]]},&quot;abstract&quot;:&quot;We introduce Qwen2.5-VL, the latest flagship model of Qwen vision-language series, which demonstrates significant advancements in both foundational capabilities and innovative functionalities. Qwen2.5-VL achieves a major leap forward in understanding and interacting with the world through enhanced visual recognition, precise object localization, robust document parsing, and long-video comprehension. A standout feature of Qwen2.5-VL is its ability to localize objects using bounding boxes or points accurately. It provides robust structured data extraction from invoices, forms, and tables, as well as detailed analysis of charts, diagrams, and layouts. To handle complex inputs, Qwen2.5-VL introduces dynamic resolution processing and absolute time encoding, enabling it to process images of varying sizes and videos of extended durations (up to hours) with second-level event localization. This allows the model to natively perceive spatial scales and temporal dynamics without relying on traditional normalization techniques. By training a native dynamic-resolution Vision Transformer (ViT) from scratch and incorporating Window Attention, we reduce computational overhead while maintaining native resolution. As a result, Qwen2.5-VL excels not only in static image and document understanding but also as an interactive visual agent capable of reasoning, tool usage, and task execution in real-world scenarios such as operating computers and mobile devices. Qwen2.5-VL is available in three sizes, addressing diverse use cases from edge AI to high-performance computing. The flagship Qwen2.5-VL-72B model matches state-of-the-art models like GPT-4o and Claude 3.5 Sonnet, particularly excelling in document and diagram understanding. Additionally, Qwen2.5-VL maintains robust linguistic performance, preserving the core language competencies of the Qwen2.5 LLM.&quot;,&quot;container-title-short&quot;:&quot;&quot;},&quot;isTemporary&quot;:false,&quot;suppress-author&quot;:false,&quot;composite&quot;:false,&quot;author-only&quot;:false}]},{&quot;citationID&quot;:&quot;MENDELEY_CITATION_f81f58be-7e34-42ae-9b42-4b9b4e6a8e99&quot;,&quot;properties&quot;:{&quot;noteIndex&quot;:0},&quot;isEdited&quot;:false,&quot;manualOverride&quot;:{&quot;isManuallyOverridden&quot;:false,&quot;citeprocText&quot;:&quot;(Ollama Inc., 2024)&quot;,&quot;manualOverrideText&quot;:&quot;&quot;},&quot;citationTag&quot;:&quot;MENDELEY_CITATION_v3_eyJjaXRhdGlvbklEIjoiTUVOREVMRVlfQ0lUQVRJT05fZjgxZjU4YmUtN2UzNC00MmFlLTliNDItNGI5YjRlNmE4ZTk5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quot;,&quot;citationItems&quot;:[{&quot;id&quot;:&quot;5582ab90-711c-3642-a1b3-e0eefd69f758&quot;,&quot;itemData&quot;:{&quot;type&quot;:&quot;article&quot;,&quot;id&quot;:&quot;5582ab90-711c-3642-a1b3-e0eefd69f758&quot;,&quot;title&quot;:&quot;Ollama documentation&quot;,&quot;author&quot;:[{&quot;family&quot;:&quot;Ollama Inc.&quot;,&quot;given&quot;:&quot;&quot;,&quot;parse-names&quot;:false,&quot;dropping-particle&quot;:&quot;&quot;,&quot;non-dropping-particle&quot;:&quot;&quot;}],&quot;URL&quot;:&quot;https://github.com/ollama/ollama/tree/main/docs&quot;,&quot;issued&quot;:{&quot;date-parts&quot;:[[2024]]},&quot;container-title-short&quot;:&quot;&quot;},&quot;isTemporary&quot;:false,&quot;suppress-author&quot;:false,&quot;composite&quot;:false,&quot;author-only&quot;:false}]},{&quot;citationID&quot;:&quot;MENDELEY_CITATION_58da75a4-286a-4988-ab21-fee60aab339a&quot;,&quot;properties&quot;:{&quot;noteIndex&quot;:0},&quot;isEdited&quot;:false,&quot;manualOverride&quot;:{&quot;isManuallyOverridden&quot;:false,&quot;citeprocText&quot;:&quot;(Zhu et al., 2024)&quot;,&quot;manualOverrideText&quot;:&quot;&quot;},&quot;citationTag&quot;:&quot;MENDELEY_CITATION_v3_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&quot;,&quot;citationItems&quot;:[{&quot;id&quot;:&quot;18b410b7-cc64-3f6c-8926-ec9655be7f60&quot;,&quot;itemData&quot;:{&quot;type&quot;:&quot;article-journal&quot;,&quot;id&quot;:&quot;18b410b7-cc64-3f6c-8926-ec9655be7f60&quot;,&quot;title&quot;:&quot;A Survey on Model Compression for Large Language Models&quot;,&quot;author&quot;:[{&quot;family&quot;:&quot;Zhu&quot;,&quot;given&quot;:&quot;Xunyu&quot;,&quot;parse-names&quot;:false,&quot;dropping-particle&quot;:&quot;&quot;,&quot;non-dropping-particle&quot;:&quot;&quot;},{&quot;family&quot;:&quot;Li&quot;,&quot;given&quot;:&quot;Jian&quot;,&quot;parse-names&quot;:false,&quot;dropping-particle&quot;:&quot;&quot;,&quot;non-dropping-particle&quot;:&quot;&quot;},{&quot;family&quot;:&quot;Liu&quot;,&quot;given&quot;:&quot;Yong&quot;,&quot;parse-names&quot;:false,&quot;dropping-particle&quot;:&quot;&quot;,&quot;non-dropping-particle&quot;:&quot;&quot;},{&quot;family&quot;:&quot;Ma&quot;,&quot;given&quot;:&quot;Can&quot;,&quot;parse-names&quot;:false,&quot;dropping-particle&quot;:&quot;&quot;,&quot;non-dropping-particle&quot;:&quot;&quot;},{&quot;family&quot;:&quot;Wang&quot;,&quot;given&quot;:&quot;Weiping&quot;,&quot;parse-names&quot;:false,&quot;dropping-particle&quot;:&quot;&quot;,&quot;non-dropping-particle&quot;:&quot;&quot;}],&quot;URL&quot;:&quot;http://arxiv.org/abs/2308.07633&quot;,&quot;issued&quot;:{&quot;date-parts&quot;:[[2024,7,30]]},&quot;abstract&quot;:&quot;Large Language Models (LLMs) have transformed natural language processing tasks successfully. Yet, their large size and high computational needs pose challenges for practical use, especially in resource-limited settings. Model compression has emerged as a key research area to address these challenges. This paper presents a survey of model compression techniques for LLMs. We cover methods like quantization, pruning, and knowledge distillation, highlighting recent advancements. We also discuss benchmarking strategies and evaluation metrics crucial for assessing compressed LLMs. This survey offers valuable insights for researchers and practitioners, aiming to enhance efficiency and real-world applicability of LLMs while laying a foundation for future advancements.&quot;,&quot;container-title-short&quot;:&quot;&quot;},&quot;isTemporary&quot;:false,&quot;suppress-author&quot;:false,&quot;composite&quot;:false,&quot;author-only&quot;:false}]},{&quot;citationID&quot;:&quot;MENDELEY_CITATION_a1ae7781-6e98-4099-af31-008701320d54&quot;,&quot;properties&quot;:{&quot;noteIndex&quot;:0},&quot;isEdited&quot;:false,&quot;manualOverride&quot;:{&quot;isManuallyOverridden&quot;:false,&quot;citeprocText&quot;:&quot;(Ollama Inc., 2024)&quot;,&quot;manualOverrideText&quot;:&quot;&quot;},&quot;citationTag&quot;:&quot;MENDELEY_CITATION_v3_eyJjaXRhdGlvbklEIjoiTUVOREVMRVlfQ0lUQVRJT05fYTFhZTc3ODEtNmU5OC00MDk5LWFmMzEtMDA4NzAxMzIwZDU0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quot;,&quot;citationItems&quot;:[{&quot;id&quot;:&quot;5582ab90-711c-3642-a1b3-e0eefd69f758&quot;,&quot;itemData&quot;:{&quot;type&quot;:&quot;article&quot;,&quot;id&quot;:&quot;5582ab90-711c-3642-a1b3-e0eefd69f758&quot;,&quot;title&quot;:&quot;Ollama documentation&quot;,&quot;author&quot;:[{&quot;family&quot;:&quot;Ollama Inc.&quot;,&quot;given&quot;:&quot;&quot;,&quot;parse-names&quot;:false,&quot;dropping-particle&quot;:&quot;&quot;,&quot;non-dropping-particle&quot;:&quot;&quot;}],&quot;URL&quot;:&quot;https://github.com/ollama/ollama/tree/main/docs&quot;,&quot;issued&quot;:{&quot;date-parts&quot;:[[2024]]},&quot;container-title-short&quot;:&quot;&quot;},&quot;isTemporary&quot;:false,&quot;suppress-author&quot;:false,&quot;composite&quot;:false,&quot;author-only&quot;:false}]},{&quot;citationID&quot;:&quot;MENDELEY_CITATION_0a9ce6ef-5603-4996-a22b-ef207212e91c&quot;,&quot;properties&quot;:{&quot;noteIndex&quot;:0},&quot;isEdited&quot;:false,&quot;manualOverride&quot;:{&quot;isManuallyOverridden&quot;:false,&quot;citeprocText&quot;:&quot;(Ollama Inc., 2024)&quot;,&quot;manualOverrideText&quot;:&quot;&quot;},&quot;citationTag&quot;:&quot;MENDELEY_CITATION_v3_eyJjaXRhdGlvbklEIjoiTUVOREVMRVlfQ0lUQVRJT05fMGE5Y2U2ZWYtNTYwMy00OTk2LWEyMmItZWYyMDcyMTJlOTFj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quot;,&quot;citationItems&quot;:[{&quot;id&quot;:&quot;5582ab90-711c-3642-a1b3-e0eefd69f758&quot;,&quot;itemData&quot;:{&quot;type&quot;:&quot;article&quot;,&quot;id&quot;:&quot;5582ab90-711c-3642-a1b3-e0eefd69f758&quot;,&quot;title&quot;:&quot;Ollama documentation&quot;,&quot;author&quot;:[{&quot;family&quot;:&quot;Ollama Inc.&quot;,&quot;given&quot;:&quot;&quot;,&quot;parse-names&quot;:false,&quot;dropping-particle&quot;:&quot;&quot;,&quot;non-dropping-particle&quot;:&quot;&quot;}],&quot;URL&quot;:&quot;https://github.com/ollama/ollama/tree/main/docs&quot;,&quot;issued&quot;:{&quot;date-parts&quot;:[[2024]]},&quot;container-title-short&quot;:&quot;&quot;},&quot;isTemporary&quot;:false,&quot;suppress-author&quot;:false,&quot;composite&quot;:false,&quot;author-only&quot;:false}]},{&quot;citationID&quot;:&quot;MENDELEY_CITATION_fce49f01-be50-4816-8af9-88cf7819d901&quot;,&quot;properties&quot;:{&quot;noteIndex&quot;:0,&quot;mode&quot;:&quot;composite&quot;},&quot;isEdited&quot;:false,&quot;manualOverride&quot;:{&quot;isManuallyOverridden&quot;:false,&quot;citeprocText&quot;:&quot;Bilal Er et al. (2025)&quot;,&quot;manualOverrideText&quot;:&quot;&quot;},&quot;citationTag&quot;:&quot;MENDELEY_CITATION_v3_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&quot;,&quot;citationItems&quot;:[{&quot;id&quot;:&quot;7dfcb8d0-dda1-3d5d-819b-04a8f40784c5&quot;,&quot;itemData&quot;:{&quot;type&quot;:&quot;report&quot;,&quot;id&quot;:&quot;7dfcb8d0-dda1-3d5d-819b-04a8f40784c5&quot;,&quot;title&quot;:&quot;Analyzing the Instability of Large Language Models in Automated Bug Injection and Correction&quot;,&quot;author&quot;:[{&quot;family&quot;:&quot;Bilal Er&quot;,&quot;given&quot;:&quot;Mehmet&quot;,&quot;parse-names&quot;:false,&quot;dropping-particle&quot;:&quot;&quot;,&quot;non-dropping-particle&quot;:&quot;&quot;},{&quot;family&quot;:&quot;İlhan&quot;,&quot;given&quot;:&quot;Nagehan&quot;,&quot;parse-names&quot;:false,&quot;dropping-particle&quot;:&quot;&quot;,&quot;non-dropping-particle&quot;:&quot;&quot;},{&quot;family&quot;:&quot;Kuran&quot;,&quot;given&quot;:&quot;Umut&quot;,&quot;parse-names&quot;:false,&quot;dropping-particle&quot;:&quot;&quot;,&quot;non-dropping-particle&quot;:&quot;&quot;}],&quot;issued&quot;:{&quot;date-parts&quot;:[[2025]]},&quot;abstract&quot;:&quot;The use of Large Language Models (LLMs) in software engineering tasks is growing, especially in the areas of bug fixing and code generation. Nevertheless, these models often yield unstable results; when executed at different times with the same input, they can generate radically different code. The consistency of LLMs in bug-fixing tasks has not yet been thoroughly assessed, despite the fact that this instability has typically been discussed in the literature in relation to code generation. The purpose of this study is to look into how unstable an LLM like ChatGPT is when it comes to fixing code bugs. We examine the structural, syntactic, and functional variations among several fix recommendations made in response to the same prompt using code samples with various error types. Additionally, we assess how instability is affected by the temperature settings (0, 0.5, and 1) used for the model's deterministic operation. For a total of 20 problems in the experimental analysis, the model produced three fix suggestions at each temperature value, comparing nine distinct outputs for each problem. The Syntax Similarity and Output Equivalence Rate (OER) metrics were used to assess the outputs' structural and functional consistency. The results demonstrate that the model's outputs become much more unstable and variable as the temperature rises, with high temperatures showing especially high rates of functional failure. According to syntax similarity analyses, the suggested fixes show notable structural differences at high temperatures but are fairly similar at low temperatures. The purpose of this study is to provide important methodological insights into how LLM-based error correction systems can be applied more consistently in software development processes while also casting doubt on their dependability.&quot;,&quot;container-title-short&quot;:&quot;&quot;},&quot;isTemporary&quot;:false,&quot;displayAs&quot;:&quot;composite&quot;,&quot;suppress-author&quot;:false,&quot;composite&quot;:true,&quot;author-only&quot;:false}]},{&quot;citationID&quot;:&quot;MENDELEY_CITATION_9d5da8ce-350c-4ffe-89fa-d0bee4fb9dc4&quot;,&quot;properties&quot;:{&quot;noteIndex&quot;:0},&quot;isEdited&quot;:false,&quot;manualOverride&quot;:{&quot;isManuallyOverridden&quot;:false,&quot;citeprocText&quot;:&quot;(Bai et al., 2025)&quot;,&quot;manualOverrideText&quot;:&quot;&quot;},&quot;citationTag&quot;:&quot;MENDELEY_CITATION_v3_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&quot;,&quot;citationItems&quot;:[{&quot;id&quot;:&quot;88464009-30dd-3a8c-933b-a34e4efc11ae&quot;,&quot;itemData&quot;:{&quot;type&quot;:&quot;article-journal&quot;,&quot;id&quot;:&quot;88464009-30dd-3a8c-933b-a34e4efc11ae&quot;,&quot;title&quot;:&quot;Qwen2.5-VL Technical Report&quot;,&quot;author&quot;:[{&quot;family&quot;:&quot;Bai&quot;,&quot;given&quot;:&quot;Shuai&quot;,&quot;parse-names&quot;:false,&quot;dropping-particle&quot;:&quot;&quot;,&quot;non-dropping-particle&quot;:&quot;&quot;},{&quot;family&quot;:&quot;Chen&quot;,&quot;given&quot;:&quot;Keqin&quot;,&quot;parse-names&quot;:false,&quot;dropping-particle&quot;:&quot;&quot;,&quot;non-dropping-particle&quot;:&quot;&quot;},{&quot;family&quot;:&quot;Liu&quot;,&quot;given&quot;:&quot;Xuejing&quot;,&quot;parse-names&quot;:false,&quot;dropping-particle&quot;:&quot;&quot;,&quot;non-dropping-particle&quot;:&quot;&quot;},{&quot;family&quot;:&quot;Wang&quot;,&quot;given&quot;:&quot;Jialin&quot;,&quot;parse-names&quot;:false,&quot;dropping-particle&quot;:&quot;&quot;,&quot;non-dropping-particle&quot;:&quot;&quot;},{&quot;family&quot;:&quot;Ge&quot;,&quot;given&quot;:&quot;Wenbin&quot;,&quot;parse-names&quot;:false,&quot;dropping-particle&quot;:&quot;&quot;,&quot;non-dropping-particle&quot;:&quot;&quot;},{&quot;family&quot;:&quot;Song&quot;,&quot;given&quot;:&quot;Sibo&quot;,&quot;parse-names&quot;:false,&quot;dropping-particle&quot;:&quot;&quot;,&quot;non-dropping-particle&quot;:&quot;&quot;},{&quot;family&quot;:&quot;Dang&quot;,&quot;given&quot;:&quot;Kai&quot;,&quot;parse-names&quot;:false,&quot;dropping-particle&quot;:&quot;&quot;,&quot;non-dropping-particle&quot;:&quot;&quot;},{&quot;family&quot;:&quot;Wang&quot;,&quot;given&quot;:&quot;Peng&quot;,&quot;parse-names&quot;:false,&quot;dropping-particle&quot;:&quot;&quot;,&quot;non-dropping-particle&quot;:&quot;&quot;},{&quot;family&quot;:&quot;Wang&quot;,&quot;given&quot;:&quot;Shijie&quot;,&quot;parse-names&quot;:false,&quot;dropping-particle&quot;:&quot;&quot;,&quot;non-dropping-particle&quot;:&quot;&quot;},{&quot;family&quot;:&quot;Tang&quot;,&quot;given&quot;:&quot;Jun&quot;,&quot;parse-names&quot;:false,&quot;dropping-particle&quot;:&quot;&quot;,&quot;non-dropping-particle&quot;:&quot;&quot;},{&quot;family&quot;:&quot;Zhong&quot;,&quot;given&quot;:&quot;Humen&quot;,&quot;parse-names&quot;:false,&quot;dropping-particle&quot;:&quot;&quot;,&quot;non-dropping-particle&quot;:&quot;&quot;},{&quot;family&quot;:&quot;Zhu&quot;,&quot;given&quot;:&quot;Yuanzhi&quot;,&quot;parse-names&quot;:false,&quot;dropping-particle&quot;:&quot;&quot;,&quot;non-dropping-particle&quot;:&quot;&quot;},{&quot;family&quot;:&quot;Yang&quot;,&quot;given&quot;:&quot;Mingkun&quot;,&quot;parse-names&quot;:false,&quot;dropping-particle&quot;:&quot;&quot;,&quot;non-dropping-particle&quot;:&quot;&quot;},{&quot;family&quot;:&quot;Li&quot;,&quot;given&quot;:&quot;Zhaohai&quot;,&quot;parse-names&quot;:false,&quot;dropping-particle&quot;:&quot;&quot;,&quot;non-dropping-particle&quot;:&quot;&quot;},{&quot;family&quot;:&quot;Wan&quot;,&quot;given&quot;:&quot;Jianqiang&quot;,&quot;parse-names&quot;:false,&quot;dropping-particle&quot;:&quot;&quot;,&quot;non-dropping-particle&quot;:&quot;&quot;},{&quot;family&quot;:&quot;Wang&quot;,&quot;given&quot;:&quot;Pengfei&quot;,&quot;parse-names&quot;:false,&quot;dropping-particle&quot;:&quot;&quot;,&quot;non-dropping-particle&quot;:&quot;&quot;},{&quot;family&quot;:&quot;Ding&quot;,&quot;given&quot;:&quot;Wei&quot;,&quot;parse-names&quot;:false,&quot;dropping-particle&quot;:&quot;&quot;,&quot;non-dropping-particle&quot;:&quot;&quot;},{&quot;family&quot;:&quot;Fu&quot;,&quot;given&quot;:&quot;Zheren&quot;,&quot;parse-names&quot;:false,&quot;dropping-particle&quot;:&quot;&quot;,&quot;non-dropping-particle&quot;:&quot;&quot;},{&quot;family&quot;:&quot;Xu&quot;,&quot;given&quot;:&quot;Yiheng&quot;,&quot;parse-names&quot;:false,&quot;dropping-particle&quot;:&quot;&quot;,&quot;non-dropping-particle&quot;:&quot;&quot;},{&quot;family&quot;:&quot;Ye&quot;,&quot;given&quot;:&quot;Jiabo&quot;,&quot;parse-names&quot;:false,&quot;dropping-particle&quot;:&quot;&quot;,&quot;non-dropping-particle&quot;:&quot;&quot;},{&quot;family&quot;:&quot;Zhang&quot;,&quot;given&quot;:&quot;Xi&quot;,&quot;parse-names&quot;:false,&quot;dropping-particle&quot;:&quot;&quot;,&quot;non-dropping-particle&quot;:&quot;&quot;},{&quot;family&quot;:&quot;Xie&quot;,&quot;given&quot;:&quot;Tianbao&quot;,&quot;parse-names&quot;:false,&quot;dropping-particle&quot;:&quot;&quot;,&quot;non-dropping-particle&quot;:&quot;&quot;},{&quot;family&quot;:&quot;Cheng&quot;,&quot;given&quot;:&quot;Zesen&quot;,&quot;parse-names&quot;:false,&quot;dropping-particle&quot;:&quot;&quot;,&quot;non-dropping-particle&quot;:&quot;&quot;},{&quot;family&quot;:&quot;Zhang&quot;,&quot;given&quot;:&quot;Hang&quot;,&quot;parse-names&quot;:false,&quot;dropping-particle&quot;:&quot;&quot;,&quot;non-dropping-particle&quot;:&quot;&quot;},{&quot;family&quot;:&quot;Yang&quot;,&quot;given&quot;:&quot;Zhibo&quot;,&quot;parse-names&quot;:false,&quot;dropping-particle&quot;:&quot;&quot;,&quot;non-dropping-particle&quot;:&quot;&quot;},{&quot;family&quot;:&quot;Xu&quot;,&quot;given&quot;:&quot;Haiyang&quot;,&quot;parse-names&quot;:false,&quot;dropping-particle&quot;:&quot;&quot;,&quot;non-dropping-particle&quot;:&quot;&quot;},{&quot;family&quot;:&quot;Lin&quot;,&quot;given&quot;:&quot;Junyang&quot;,&quot;parse-names&quot;:false,&quot;dropping-particle&quot;:&quot;&quot;,&quot;non-dropping-particle&quot;:&quot;&quot;}],&quot;URL&quot;:&quot;http://arxiv.org/abs/2502.13923&quot;,&quot;issued&quot;:{&quot;date-parts&quot;:[[2025,2,19]]},&quot;abstract&quot;:&quot;We introduce Qwen2.5-VL, the latest flagship model of Qwen vision-language series, which demonstrates significant advancements in both foundational capabilities and innovative functionalities. Qwen2.5-VL achieves a major leap forward in understanding and interacting with the world through enhanced visual recognition, precise object localization, robust document parsing, and long-video comprehension. A standout feature of Qwen2.5-VL is its ability to localize objects using bounding boxes or points accurately. It provides robust structured data extraction from invoices, forms, and tables, as well as detailed analysis of charts, diagrams, and layouts. To handle complex inputs, Qwen2.5-VL introduces dynamic resolution processing and absolute time encoding, enabling it to process images of varying sizes and videos of extended durations (up to hours) with second-level event localization. This allows the model to natively perceive spatial scales and temporal dynamics without relying on traditional normalization techniques. By training a native dynamic-resolution Vision Transformer (ViT) from scratch and incorporating Window Attention, we reduce computational overhead while maintaining native resolution. As a result, Qwen2.5-VL excels not only in static image and document understanding but also as an interactive visual agent capable of reasoning, tool usage, and task execution in real-world scenarios such as operating computers and mobile devices. Qwen2.5-VL is available in three sizes, addressing diverse use cases from edge AI to high-performance computing. The flagship Qwen2.5-VL-72B model matches state-of-the-art models like GPT-4o and Claude 3.5 Sonnet, particularly excelling in document and diagram understanding. Additionally, Qwen2.5-VL maintains robust linguistic performance, preserving the core language competencies of the Qwen2.5 LLM.&quot;,&quot;container-title-short&quot;:&quot;&quot;},&quot;isTemporary&quot;:false,&quot;suppress-author&quot;:false,&quot;composite&quot;:false,&quot;author-only&quot;:false}]},{&quot;citationID&quot;:&quot;MENDELEY_CITATION_7ff0b4e1-879c-431b-96b6-8424838de084&quot;,&quot;properties&quot;:{&quot;noteIndex&quot;:0},&quot;isEdited&quot;:false,&quot;manualOverride&quot;:{&quot;isManuallyOverridden&quot;:false,&quot;citeprocText&quot;:&quot;(Bai et al., 2025)&quot;,&quot;manualOverrideText&quot;:&quot;&quot;},&quot;citationTag&quot;:&quot;MENDELEY_CITATION_v3_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&quot;,&quot;citationItems&quot;:[{&quot;id&quot;:&quot;88464009-30dd-3a8c-933b-a34e4efc11ae&quot;,&quot;itemData&quot;:{&quot;type&quot;:&quot;article-journal&quot;,&quot;id&quot;:&quot;88464009-30dd-3a8c-933b-a34e4efc11ae&quot;,&quot;title&quot;:&quot;Qwen2.5-VL Technical Report&quot;,&quot;author&quot;:[{&quot;family&quot;:&quot;Bai&quot;,&quot;given&quot;:&quot;Shuai&quot;,&quot;parse-names&quot;:false,&quot;dropping-particle&quot;:&quot;&quot;,&quot;non-dropping-particle&quot;:&quot;&quot;},{&quot;family&quot;:&quot;Chen&quot;,&quot;given&quot;:&quot;Keqin&quot;,&quot;parse-names&quot;:false,&quot;dropping-particle&quot;:&quot;&quot;,&quot;non-dropping-particle&quot;:&quot;&quot;},{&quot;family&quot;:&quot;Liu&quot;,&quot;given&quot;:&quot;Xuejing&quot;,&quot;parse-names&quot;:false,&quot;dropping-particle&quot;:&quot;&quot;,&quot;non-dropping-particle&quot;:&quot;&quot;},{&quot;family&quot;:&quot;Wang&quot;,&quot;given&quot;:&quot;Jialin&quot;,&quot;parse-names&quot;:false,&quot;dropping-particle&quot;:&quot;&quot;,&quot;non-dropping-particle&quot;:&quot;&quot;},{&quot;family&quot;:&quot;Ge&quot;,&quot;given&quot;:&quot;Wenbin&quot;,&quot;parse-names&quot;:false,&quot;dropping-particle&quot;:&quot;&quot;,&quot;non-dropping-particle&quot;:&quot;&quot;},{&quot;family&quot;:&quot;Song&quot;,&quot;given&quot;:&quot;Sibo&quot;,&quot;parse-names&quot;:false,&quot;dropping-particle&quot;:&quot;&quot;,&quot;non-dropping-particle&quot;:&quot;&quot;},{&quot;family&quot;:&quot;Dang&quot;,&quot;given&quot;:&quot;Kai&quot;,&quot;parse-names&quot;:false,&quot;dropping-particle&quot;:&quot;&quot;,&quot;non-dropping-particle&quot;:&quot;&quot;},{&quot;family&quot;:&quot;Wang&quot;,&quot;given&quot;:&quot;Peng&quot;,&quot;parse-names&quot;:false,&quot;dropping-particle&quot;:&quot;&quot;,&quot;non-dropping-particle&quot;:&quot;&quot;},{&quot;family&quot;:&quot;Wang&quot;,&quot;given&quot;:&quot;Shijie&quot;,&quot;parse-names&quot;:false,&quot;dropping-particle&quot;:&quot;&quot;,&quot;non-dropping-particle&quot;:&quot;&quot;},{&quot;family&quot;:&quot;Tang&quot;,&quot;given&quot;:&quot;Jun&quot;,&quot;parse-names&quot;:false,&quot;dropping-particle&quot;:&quot;&quot;,&quot;non-dropping-particle&quot;:&quot;&quot;},{&quot;family&quot;:&quot;Zhong&quot;,&quot;given&quot;:&quot;Humen&quot;,&quot;parse-names&quot;:false,&quot;dropping-particle&quot;:&quot;&quot;,&quot;non-dropping-particle&quot;:&quot;&quot;},{&quot;family&quot;:&quot;Zhu&quot;,&quot;given&quot;:&quot;Yuanzhi&quot;,&quot;parse-names&quot;:false,&quot;dropping-particle&quot;:&quot;&quot;,&quot;non-dropping-particle&quot;:&quot;&quot;},{&quot;family&quot;:&quot;Yang&quot;,&quot;given&quot;:&quot;Mingkun&quot;,&quot;parse-names&quot;:false,&quot;dropping-particle&quot;:&quot;&quot;,&quot;non-dropping-particle&quot;:&quot;&quot;},{&quot;family&quot;:&quot;Li&quot;,&quot;given&quot;:&quot;Zhaohai&quot;,&quot;parse-names&quot;:false,&quot;dropping-particle&quot;:&quot;&quot;,&quot;non-dropping-particle&quot;:&quot;&quot;},{&quot;family&quot;:&quot;Wan&quot;,&quot;given&quot;:&quot;Jianqiang&quot;,&quot;parse-names&quot;:false,&quot;dropping-particle&quot;:&quot;&quot;,&quot;non-dropping-particle&quot;:&quot;&quot;},{&quot;family&quot;:&quot;Wang&quot;,&quot;given&quot;:&quot;Pengfei&quot;,&quot;parse-names&quot;:false,&quot;dropping-particle&quot;:&quot;&quot;,&quot;non-dropping-particle&quot;:&quot;&quot;},{&quot;family&quot;:&quot;Ding&quot;,&quot;given&quot;:&quot;Wei&quot;,&quot;parse-names&quot;:false,&quot;dropping-particle&quot;:&quot;&quot;,&quot;non-dropping-particle&quot;:&quot;&quot;},{&quot;family&quot;:&quot;Fu&quot;,&quot;given&quot;:&quot;Zheren&quot;,&quot;parse-names&quot;:false,&quot;dropping-particle&quot;:&quot;&quot;,&quot;non-dropping-particle&quot;:&quot;&quot;},{&quot;family&quot;:&quot;Xu&quot;,&quot;given&quot;:&quot;Yiheng&quot;,&quot;parse-names&quot;:false,&quot;dropping-particle&quot;:&quot;&quot;,&quot;non-dropping-particle&quot;:&quot;&quot;},{&quot;family&quot;:&quot;Ye&quot;,&quot;given&quot;:&quot;Jiabo&quot;,&quot;parse-names&quot;:false,&quot;dropping-particle&quot;:&quot;&quot;,&quot;non-dropping-particle&quot;:&quot;&quot;},{&quot;family&quot;:&quot;Zhang&quot;,&quot;given&quot;:&quot;Xi&quot;,&quot;parse-names&quot;:false,&quot;dropping-particle&quot;:&quot;&quot;,&quot;non-dropping-particle&quot;:&quot;&quot;},{&quot;family&quot;:&quot;Xie&quot;,&quot;given&quot;:&quot;Tianbao&quot;,&quot;parse-names&quot;:false,&quot;dropping-particle&quot;:&quot;&quot;,&quot;non-dropping-particle&quot;:&quot;&quot;},{&quot;family&quot;:&quot;Cheng&quot;,&quot;given&quot;:&quot;Zesen&quot;,&quot;parse-names&quot;:false,&quot;dropping-particle&quot;:&quot;&quot;,&quot;non-dropping-particle&quot;:&quot;&quot;},{&quot;family&quot;:&quot;Zhang&quot;,&quot;given&quot;:&quot;Hang&quot;,&quot;parse-names&quot;:false,&quot;dropping-particle&quot;:&quot;&quot;,&quot;non-dropping-particle&quot;:&quot;&quot;},{&quot;family&quot;:&quot;Yang&quot;,&quot;given&quot;:&quot;Zhibo&quot;,&quot;parse-names&quot;:false,&quot;dropping-particle&quot;:&quot;&quot;,&quot;non-dropping-particle&quot;:&quot;&quot;},{&quot;family&quot;:&quot;Xu&quot;,&quot;given&quot;:&quot;Haiyang&quot;,&quot;parse-names&quot;:false,&quot;dropping-particle&quot;:&quot;&quot;,&quot;non-dropping-particle&quot;:&quot;&quot;},{&quot;family&quot;:&quot;Lin&quot;,&quot;given&quot;:&quot;Junyang&quot;,&quot;parse-names&quot;:false,&quot;dropping-particle&quot;:&quot;&quot;,&quot;non-dropping-particle&quot;:&quot;&quot;}],&quot;URL&quot;:&quot;http://arxiv.org/abs/2502.13923&quot;,&quot;issued&quot;:{&quot;date-parts&quot;:[[2025,2,19]]},&quot;abstract&quot;:&quot;We introduce Qwen2.5-VL, the latest flagship model of Qwen vision-language series, which demonstrates significant advancements in both foundational capabilities and innovative functionalities. Qwen2.5-VL achieves a major leap forward in understanding and interacting with the world through enhanced visual recognition, precise object localization, robust document parsing, and long-video comprehension. A standout feature of Qwen2.5-VL is its ability to localize objects using bounding boxes or points accurately. It provides robust structured data extraction from invoices, forms, and tables, as well as detailed analysis of charts, diagrams, and layouts. To handle complex inputs, Qwen2.5-VL introduces dynamic resolution processing and absolute time encoding, enabling it to process images of varying sizes and videos of extended durations (up to hours) with second-level event localization. This allows the model to natively perceive spatial scales and temporal dynamics without relying on traditional normalization techniques. By training a native dynamic-resolution Vision Transformer (ViT) from scratch and incorporating Window Attention, we reduce computational overhead while maintaining native resolution. As a result, Qwen2.5-VL excels not only in static image and document understanding but also as an interactive visual agent capable of reasoning, tool usage, and task execution in real-world scenarios such as operating computers and mobile devices. Qwen2.5-VL is available in three sizes, addressing diverse use cases from edge AI to high-performance computing. The flagship Qwen2.5-VL-72B model matches state-of-the-art models like GPT-4o and Claude 3.5 Sonnet, particularly excelling in document and diagram understanding. Additionally, Qwen2.5-VL maintains robust linguistic performance, preserving the core language competencies of the Qwen2.5 LLM.&quot;,&quot;container-title-short&quot;:&quot;&quot;},&quot;isTemporary&quot;:false,&quot;suppress-author&quot;:false,&quot;composite&quot;:false,&quot;author-only&quot;:false}]},{&quot;citationID&quot;:&quot;MENDELEY_CITATION_2f4b9f7d-637d-4e42-9271-6e24f5290c83&quot;,&quot;properties&quot;:{&quot;noteIndex&quot;:0},&quot;isEdited&quot;:false,&quot;manualOverride&quot;:{&quot;isManuallyOverridden&quot;:false,&quot;citeprocText&quot;:&quot;(Van Der Loo, 2014)&quot;,&quot;manualOverrideText&quot;:&quot;&quot;},&quot;citationTag&quot;:&quot;MENDELEY_CITATION_v3_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&quot;,&quot;citationItems&quot;:[{&quot;id&quot;:&quot;9aab6ef2-2613-30b8-a478-cbc213791eec&quot;,&quot;itemData&quot;:{&quot;type&quot;:&quot;report&quot;,&quot;id&quot;:&quot;9aab6ef2-2613-30b8-a478-cbc213791eec&quot;,&quot;title&quot;:&quot;The stringdist Package for Approximate String Matching&quot;,&quot;author&quot;:[{&quot;family&quot;:&quot;Loo&quot;,&quot;given&quot;:&quot;Mark P J&quot;,&quot;parse-names&quot;:false,&quot;dropping-particle&quot;:&quot;&quot;,&quot;non-dropping-particle&quot;:&quot;Van Der&quot;}],&quot;issued&quot;:{&quot;date-parts&quot;:[[2014]]},&quot;abstract&quot;:&quot;Comparing text strings in terms of distance functions is a common and fundamental task in many statistical text-processing applications. Thus far, string distance functionality has been somewhat scattered around R and its extension packages, leaving users with inconistent interfaces and encoding handling. The stringdist package was designed to offer a low-level interface to several popular string distance algorithms which have been re-implemented in C for this purpose. The package offers distances based on counting q-grams, edit-based distances, and some lesser known heuristic distance functions. Based on this functionality, the package also offers inexact matching equivalents of R's native exact matching functions match and %in%.&quot;,&quot;container-title-short&quot;:&quot;&quot;},&quot;isTemporary&quot;:false,&quot;suppress-author&quot;:false,&quot;composite&quot;:false,&quot;author-only&quot;:false}]},{&quot;citationID&quot;:&quot;MENDELEY_CITATION_48f0de8a-1677-4b95-94c0-3b5cd74a3a31&quot;,&quot;properties&quot;:{&quot;noteIndex&quot;:0},&quot;isEdited&quot;:false,&quot;manualOverride&quot;:{&quot;isManuallyOverridden&quot;:false,&quot;citeprocText&quot;:&quot;(Van Der Loo, 2014)&quot;,&quot;manualOverrideText&quot;:&quot;&quot;},&quot;citationTag&quot;:&quot;MENDELEY_CITATION_v3_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&quot;,&quot;citationItems&quot;:[{&quot;id&quot;:&quot;9aab6ef2-2613-30b8-a478-cbc213791eec&quot;,&quot;itemData&quot;:{&quot;type&quot;:&quot;report&quot;,&quot;id&quot;:&quot;9aab6ef2-2613-30b8-a478-cbc213791eec&quot;,&quot;title&quot;:&quot;The stringdist Package for Approximate String Matching&quot;,&quot;author&quot;:[{&quot;family&quot;:&quot;Loo&quot;,&quot;given&quot;:&quot;Mark P J&quot;,&quot;parse-names&quot;:false,&quot;dropping-particle&quot;:&quot;&quot;,&quot;non-dropping-particle&quot;:&quot;Van Der&quot;}],&quot;issued&quot;:{&quot;date-parts&quot;:[[2014]]},&quot;abstract&quot;:&quot;Comparing text strings in terms of distance functions is a common and fundamental task in many statistical text-processing applications. Thus far, string distance functionality has been somewhat scattered around R and its extension packages, leaving users with inconistent interfaces and encoding handling. The stringdist package was designed to offer a low-level interface to several popular string distance algorithms which have been re-implemented in C for this purpose. The package offers distances based on counting q-grams, edit-based distances, and some lesser known heuristic distance functions. Based on this functionality, the package also offers inexact matching equivalents of R's native exact matching functions match and %in%.&quot;,&quot;container-title-short&quot;:&quot;&quot;},&quot;isTemporary&quot;:false,&quot;suppress-author&quot;:false,&quot;composite&quot;:false,&quot;author-only&quot;:false}]},{&quot;citationID&quot;:&quot;MENDELEY_CITATION_47f78075-b6e1-49aa-8874-0c29a735494d&quot;,&quot;properties&quot;:{&quot;noteIndex&quot;:0},&quot;isEdited&quot;:false,&quot;manualOverride&quot;:{&quot;isManuallyOverridden&quot;:false,&quot;citeprocText&quot;:&quot;(PHP Documentation Group, 2024)&quot;,&quot;manualOverrideText&quot;:&quot;&quot;},&quot;citationTag&quot;:&quot;MENDELEY_CITATION_v3_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&quot;,&quot;citationItems&quot;:[{&quot;id&quot;:&quot;1ed81593-e999-3cff-8816-11cd7abf4af6&quot;,&quot;itemData&quot;:{&quot;type&quot;:&quot;article&quot;,&quot;id&quot;:&quot;1ed81593-e999-3cff-8816-11cd7abf4af6&quot;,&quot;title&quot;:&quot;similar_text: Calculate the similarity between two strings&quot;,&quot;author&quot;:[{&quot;family&quot;:&quot;PHP Documentation Group&quot;,&quot;given&quot;:&quot;&quot;,&quot;parse-names&quot;:false,&quot;dropping-particle&quot;:&quot;&quot;,&quot;non-dropping-particle&quot;:&quot;&quot;}],&quot;URL&quot;:&quot;https://www.php.net/manual/en/function.similar-text.php&quot;,&quot;issued&quot;:{&quot;date-parts&quot;:[[2024]]},&quot;publisher&quot;:&quot;PHP Manual&quot;,&quot;container-title-short&quot;:&quot;&quot;},&quot;isTemporary&quot;:false,&quot;suppress-author&quot;:false,&quot;composite&quot;:false,&quot;author-only&quot;:false}]},{&quot;citationID&quot;:&quot;MENDELEY_CITATION_78906b72-0ff9-4998-b1ee-2a415e067d90&quot;,&quot;properties&quot;:{&quot;noteIndex&quot;:0},&quot;isEdited&quot;:false,&quot;manualOverride&quot;:{&quot;isManuallyOverridden&quot;:false,&quot;citeprocText&quot;:&quot;(PHP Documentation Group, 2024)&quot;,&quot;manualOverrideText&quot;:&quot;&quot;},&quot;citationTag&quot;:&quot;MENDELEY_CITATION_v3_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&quot;,&quot;citationItems&quot;:[{&quot;id&quot;:&quot;1ed81593-e999-3cff-8816-11cd7abf4af6&quot;,&quot;itemData&quot;:{&quot;type&quot;:&quot;article&quot;,&quot;id&quot;:&quot;1ed81593-e999-3cff-8816-11cd7abf4af6&quot;,&quot;title&quot;:&quot;similar_text: Calculate the similarity between two strings&quot;,&quot;author&quot;:[{&quot;family&quot;:&quot;PHP Documentation Group&quot;,&quot;given&quot;:&quot;&quot;,&quot;parse-names&quot;:false,&quot;dropping-particle&quot;:&quot;&quot;,&quot;non-dropping-particle&quot;:&quot;&quot;}],&quot;URL&quot;:&quot;https://www.php.net/manual/en/function.similar-text.php&quot;,&quot;issued&quot;:{&quot;date-parts&quot;:[[2024]]},&quot;publisher&quot;:&quot;PHP Manual&quot;,&quot;container-title-short&quot;:&quot;&quot;},&quot;isTemporary&quot;:false,&quot;suppress-author&quot;:false,&quot;composite&quot;:false,&quot;author-only&quot;:false}]},{&quot;citationID&quot;:&quot;MENDELEY_CITATION_dced4a77-6d58-4278-a898-b9a2a91ffdc6&quot;,&quot;properties&quot;:{&quot;noteIndex&quot;:0},&quot;isEdited&quot;:false,&quot;manualOverride&quot;:{&quot;isManuallyOverridden&quot;:false,&quot;citeprocText&quot;:&quot;(PHP Documentation Group, 2024)&quot;,&quot;manualOverrideText&quot;:&quot;&quot;},&quot;citationTag&quot;:&quot;MENDELEY_CITATION_v3_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&quot;,&quot;citationItems&quot;:[{&quot;id&quot;:&quot;1ed81593-e999-3cff-8816-11cd7abf4af6&quot;,&quot;itemData&quot;:{&quot;type&quot;:&quot;article&quot;,&quot;id&quot;:&quot;1ed81593-e999-3cff-8816-11cd7abf4af6&quot;,&quot;title&quot;:&quot;similar_text: Calculate the similarity between two strings&quot;,&quot;author&quot;:[{&quot;family&quot;:&quot;PHP Documentation Group&quot;,&quot;given&quot;:&quot;&quot;,&quot;parse-names&quot;:false,&quot;dropping-particle&quot;:&quot;&quot;,&quot;non-dropping-particle&quot;:&quot;&quot;}],&quot;URL&quot;:&quot;https://www.php.net/manual/en/function.similar-text.php&quot;,&quot;issued&quot;:{&quot;date-parts&quot;:[[2024]]},&quot;publisher&quot;:&quot;PHP Manual&quot;,&quot;container-title-short&quot;:&quot;&quot;},&quot;isTemporary&quot;:false,&quot;suppress-author&quot;:false,&quot;composite&quot;:false,&quot;author-only&quot;:false}]},{&quot;citationID&quot;:&quot;MENDELEY_CITATION_0a5235d3-2ba0-45cf-b518-1a03901382a0&quot;,&quot;properties&quot;:{&quot;noteIndex&quot;:0},&quot;isEdited&quot;:false,&quot;manualOverride&quot;:{&quot;isManuallyOverridden&quot;:false,&quot;citeprocText&quot;:&quot;(OpenCV Team, 2024)&quot;,&quot;manualOverrideText&quot;:&quot;&quot;},&quot;citationTag&quot;:&quot;MENDELEY_CITATION_v3_eyJjaXRhdGlvbklEIjoiTUVOREVMRVlfQ0lUQVRJT05fMGE1MjM1ZDMtMmJhMC00NWNmLWI1MTgtMWEwMzkwMTM4MmEw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suppress-author&quot;:false,&quot;composite&quot;:false,&quot;author-only&quot;:false}]},{&quot;citationID&quot;:&quot;MENDELEY_CITATION_5bdddc31-0df0-42a0-b26d-b725422bbb7e&quot;,&quot;properties&quot;:{&quot;noteIndex&quot;:0},&quot;isEdited&quot;:false,&quot;manualOverride&quot;:{&quot;isManuallyOverridden&quot;:true,&quot;citeprocText&quot;:&quot;(Tao, 2023a)&quot;,&quot;manualOverrideText&quot;:&quot;(Tao, 2023)&quot;},&quot;citationTag&quot;:&quot;MENDELEY_CITATION_v3_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&quot;,&quot;citationItems&quot;:[{&quot;id&quot;:&quot;1983e17f-92b0-36d4-a684-4203a1144f12&quot;,&quot;itemData&quot;:{&quot;type&quot;:&quot;article-journal&quot;,&quot;id&quot;:&quot;1983e17f-92b0-36d4-a684-4203a1144f12&quot;,&quot;title&quot;:&quot;Enhanced Canny Algorithm for Image Edge Detection in Print Quality Assessment&quot;,&quot;author&quot;:[{&quot;family&quot;:&quot;Tao&quot;,&quot;given&quot;:&quot;Nana&quot;,&quot;parse-names&quot;:false,&quot;dropping-particle&quot;:&quot;&quot;,&quot;non-dropping-particle&quot;:&quot;&quot;}],&quot;container-title&quot;:&quot;Traitement du Signal&quot;,&quot;DOI&quot;:&quot;10.18280/ts.400347&quot;,&quot;ISSN&quot;:&quot;19585608&quot;,&quot;issued&quot;:{&quot;date-parts&quot;:[[2023]]},&quot;page&quot;:&quot;1821-1827&quot;,&quot;abstract&quot;:&quot;The growing demand for high-quality print output in the digital printing era underscores the importance of refining detection algorithms essential for print quality assessment systems. This study focuses on the analysis and optimization of the classical image edge detection algorithm, the Canny algorithm. A novel method is presented, which incorporates an improved adaptive median filter (AMF) for the initial processing of images, resulting in increased efficiency and better handling of noise points. Furthermore, the gradient calculation direction has been expanded, and the threshold has been fine-tuned using an enhanced OTSU algorithm. The optimal threshold selection relies on a preliminary judgement, leading to more comprehensive and accurate image edge information capture. Comparative analysis with the Sobel operator and the traditional Canny edge detection highlights the advantages of the optimized Canny algorithm. This improved approach succeeds in preserving a greater amount of graphical edge information and exhibits a superior ability to identify false edges, significantly increasing detection accuracy. The findings of this study contribute to the development of print quality detection, promoting a more automated, digital, and systematic approach.&quot;,&quot;publisher&quot;:&quot;International Information and Engineering Technology Association&quot;,&quot;issue&quot;:&quot;3&quot;,&quot;volume&quot;:&quot;40&quot;,&quot;container-title-short&quot;:&quot;&quot;},&quot;isTemporary&quot;:false,&quot;suppress-author&quot;:false,&quot;composite&quot;:false,&quot;author-only&quot;:false}]},{&quot;citationID&quot;:&quot;MENDELEY_CITATION_84f8f5d6-02fd-48c2-83d6-68fee43c96ef&quot;,&quot;properties&quot;:{&quot;noteIndex&quot;:0},&quot;isEdited&quot;:false,&quot;manualOverride&quot;:{&quot;isManuallyOverridden&quot;:false,&quot;citeprocText&quot;:&quot;(OpenCV Team, 2024)&quot;,&quot;manualOverrideText&quot;:&quot;&quot;},&quot;citationTag&quot;:&quot;MENDELEY_CITATION_v3_eyJjaXRhdGlvbklEIjoiTUVOREVMRVlfQ0lUQVRJT05fODRmOGY1ZDYtMDJmZC00OGMyLTgzZDYtNjhmZWU0M2M5NmVm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suppress-author&quot;:false,&quot;composite&quot;:false,&quot;author-only&quot;:false}]},{&quot;citationID&quot;:&quot;MENDELEY_CITATION_15a888cc-e02c-4be1-b259-0638da5b98c2&quot;,&quot;properties&quot;:{&quot;noteIndex&quot;:0},&quot;isEdited&quot;:false,&quot;manualOverride&quot;:{&quot;isManuallyOverridden&quot;:false,&quot;citeprocText&quot;:&quot;(OpenCV Team, 2024)&quot;,&quot;manualOverrideText&quot;:&quot;&quot;},&quot;citationTag&quot;:&quot;MENDELEY_CITATION_v3_eyJjaXRhdGlvbklEIjoiTUVOREVMRVlfQ0lUQVRJT05fMTVhODg4Y2MtZTAyYy00YmUxLWIyNTktMDYzOGRhNWI5OGMy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suppress-author&quot;:false,&quot;composite&quot;:false,&quot;author-only&quot;:false}]},{&quot;citationID&quot;:&quot;MENDELEY_CITATION_1c2bbc3a-7ba3-4247-96dd-dd72a8e778fb&quot;,&quot;properties&quot;:{&quot;noteIndex&quot;:0},&quot;isEdited&quot;:false,&quot;manualOverride&quot;:{&quot;isManuallyOverridden&quot;:false,&quot;citeprocText&quot;:&quot;(Wang et al., 2025)&quot;,&quot;manualOverrideText&quot;:&quot;&quot;},&quot;citationTag&quot;:&quot;MENDELEY_CITATION_v3_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&quot;,&quot;citationItems&quot;:[{&quot;id&quot;:&quot;1e9bf252-165d-35b3-80ae-66509907331c&quot;,&quot;itemData&quot;:{&quot;type&quot;:&quot;article-journal&quot;,&quot;id&quot;:&quot;1e9bf252-165d-35b3-80ae-66509907331c&quot;,&quot;title&quot;:&quot;Cascaded Robust Rectification for Arbitrary Document Images&quot;,&quot;author&quot;:[{&quot;family&quot;:&quot;Wang&quot;,&quot;given&quot;:&quot;Chaoyun&quot;,&quot;parse-names&quot;:false,&quot;dropping-particle&quot;:&quot;&quot;,&quot;non-dropping-particle&quot;:&quot;&quot;},{&quot;family&quot;:&quot;Huang&quot;,&quot;given&quot;:&quot;Quanxin&quot;,&quot;parse-names&quot;:false,&quot;dropping-particle&quot;:&quot;&quot;,&quot;non-dropping-particle&quot;:&quot;&quot;},{&quot;family&quot;:&quot;Shen&quot;,&quot;given&quot;:&quot;I-Chao&quot;,&quot;parse-names&quot;:false,&quot;dropping-particle&quot;:&quot;&quot;,&quot;non-dropping-particle&quot;:&quot;&quot;},{&quot;family&quot;:&quot;Igarashi&quot;,&quot;given&quot;:&quot;Takeo&quot;,&quot;parse-names&quot;:false,&quot;dropping-particle&quot;:&quot;&quot;,&quot;non-dropping-particle&quot;:&quot;&quot;},{&quot;family&quot;:&quot;Zheng&quot;,&quot;given&quot;:&quot;Nanning&quot;,&quot;parse-names&quot;:false,&quot;dropping-particle&quot;:&quot;&quot;,&quot;non-dropping-particle&quot;:&quot;&quot;},{&quot;family&quot;:&quot;Jiang&quot;,&quot;given&quot;:&quot;Caigui&quot;,&quot;parse-names&quot;:false,&quot;dropping-particle&quot;:&quot;&quot;,&quot;non-dropping-particle&quot;:&quot;&quot;}],&quot;URL&quot;:&quot;http://arxiv.org/abs/2511.23150&quot;,&quot;issued&quot;:{&quot;date-parts&quot;:[[2025,11,28]]},&quot;abstract&quot;:&quot;Document rectification in real-world scenarios poses significant challenges due to extreme variations in camera perspectives and physical distortions. Driven by the insight that complex transformations can be decomposed and resolved progressively, we introduce a novel multi-stage framework that progressively reverses distinct distortion types in a coarse-to-fine manner. Specifically, our framework first performs a global affine transformation to correct perspective distortions arising from the camera's viewpoint, then rectifies geometric deformations resulting from physical paper curling and folding, and finally employs a content-aware iterative process to eliminate fine-grained content distortions. To address limitations in existing evaluation protocols, we also propose two enhanced metrics: layout-aligned OCR metrics (AED/ACER) for a stable assessment that decouples geometric rectification quality from the layout analysis errors of OCR engines, and masked AD/AAD (AD-M/AAD-M) tailored for accurately evaluating geometric distortions in documents with incomplete boundaries. Extensive experiments show that our method establishes new state-of-the-art performance on multiple challenging benchmarks, yielding a substantial reduction of 14.1\\%--34.7\\% in the AAD metric and demonstrating superior efficacy in real-world applications. The code will be publicly available at https://github.com/chaoyunwang/ArbDR.&quot;,&quot;container-title-short&quot;:&quot;&quot;},&quot;isTemporary&quot;:false,&quot;suppress-author&quot;:false,&quot;composite&quot;:false,&quot;author-only&quot;:false}]},{&quot;citationID&quot;:&quot;MENDELEY_CITATION_31857469-9802-41ca-8d37-bc72f9530b7d&quot;,&quot;properties&quot;:{&quot;noteIndex&quot;:0},&quot;isEdited&quot;:false,&quot;manualOverride&quot;:{&quot;isManuallyOverridden&quot;:false,&quot;citeprocText&quot;:&quot;(OpenCV Team, 2024)&quot;,&quot;manualOverrideText&quot;:&quot;&quot;},&quot;citationTag&quot;:&quot;MENDELEY_CITATION_v3_eyJjaXRhdGlvbklEIjoiTUVOREVMRVlfQ0lUQVRJT05fMzE4NTc0NjktOTgwMi00MWNhLThkMzctYmM3MmY5NTMwYjdk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suppress-author&quot;:false,&quot;composite&quot;:false,&quot;author-only&quot;:false}]},{&quot;citationID&quot;:&quot;MENDELEY_CITATION_a0a285cb-c7ea-4650-a491-a478dac62422&quot;,&quot;properties&quot;:{&quot;noteIndex&quot;:0},&quot;isEdited&quot;:false,&quot;manualOverride&quot;:{&quot;isManuallyOverridden&quot;:false,&quot;citeprocText&quot;:&quot;(Khozaimi et al., 2025)&quot;,&quot;manualOverrideText&quot;:&quot;&quot;},&quot;citationTag&quot;:&quot;MENDELEY_CITATION_v3_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&quot;,&quot;citationItems&quot;:[{&quot;id&quot;:&quot;29d9feca-08e9-3693-aa57-9b9df17f7d7f&quot;,&quot;itemData&quot;:{&quot;type&quot;:&quot;report&quot;,&quot;id&quot;:&quot;29d9feca-08e9-3693-aa57-9b9df17f7d7f&quot;,&quot;title&quot;:&quot;Optimized Pap Smear Image Enhancement: Hybrid PMD Filter-CLAHE Using Spider Monkey Optimization&quot;,&quot;author&quot;:[{&quot;family&quot;:&quot;Khozaimi&quot;,&quot;given&quot;:&quot;Ach&quot;,&quot;parse-names&quot;:false,&quot;dropping-particle&quot;:&quot;&quot;,&quot;non-dropping-particle&quot;:&quot;&quot;},{&quot;family&quot;:&quot;Darti&quot;,&quot;given&quot;:&quot;Isnani&quot;,&quot;parse-names&quot;:false,&quot;dropping-particle&quot;:&quot;&quot;,&quot;non-dropping-particle&quot;:&quot;&quot;},{&quot;family&quot;:&quot;Anam&quot;,&quot;given&quot;:&quot;Syaiful&quot;,&quot;parse-names&quot;:false,&quot;dropping-particle&quot;:&quot;&quot;,&quot;non-dropping-particle&quot;:&quot;&quot;},{&quot;family&quot;:&quot;Kusumawinahyu&quot;,&quot;given&quot;:&quot;Wuryansari Muharini&quot;,&quot;parse-names&quot;:false,&quot;dropping-particle&quot;:&quot;&quot;,&quot;non-dropping-particle&quot;:&quot;&quot;}],&quot;issued&quot;:{&quot;date-parts&quot;:[[2025]]},&quot;abstract&quot;:&quot;Article Info ABSTRACT Article history: Received month dd, yyyy Revised month dd, yyyy Accepted month dd, yyyy Pap smear image quality is crucial for cervical cancer detection. This study introduces an optimized hybrid approach that combines the Perona-Malik Diffusion (PMD) filter with contrast-limited adaptive histogram equalization (CLAHE) to enhance Pap smear image quality. The PMD filter reduces the image noise, whereas CLAHE improves the image contrast. The hybrid method was optimized using spider monkey optimization (SMO PMD-CLAHE). BRISQUE and CEIQ are the new objective functions for the PMD filter and CLAHE optimization, respectively. The simulations were conducted using the SIPaKMeD dataset. The results indicate that SMO outperforms state-of-the-art methods in optimizing the PMD filter and CLAHE. The proposed method achieved an average effective measure of enhancement (EME) of 5.45, root mean square (RMS) contrast of 60.45, Michelson's contrast (MC) of 0.995, and entropy of 6.80. This approach offers a new perspective for improving Pap smear image quality. Keywords: Pap smear PMD filter CLAHE SMO BRISQUE CEIQ This is an open access article under the CC BY-SA license.&quot;,&quot;container-title-short&quot;:&quot;&quot;},&quot;isTemporary&quot;:false,&quot;suppress-author&quot;:false,&quot;composite&quot;:false,&quot;author-only&quot;:false}]},{&quot;citationID&quot;:&quot;MENDELEY_CITATION_a6dc9c6c-1906-4698-bd17-d72c975582fb&quot;,&quot;properties&quot;:{&quot;noteIndex&quot;:0},&quot;isEdited&quot;:false,&quot;manualOverride&quot;:{&quot;isManuallyOverridden&quot;:false,&quot;citeprocText&quot;:&quot;(OpenCV Team, 2024)&quot;,&quot;manualOverrideText&quot;:&quot;&quot;},&quot;citationTag&quot;:&quot;MENDELEY_CITATION_v3_eyJjaXRhdGlvbklEIjoiTUVOREVMRVlfQ0lUQVRJT05fYTZkYzljNmMtMTkwNi00Njk4LWJkMTctZDcyYzk3NTU4MmZi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suppress-author&quot;:false,&quot;composite&quot;:false,&quot;author-only&quot;:false}]},{&quot;citationID&quot;:&quot;MENDELEY_CITATION_ea41c687-185f-45fb-8d2e-200839859fa1&quot;,&quot;properties&quot;:{&quot;noteIndex&quot;:0},&quot;isEdited&quot;:false,&quot;manualOverride&quot;:{&quot;isManuallyOverridden&quot;:false,&quot;citeprocText&quot;:&quot;(Khozaimi et al., 2025)&quot;,&quot;manualOverrideText&quot;:&quot;&quot;},&quot;citationTag&quot;:&quot;MENDELEY_CITATION_v3_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&quot;,&quot;citationItems&quot;:[{&quot;id&quot;:&quot;29d9feca-08e9-3693-aa57-9b9df17f7d7f&quot;,&quot;itemData&quot;:{&quot;type&quot;:&quot;report&quot;,&quot;id&quot;:&quot;29d9feca-08e9-3693-aa57-9b9df17f7d7f&quot;,&quot;title&quot;:&quot;Optimized Pap Smear Image Enhancement: Hybrid PMD Filter-CLAHE Using Spider Monkey Optimization&quot;,&quot;author&quot;:[{&quot;family&quot;:&quot;Khozaimi&quot;,&quot;given&quot;:&quot;Ach&quot;,&quot;parse-names&quot;:false,&quot;dropping-particle&quot;:&quot;&quot;,&quot;non-dropping-particle&quot;:&quot;&quot;},{&quot;family&quot;:&quot;Darti&quot;,&quot;given&quot;:&quot;Isnani&quot;,&quot;parse-names&quot;:false,&quot;dropping-particle&quot;:&quot;&quot;,&quot;non-dropping-particle&quot;:&quot;&quot;},{&quot;family&quot;:&quot;Anam&quot;,&quot;given&quot;:&quot;Syaiful&quot;,&quot;parse-names&quot;:false,&quot;dropping-particle&quot;:&quot;&quot;,&quot;non-dropping-particle&quot;:&quot;&quot;},{&quot;family&quot;:&quot;Kusumawinahyu&quot;,&quot;given&quot;:&quot;Wuryansari Muharini&quot;,&quot;parse-names&quot;:false,&quot;dropping-particle&quot;:&quot;&quot;,&quot;non-dropping-particle&quot;:&quot;&quot;}],&quot;issued&quot;:{&quot;date-parts&quot;:[[2025]]},&quot;abstract&quot;:&quot;Article Info ABSTRACT Article history: Received month dd, yyyy Revised month dd, yyyy Accepted month dd, yyyy Pap smear image quality is crucial for cervical cancer detection. This study introduces an optimized hybrid approach that combines the Perona-Malik Diffusion (PMD) filter with contrast-limited adaptive histogram equalization (CLAHE) to enhance Pap smear image quality. The PMD filter reduces the image noise, whereas CLAHE improves the image contrast. The hybrid method was optimized using spider monkey optimization (SMO PMD-CLAHE). BRISQUE and CEIQ are the new objective functions for the PMD filter and CLAHE optimization, respectively. The simulations were conducted using the SIPaKMeD dataset. The results indicate that SMO outperforms state-of-the-art methods in optimizing the PMD filter and CLAHE. The proposed method achieved an average effective measure of enhancement (EME) of 5.45, root mean square (RMS) contrast of 60.45, Michelson's contrast (MC) of 0.995, and entropy of 6.80. This approach offers a new perspective for improving Pap smear image quality. Keywords: Pap smear PMD filter CLAHE SMO BRISQUE CEIQ This is an open access article under the CC BY-SA license.&quot;,&quot;container-title-short&quot;:&quot;&quot;},&quot;isTemporary&quot;:false,&quot;suppress-author&quot;:false,&quot;composite&quot;:false,&quot;author-only&quot;:false}]},{&quot;citationID&quot;:&quot;MENDELEY_CITATION_0da6caa8-2012-4da3-9724-803793da8911&quot;,&quot;properties&quot;:{&quot;noteIndex&quot;:0},&quot;isEdited&quot;:false,&quot;manualOverride&quot;:{&quot;isManuallyOverridden&quot;:false,&quot;citeprocText&quot;:&quot;(Sezgin, 2004)&quot;,&quot;manualOverrideText&quot;:&quot;&quot;},&quot;citationTag&quot;:&quot;MENDELEY_CITATION_v3_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&quot;,&quot;citationItems&quot;:[{&quot;id&quot;:&quot;db39609f-b7b6-3478-906f-e9dd3c691bed&quot;,&quot;itemData&quot;:{&quot;type&quot;:&quot;article-journal&quot;,&quot;id&quot;:&quot;db39609f-b7b6-3478-906f-e9dd3c691bed&quot;,&quot;title&quot;:&quot;Survey over image thresholding techniques\nand quantitative performance evaluation&quot;,&quot;author&quot;:[{&quot;family&quot;:&quot;Sezgin&quot;,&quot;given&quot;:&quot;Mehmet&quot;,&quot;parse-names&quot;:false,&quot;dropping-particle&quot;:&quot;&quot;,&quot;non-dropping-particle&quot;:&quot;&quot;}],&quot;container-title&quot;:&quot;Journal of Electronic Imaging&quot;,&quot;container-title-short&quot;:&quot;J. Electron. Imaging&quot;,&quot;DOI&quot;:&quot;10.1117/1.1631316&quot;,&quot;ISSN&quot;:&quot;1017-9909&quot;,&quot;issued&quot;:{&quot;date-parts&quot;:[[2004,1,1]]},&quot;page&quot;:&quot;146-165&quot;,&quot;abstract&quot;:&quot;We conduct an exhaustive survey of image thresholding methods, categorize them, express their formulas under a uniform notation, and finally carry their performance comparison. The thresholding methods are categorized according to the information they are exploiting, such as histogram shape, measurement space clustering, entropy, object attributes, spatial correlation, and local gray-level surface. 40 selected thresholding methods from various categories are compared in the context of nondestructive testing applications as well as for document images. The comparison is based on the combined performance measures. We identify the thresholding algorithms that perform uniformly better over nondestructive testing and document image applications&quot;,&quot;publisher&quot;:&quot;SPIE-Intl Soc Optical Eng&quot;,&quot;issue&quot;:&quot;1&quot;,&quot;volume&quot;:&quot;13&quot;},&quot;isTemporary&quot;:false,&quot;suppress-author&quot;:false,&quot;composite&quot;:false,&quot;author-only&quot;:false}]},{&quot;citationID&quot;:&quot;MENDELEY_CITATION_61baebdd-34b4-48a4-b3ee-b709dca96593&quot;,&quot;properties&quot;:{&quot;noteIndex&quot;:0,&quot;mode&quot;:&quot;composite&quot;},&quot;isEdited&quot;:false,&quot;manualOverride&quot;:{&quot;isManuallyOverridden&quot;:true,&quot;citeprocText&quot;:&quot;Tao (2023b)&quot;,&quot;manualOverrideText&quot;:&quot;Tao (2023)&quot;},&quot;citationTag&quot;:&quot;MENDELEY_CITATION_v3_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&quot;,&quot;citationItems&quot;:[{&quot;id&quot;:&quot;a694b9e8-2cdd-381f-aac9-67eb7ca44a9c&quot;,&quot;itemData&quot;:{&quot;type&quot;:&quot;article-journal&quot;,&quot;id&quot;:&quot;a694b9e8-2cdd-381f-aac9-67eb7ca44a9c&quot;,&quot;title&quot;:&quot;Enhanced Canny Algorithm for Image Edge Detection in Print Quality Assessment&quot;,&quot;author&quot;:[{&quot;family&quot;:&quot;Tao&quot;,&quot;given&quot;:&quot;Nana&quot;,&quot;parse-names&quot;:false,&quot;dropping-particle&quot;:&quot;&quot;,&quot;non-dropping-particle&quot;:&quot;&quot;}],&quot;container-title&quot;:&quot;Traitement du Signal&quot;,&quot;DOI&quot;:&quot;10.18280/ts.400347&quot;,&quot;ISSN&quot;:&quot;19585608&quot;,&quot;issued&quot;:{&quot;date-parts&quot;:[[2023]]},&quot;page&quot;:&quot;1821-1827&quot;,&quot;abstract&quot;:&quot;The growing demand for high-quality print output in the digital printing era underscores the importance of refining detection algorithms essential for print quality assessment systems. This study focuses on the analysis and optimization of the classical image edge detection algorithm, the Canny algorithm. A novel method is presented, which incorporates an improved adaptive median filter (AMF) for the initial processing of images, resulting in increased efficiency and better handling of noise points. Furthermore, the gradient calculation direction has been expanded, and the threshold has been fine-tuned using an enhanced OTSU algorithm. The optimal threshold selection relies on a preliminary judgement, leading to more comprehensive and accurate image edge information capture. Comparative analysis with the Sobel operator and the traditional Canny edge detection highlights the advantages of the optimized Canny algorithm. This improved approach succeeds in preserving a greater amount of graphical edge information and exhibits a superior ability to identify false edges, significantly increasing detection accuracy. The findings of this study contribute to the development of print quality detection, promoting a more automated, digital, and systematic approach.&quot;,&quot;publisher&quot;:&quot;International Information and Engineering Technology Association&quot;,&quot;issue&quot;:&quot;3&quot;,&quot;volume&quot;:&quot;40&quot;,&quot;container-title-short&quot;:&quot;&quot;},&quot;isTemporary&quot;:false,&quot;displayAs&quot;:&quot;composite&quot;,&quot;suppress-author&quot;:false,&quot;composite&quot;:true,&quot;author-only&quot;:false}]},{&quot;citationID&quot;:&quot;MENDELEY_CITATION_97af4204-55d3-467a-a477-b19f2f55acd1&quot;,&quot;properties&quot;:{&quot;noteIndex&quot;:0,&quot;mode&quot;:&quot;composite&quot;},&quot;isEdited&quot;:false,&quot;manualOverride&quot;:{&quot;isManuallyOverridden&quot;:false,&quot;citeprocText&quot;:&quot;OpenCV Team (2024)&quot;,&quot;manualOverrideText&quot;:&quot;&quot;},&quot;citationTag&quot;:&quot;MENDELEY_CITATION_v3_eyJjaXRhdGlvbklEIjoiTUVOREVMRVlfQ0lUQVRJT05fOTdhZjQyMDQtNTVkMy00NjdhLWE0NzctYjE5ZjJmNTVhY2QxIiwicHJvcGVydGllcyI6eyJub3RlSW5kZXgiOjAsIm1vZGUiOiJjb21wb3NpdGUifSwiaXNFZGl0ZWQiOmZhbHNlLCJtYW51YWxPdmVycmlkZSI6eyJpc01hbnVhbGx5T3ZlcnJpZGRlbiI6ZmFsc2UsImNpdGVwcm9jVGV4dCI6Ik9wZW5DViBUZWFtICg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ZGlzcGxheUFzIjoiY29tcG9zaXRlIiwic3VwcHJlc3MtYXV0aG9yIjpmYWxzZSwiY29tcG9zaXRlIjp0cnVlLCJhdXRob3Itb25seSI6ZmFsc2V9XX0=&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displayAs&quot;:&quot;composite&quot;,&quot;suppress-author&quot;:false,&quot;composite&quot;:true,&quot;author-only&quot;:false}]},{&quot;citationID&quot;:&quot;MENDELEY_CITATION_ff0e60d0-55be-4d56-b22d-7645ec9e628e&quot;,&quot;properties&quot;:{&quot;noteIndex&quot;:0,&quot;mode&quot;:&quot;composite&quot;},&quot;isEdited&quot;:false,&quot;manualOverride&quot;:{&quot;isManuallyOverridden&quot;:false,&quot;citeprocText&quot;:&quot;Khozaimi et al. (n.d.)&quot;,&quot;manualOverrideText&quot;:&quot;&quot;},&quot;citationTag&quot;:&quot;MENDELEY_CITATION_v3_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&quot;,&quot;citationItems&quot;:[{&quot;id&quot;:&quot;93010f12-fa84-39d7-9c94-137d57246db9&quot;,&quot;itemData&quot;:{&quot;type&quot;:&quot;report&quot;,&quot;id&quot;:&quot;93010f12-fa84-39d7-9c94-137d57246db9&quot;,&quot;title&quot;:&quot;Optimized Pap Smear Image Enhancement: Hybrid PMD Filter-CLAHE Using Spider Monkey Optimization&quot;,&quot;author&quot;:[{&quot;family&quot;:&quot;Khozaimi&quot;,&quot;given&quot;:&quot;Ach&quot;,&quot;parse-names&quot;:false,&quot;dropping-particle&quot;:&quot;&quot;,&quot;non-dropping-particle&quot;:&quot;&quot;},{&quot;family&quot;:&quot;Darti&quot;,&quot;given&quot;:&quot;Isnani&quot;,&quot;parse-names&quot;:false,&quot;dropping-particle&quot;:&quot;&quot;,&quot;non-dropping-particle&quot;:&quot;&quot;},{&quot;family&quot;:&quot;Anam&quot;,&quot;given&quot;:&quot;Syaiful&quot;,&quot;parse-names&quot;:false,&quot;dropping-particle&quot;:&quot;&quot;,&quot;non-dropping-particle&quot;:&quot;&quot;},{&quot;family&quot;:&quot;Kusumawinahyu&quot;,&quot;given&quot;:&quot;Wuryansari Muharini&quot;,&quot;parse-names&quot;:false,&quot;dropping-particle&quot;:&quot;&quot;,&quot;non-dropping-particle&quot;:&quot;&quot;}],&quot;abstract&quot;:&quot;Article Info ABSTRACT Article history: Received month dd, yyyy Revised month dd, yyyy Accepted month dd, yyyy Pap smear image quality is crucial for cervical cancer detection. This study introduces an optimized hybrid approach that combines the Perona-Malik Diffusion (PMD) filter with contrast-limited adaptive histogram equalization (CLAHE) to enhance Pap smear image quality. The PMD filter reduces the image noise, whereas CLAHE improves the image contrast. The hybrid method was optimized using spider monkey optimization (SMO PMD-CLAHE). BRISQUE and CEIQ are the new objective functions for the PMD filter and CLAHE optimization, respectively. The simulations were conducted using the SIPaKMeD dataset. The results indicate that SMO outperforms state-of-the-art methods in optimizing the PMD filter and CLAHE. The proposed method achieved an average effective measure of enhancement (EME) of 5.45, root mean square (RMS) contrast of 60.45, Michelson's contrast (MC) of 0.995, and entropy of 6.80. This approach offers a new perspective for improving Pap smear image quality. Keywords: Pap smear PMD filter CLAHE SMO BRISQUE CEIQ This is an open access article under the CC BY-SA license.&quot;,&quot;container-title-short&quot;:&quot;&quot;},&quot;isTemporary&quot;:false,&quot;displayAs&quot;:&quot;composite&quot;,&quot;suppress-author&quot;:false,&quot;composite&quot;:true,&quot;author-only&quot;:false}]},{&quot;citationID&quot;:&quot;MENDELEY_CITATION_5322998d-9672-4d1f-a0e3-50ee12cb9df0&quot;,&quot;properties&quot;:{&quot;noteIndex&quot;:0,&quot;mode&quot;:&quot;composite&quot;},&quot;isEdited&quot;:false,&quot;manualOverride&quot;:{&quot;isManuallyOverridden&quot;:false,&quot;citeprocText&quot;:&quot;Sezgin (2004)&quot;,&quot;manualOverrideText&quot;:&quot;&quot;},&quot;citationTag&quot;:&quot;MENDELEY_CITATION_v3_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&quot;,&quot;citationItems&quot;:[{&quot;id&quot;:&quot;db39609f-b7b6-3478-906f-e9dd3c691bed&quot;,&quot;itemData&quot;:{&quot;type&quot;:&quot;article-journal&quot;,&quot;id&quot;:&quot;db39609f-b7b6-3478-906f-e9dd3c691bed&quot;,&quot;title&quot;:&quot;Survey over image thresholding techniques\nand quantitative performance evaluation&quot;,&quot;author&quot;:[{&quot;family&quot;:&quot;Sezgin&quot;,&quot;given&quot;:&quot;Mehmet&quot;,&quot;parse-names&quot;:false,&quot;dropping-particle&quot;:&quot;&quot;,&quot;non-dropping-particle&quot;:&quot;&quot;}],&quot;container-title&quot;:&quot;Journal of Electronic Imaging&quot;,&quot;container-title-short&quot;:&quot;J. Electron. Imaging&quot;,&quot;DOI&quot;:&quot;10.1117/1.1631316&quot;,&quot;ISSN&quot;:&quot;1017-9909&quot;,&quot;issued&quot;:{&quot;date-parts&quot;:[[2004,1,1]]},&quot;page&quot;:&quot;146-165&quot;,&quot;abstract&quot;:&quot;We conduct an exhaustive survey of image thresholding methods, categorize them, express their formulas under a uniform notation, and finally carry their performance comparison. The thresholding methods are categorized according to the information they are exploiting, such as histogram shape, measurement space clustering, entropy, object attributes, spatial correlation, and local gray-level surface. 40 selected thresholding methods from various categories are compared in the context of nondestructive testing applications as well as for document images. The comparison is based on the combined performance measures. We identify the thresholding algorithms that perform uniformly better over nondestructive testing and document image applications&quot;,&quot;publisher&quot;:&quot;SPIE-Intl Soc Optical Eng&quot;,&quot;issue&quot;:&quot;1&quot;,&quot;volume&quot;:&quot;13&quot;},&quot;isTemporary&quot;:false,&quot;displayAs&quot;:&quot;composite&quot;,&quot;suppress-author&quot;:false,&quot;composite&quot;:true,&quot;author-only&quot;:false}]},{&quot;citationID&quot;:&quot;MENDELEY_CITATION_2028e509-acb1-4988-8368-d2490c839c39&quot;,&quot;properties&quot;:{&quot;noteIndex&quot;:0},&quot;isEdited&quot;:false,&quot;manualOverride&quot;:{&quot;isManuallyOverridden&quot;:false,&quot;citeprocText&quot;:&quot;(Gu et al., 2023)&quot;,&quot;manualOverrideText&quot;:&quot;&quot;},&quot;citationTag&quot;:&quot;MENDELEY_CITATION_v3_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&quot;,&quot;citationItems&quot;:[{&quot;id&quot;:&quot;371abba8-0c06-3431-805a-0b88de26ef9f&quot;,&quot;itemData&quot;:{&quot;type&quot;:&quot;article-journal&quot;,&quot;id&quot;:&quot;371abba8-0c06-3431-805a-0b88de26ef9f&quot;,&quot;title&quot;:&quot;A Systematic Survey of Prompt Engineering on Vision-Language Foundation Models&quot;,&quot;author&quot;:[{&quot;family&quot;:&quot;Gu&quot;,&quot;given&quot;:&quot;Jindong&quot;,&quot;parse-names&quot;:false,&quot;dropping-particle&quot;:&quot;&quot;,&quot;non-dropping-particle&quot;:&quot;&quot;},{&quot;family&quot;:&quot;Han&quot;,&quot;given&quot;:&quot;Zhen&quot;,&quot;parse-names&quot;:false,&quot;dropping-particle&quot;:&quot;&quot;,&quot;non-dropping-particle&quot;:&quot;&quot;},{&quot;family&quot;:&quot;Chen&quot;,&quot;given&quot;:&quot;Shuo&quot;,&quot;parse-names&quot;:false,&quot;dropping-particle&quot;:&quot;&quot;,&quot;non-dropping-particle&quot;:&quot;&quot;},{&quot;family&quot;:&quot;Beirami&quot;,&quot;given&quot;:&quot;Ahmad&quot;,&quot;parse-names&quot;:false,&quot;dropping-particle&quot;:&quot;&quot;,&quot;non-dropping-particle&quot;:&quot;&quot;},{&quot;family&quot;:&quot;He&quot;,&quot;given&quot;:&quot;Bailan&quot;,&quot;parse-names&quot;:false,&quot;dropping-particle&quot;:&quot;&quot;,&quot;non-dropping-particle&quot;:&quot;&quot;},{&quot;family&quot;:&quot;Zhang&quot;,&quot;given&quot;:&quot;Gengyuan&quot;,&quot;parse-names&quot;:false,&quot;dropping-particle&quot;:&quot;&quot;,&quot;non-dropping-particle&quot;:&quot;&quot;},{&quot;family&quot;:&quot;Liao&quot;,&quot;given&quot;:&quot;Ruotong&quot;,&quot;parse-names&quot;:false,&quot;dropping-particle&quot;:&quot;&quot;,&quot;non-dropping-particle&quot;:&quot;&quot;},{&quot;family&quot;:&quot;Qin&quot;,&quot;given&quot;:&quot;Yao&quot;,&quot;parse-names&quot;:false,&quot;dropping-particle&quot;:&quot;&quot;,&quot;non-dropping-particle&quot;:&quot;&quot;},{&quot;family&quot;:&quot;Tresp&quot;,&quot;given&quot;:&quot;Volker&quot;,&quot;parse-names&quot;:false,&quot;dropping-particle&quot;:&quot;&quot;,&quot;non-dropping-particle&quot;:&quot;&quot;},{&quot;family&quot;:&quot;Torr&quot;,&quot;given&quot;:&quot;Philip&quot;,&quot;parse-names&quot;:false,&quot;dropping-particle&quot;:&quot;&quot;,&quot;non-dropping-particle&quot;:&quot;&quot;}],&quot;URL&quot;:&quot;http://arxiv.org/abs/2307.12980&quot;,&quot;issued&quot;:{&quot;date-parts&quot;:[[2023,7,24]]},&quot;abstract&quot;:&quot;Prompt engineering is a technique that involves augmenting a large pre-trained model with task-specific hints, known as prompts, to adapt the model to new tasks. Prompts can be created manually as natural language instructions or generated automatically as either natural language instructions or vector representations. Prompt engineering enables the ability to perform predictions based solely on prompts without updating model parameters, and the easier application of large pre-trained models in real-world tasks. In past years, Prompt engineering has been well-studied in natural language processing. Recently, it has also been intensively studied in vision-language modeling. However, there is currently a lack of a systematic overview of prompt engineering on pre-trained vision-language models. This paper aims to provide a comprehensive survey of cutting-edge research in prompt engineering on three types of vision-language models: multimodal-to-text generation models (e.g. Flamingo), image-text matching models (e.g. CLIP), and text-to-image generation models (e.g. Stable Diffusion). For each type of model, a brief model summary, prompting methods, prompting-based applications, and the corresponding responsibility and integrity issues are summarized and discussed. Furthermore, the commonalities and differences between prompting on vision-language models, language models, and vision models are also discussed. The challenges, future directions, and research opportunities are summarized to foster future research on this topic.&quot;,&quot;container-title-short&quot;:&quot;&quot;},&quot;isTemporary&quot;:false,&quot;suppress-author&quot;:false,&quot;composite&quot;:false,&quot;author-only&quot;:false}]},{&quot;citationID&quot;:&quot;MENDELEY_CITATION_bcd37ed8-cb24-4125-b1ee-0d7bc8593393&quot;,&quot;properties&quot;:{&quot;noteIndex&quot;:0},&quot;isEdited&quot;:false,&quot;manualOverride&quot;:{&quot;isManuallyOverridden&quot;:false,&quot;citeprocText&quot;:&quot;(Gu et al., 2023)&quot;,&quot;manualOverrideText&quot;:&quot;&quot;},&quot;citationTag&quot;:&quot;MENDELEY_CITATION_v3_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&quot;,&quot;citationItems&quot;:[{&quot;id&quot;:&quot;371abba8-0c06-3431-805a-0b88de26ef9f&quot;,&quot;itemData&quot;:{&quot;type&quot;:&quot;article-journal&quot;,&quot;id&quot;:&quot;371abba8-0c06-3431-805a-0b88de26ef9f&quot;,&quot;title&quot;:&quot;A Systematic Survey of Prompt Engineering on Vision-Language Foundation Models&quot;,&quot;author&quot;:[{&quot;family&quot;:&quot;Gu&quot;,&quot;given&quot;:&quot;Jindong&quot;,&quot;parse-names&quot;:false,&quot;dropping-particle&quot;:&quot;&quot;,&quot;non-dropping-particle&quot;:&quot;&quot;},{&quot;family&quot;:&quot;Han&quot;,&quot;given&quot;:&quot;Zhen&quot;,&quot;parse-names&quot;:false,&quot;dropping-particle&quot;:&quot;&quot;,&quot;non-dropping-particle&quot;:&quot;&quot;},{&quot;family&quot;:&quot;Chen&quot;,&quot;given&quot;:&quot;Shuo&quot;,&quot;parse-names&quot;:false,&quot;dropping-particle&quot;:&quot;&quot;,&quot;non-dropping-particle&quot;:&quot;&quot;},{&quot;family&quot;:&quot;Beirami&quot;,&quot;given&quot;:&quot;Ahmad&quot;,&quot;parse-names&quot;:false,&quot;dropping-particle&quot;:&quot;&quot;,&quot;non-dropping-particle&quot;:&quot;&quot;},{&quot;family&quot;:&quot;He&quot;,&quot;given&quot;:&quot;Bailan&quot;,&quot;parse-names&quot;:false,&quot;dropping-particle&quot;:&quot;&quot;,&quot;non-dropping-particle&quot;:&quot;&quot;},{&quot;family&quot;:&quot;Zhang&quot;,&quot;given&quot;:&quot;Gengyuan&quot;,&quot;parse-names&quot;:false,&quot;dropping-particle&quot;:&quot;&quot;,&quot;non-dropping-particle&quot;:&quot;&quot;},{&quot;family&quot;:&quot;Liao&quot;,&quot;given&quot;:&quot;Ruotong&quot;,&quot;parse-names&quot;:false,&quot;dropping-particle&quot;:&quot;&quot;,&quot;non-dropping-particle&quot;:&quot;&quot;},{&quot;family&quot;:&quot;Qin&quot;,&quot;given&quot;:&quot;Yao&quot;,&quot;parse-names&quot;:false,&quot;dropping-particle&quot;:&quot;&quot;,&quot;non-dropping-particle&quot;:&quot;&quot;},{&quot;family&quot;:&quot;Tresp&quot;,&quot;given&quot;:&quot;Volker&quot;,&quot;parse-names&quot;:false,&quot;dropping-particle&quot;:&quot;&quot;,&quot;non-dropping-particle&quot;:&quot;&quot;},{&quot;family&quot;:&quot;Torr&quot;,&quot;given&quot;:&quot;Philip&quot;,&quot;parse-names&quot;:false,&quot;dropping-particle&quot;:&quot;&quot;,&quot;non-dropping-particle&quot;:&quot;&quot;}],&quot;URL&quot;:&quot;http://arxiv.org/abs/2307.12980&quot;,&quot;issued&quot;:{&quot;date-parts&quot;:[[2023,7,24]]},&quot;abstract&quot;:&quot;Prompt engineering is a technique that involves augmenting a large pre-trained model with task-specific hints, known as prompts, to adapt the model to new tasks. Prompts can be created manually as natural language instructions or generated automatically as either natural language instructions or vector representations. Prompt engineering enables the ability to perform predictions based solely on prompts without updating model parameters, and the easier application of large pre-trained models in real-world tasks. In past years, Prompt engineering has been well-studied in natural language processing. Recently, it has also been intensively studied in vision-language modeling. However, there is currently a lack of a systematic overview of prompt engineering on pre-trained vision-language models. This paper aims to provide a comprehensive survey of cutting-edge research in prompt engineering on three types of vision-language models: multimodal-to-text generation models (e.g. Flamingo), image-text matching models (e.g. CLIP), and text-to-image generation models (e.g. Stable Diffusion). For each type of model, a brief model summary, prompting methods, prompting-based applications, and the corresponding responsibility and integrity issues are summarized and discussed. Furthermore, the commonalities and differences between prompting on vision-language models, language models, and vision models are also discussed. The challenges, future directions, and research opportunities are summarized to foster future research on this topic.&quot;,&quot;container-title-short&quot;:&quot;&quot;},&quot;isTemporary&quot;:false,&quot;suppress-author&quot;:false,&quot;composite&quot;:false,&quot;author-only&quot;:false}]},{&quot;citationID&quot;:&quot;MENDELEY_CITATION_13ab74fe-8bce-4991-8a58-83adb5db1d27&quot;,&quot;properties&quot;:{&quot;noteIndex&quot;:0},&quot;isEdited&quot;:false,&quot;manualOverride&quot;:{&quot;isManuallyOverridden&quot;:false,&quot;citeprocText&quot;:&quot;(Gu et al., 2023)&quot;,&quot;manualOverrideText&quot;:&quot;&quot;},&quot;citationTag&quot;:&quot;MENDELEY_CITATION_v3_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&quot;,&quot;citationItems&quot;:[{&quot;id&quot;:&quot;371abba8-0c06-3431-805a-0b88de26ef9f&quot;,&quot;itemData&quot;:{&quot;type&quot;:&quot;article-journal&quot;,&quot;id&quot;:&quot;371abba8-0c06-3431-805a-0b88de26ef9f&quot;,&quot;title&quot;:&quot;A Systematic Survey of Prompt Engineering on Vision-Language Foundation Models&quot;,&quot;author&quot;:[{&quot;family&quot;:&quot;Gu&quot;,&quot;given&quot;:&quot;Jindong&quot;,&quot;parse-names&quot;:false,&quot;dropping-particle&quot;:&quot;&quot;,&quot;non-dropping-particle&quot;:&quot;&quot;},{&quot;family&quot;:&quot;Han&quot;,&quot;given&quot;:&quot;Zhen&quot;,&quot;parse-names&quot;:false,&quot;dropping-particle&quot;:&quot;&quot;,&quot;non-dropping-particle&quot;:&quot;&quot;},{&quot;family&quot;:&quot;Chen&quot;,&quot;given&quot;:&quot;Shuo&quot;,&quot;parse-names&quot;:false,&quot;dropping-particle&quot;:&quot;&quot;,&quot;non-dropping-particle&quot;:&quot;&quot;},{&quot;family&quot;:&quot;Beirami&quot;,&quot;given&quot;:&quot;Ahmad&quot;,&quot;parse-names&quot;:false,&quot;dropping-particle&quot;:&quot;&quot;,&quot;non-dropping-particle&quot;:&quot;&quot;},{&quot;family&quot;:&quot;He&quot;,&quot;given&quot;:&quot;Bailan&quot;,&quot;parse-names&quot;:false,&quot;dropping-particle&quot;:&quot;&quot;,&quot;non-dropping-particle&quot;:&quot;&quot;},{&quot;family&quot;:&quot;Zhang&quot;,&quot;given&quot;:&quot;Gengyuan&quot;,&quot;parse-names&quot;:false,&quot;dropping-particle&quot;:&quot;&quot;,&quot;non-dropping-particle&quot;:&quot;&quot;},{&quot;family&quot;:&quot;Liao&quot;,&quot;given&quot;:&quot;Ruotong&quot;,&quot;parse-names&quot;:false,&quot;dropping-particle&quot;:&quot;&quot;,&quot;non-dropping-particle&quot;:&quot;&quot;},{&quot;family&quot;:&quot;Qin&quot;,&quot;given&quot;:&quot;Yao&quot;,&quot;parse-names&quot;:false,&quot;dropping-particle&quot;:&quot;&quot;,&quot;non-dropping-particle&quot;:&quot;&quot;},{&quot;family&quot;:&quot;Tresp&quot;,&quot;given&quot;:&quot;Volker&quot;,&quot;parse-names&quot;:false,&quot;dropping-particle&quot;:&quot;&quot;,&quot;non-dropping-particle&quot;:&quot;&quot;},{&quot;family&quot;:&quot;Torr&quot;,&quot;given&quot;:&quot;Philip&quot;,&quot;parse-names&quot;:false,&quot;dropping-particle&quot;:&quot;&quot;,&quot;non-dropping-particle&quot;:&quot;&quot;}],&quot;URL&quot;:&quot;http://arxiv.org/abs/2307.12980&quot;,&quot;issued&quot;:{&quot;date-parts&quot;:[[2023,7,24]]},&quot;abstract&quot;:&quot;Prompt engineering is a technique that involves augmenting a large pre-trained model with task-specific hints, known as prompts, to adapt the model to new tasks. Prompts can be created manually as natural language instructions or generated automatically as either natural language instructions or vector representations. Prompt engineering enables the ability to perform predictions based solely on prompts without updating model parameters, and the easier application of large pre-trained models in real-world tasks. In past years, Prompt engineering has been well-studied in natural language processing. Recently, it has also been intensively studied in vision-language modeling. However, there is currently a lack of a systematic overview of prompt engineering on pre-trained vision-language models. This paper aims to provide a comprehensive survey of cutting-edge research in prompt engineering on three types of vision-language models: multimodal-to-text generation models (e.g. Flamingo), image-text matching models (e.g. CLIP), and text-to-image generation models (e.g. Stable Diffusion). For each type of model, a brief model summary, prompting methods, prompting-based applications, and the corresponding responsibility and integrity issues are summarized and discussed. Furthermore, the commonalities and differences between prompting on vision-language models, language models, and vision models are also discussed. The challenges, future directions, and research opportunities are summarized to foster future research on this topic.&quot;,&quot;container-title-short&quot;:&quot;&quot;},&quot;isTemporary&quot;:false,&quot;suppress-author&quot;:false,&quot;composite&quot;:false,&quot;author-only&quot;:false}]},{&quot;citationID&quot;:&quot;MENDELEY_CITATION_ef12c023-ddba-4dc4-b16e-6fbde4a8a433&quot;,&quot;properties&quot;:{&quot;noteIndex&quot;:0},&quot;isEdited&quot;:false,&quot;manualOverride&quot;:{&quot;isManuallyOverridden&quot;:false,&quot;citeprocText&quot;:&quot;(Willard &amp;#38; Louf, 2023)&quot;,&quot;manualOverrideText&quot;:&quot;&quot;},&quot;citationTag&quot;:&quot;MENDELEY_CITATION_v3_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&quot;,&quot;citationItems&quot;:[{&quot;id&quot;:&quot;eae50406-692c-348a-a805-048c51396bde&quot;,&quot;itemData&quot;:{&quot;type&quot;:&quot;article-journal&quot;,&quot;id&quot;:&quot;eae50406-692c-348a-a805-048c51396bde&quot;,&quot;title&quot;:&quot;Efficient Guided Generation for Large Language Models&quot;,&quot;author&quot;:[{&quot;family&quot;:&quot;Willard&quot;,&quot;given&quot;:&quot;Brandon T.&quot;,&quot;parse-names&quot;:false,&quot;dropping-particle&quot;:&quot;&quot;,&quot;non-dropping-particle&quot;:&quot;&quot;},{&quot;family&quot;:&quot;Louf&quot;,&quot;given&quot;:&quot;Rémi&quot;,&quot;parse-names&quot;:false,&quot;dropping-particle&quot;:&quot;&quot;,&quot;non-dropping-particle&quot;:&quot;&quot;}],&quot;URL&quot;:&quot;http://arxiv.org/abs/2307.09702&quot;,&quot;issued&quot;:{&quot;date-parts&quot;:[[2023,8,19]]},&quot;abstract&quot;:&quot;In this article we show how the problem of neural text generation can be constructively reformulated in terms of transitions between the states of a finite-state machine. This framework leads to an efficient approach to guiding text generation with regular expressions and context-free grammars by allowing the construction of an index over a language model's vocabulary. The approach is model agnostic, allows one to enforce domain-specific knowledge and constraints, and enables the construction of reliable interfaces by guaranteeing the structure of the generated text. It adds little overhead to the token sequence generation process and significantly outperforms existing solutions. An implementation is provided in the open source Python library Outlines&quot;,&quot;container-title-short&quot;:&quot;&quot;},&quot;isTemporary&quot;:false,&quot;suppress-author&quot;:false,&quot;composite&quot;:false,&quot;author-only&quot;:false}]},{&quot;citationID&quot;:&quot;MENDELEY_CITATION_6c686a56-da08-4cd0-bd97-590517f64edc&quot;,&quot;properties&quot;:{&quot;noteIndex&quot;:0,&quot;mode&quot;:&quot;composite&quot;},&quot;isEdited&quot;:false,&quot;manualOverride&quot;:{&quot;isManuallyOverridden&quot;:false,&quot;citeprocText&quot;:&quot;Tam et al. (2024)&quot;,&quot;manualOverrideText&quot;:&quot;&quot;},&quot;citationTag&quot;:&quot;MENDELEY_CITATION_v3_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&quot;,&quot;citationItems&quot;:[{&quot;id&quot;:&quot;87ab0b33-a3b3-3047-86f0-92f16e8aedd0&quot;,&quot;itemData&quot;:{&quot;type&quot;:&quot;article-journal&quot;,&quot;id&quot;:&quot;87ab0b33-a3b3-3047-86f0-92f16e8aedd0&quot;,&quot;title&quot;:&quot;Let Me Speak Freely? A Study on the Impact of Format Restrictions on Performance of Large Language Models&quot;,&quot;author&quot;:[{&quot;family&quot;:&quot;Tam&quot;,&quot;given&quot;:&quot;Zhi Rui&quot;,&quot;parse-names&quot;:false,&quot;dropping-particle&quot;:&quot;&quot;,&quot;non-dropping-particle&quot;:&quot;&quot;},{&quot;family&quot;:&quot;Wu&quot;,&quot;given&quot;:&quot;Cheng-Kuang&quot;,&quot;parse-names&quot;:false,&quot;dropping-particle&quot;:&quot;&quot;,&quot;non-dropping-particle&quot;:&quot;&quot;},{&quot;family&quot;:&quot;Tsai&quot;,&quot;given&quot;:&quot;Yi-Lin&quot;,&quot;parse-names&quot;:false,&quot;dropping-particle&quot;:&quot;&quot;,&quot;non-dropping-particle&quot;:&quot;&quot;},{&quot;family&quot;:&quot;Lin&quot;,&quot;given&quot;:&quot;Chieh-Yen&quot;,&quot;parse-names&quot;:false,&quot;dropping-particle&quot;:&quot;&quot;,&quot;non-dropping-particle&quot;:&quot;&quot;},{&quot;family&quot;:&quot;Lee&quot;,&quot;given&quot;:&quot;Hung-yi&quot;,&quot;parse-names&quot;:false,&quot;dropping-particle&quot;:&quot;&quot;,&quot;non-dropping-particle&quot;:&quot;&quot;},{&quot;family&quot;:&quot;Chen&quot;,&quot;given&quot;:&quot;Yun-Nung&quot;,&quot;parse-names&quot;:false,&quot;dropping-particle&quot;:&quot;&quot;,&quot;non-dropping-particle&quot;:&quot;&quot;}],&quot;URL&quot;:&quot;http://arxiv.org/abs/2408.02442&quot;,&quot;issued&quot;:{&quot;date-parts&quot;:[[2024,10,14]]},&quot;abstract&quot;:&quot;Structured generation, the process of producing content in standardized formats like JSON and XML, is widely utilized in real-world applications to extract key output information from large language models (LLMs). This study investigates whether such constraints on generation space impact LLMs abilities, including reasoning and domain knowledge comprehension. Specifically, we evaluate LLMs performance when restricted to adhere to structured formats versus generating free-form responses across various common tasks. Surprisingly, we observe a significant decline in LLMs reasoning abilities under format restrictions. Furthermore, we find that stricter format constraints generally lead to greater performance degradation in reasoning tasks.&quot;,&quot;container-title-short&quot;:&quot;&quot;},&quot;isTemporary&quot;:false,&quot;displayAs&quot;:&quot;composite&quot;,&quot;suppress-author&quot;:false,&quot;composite&quot;:true,&quot;author-only&quot;:false}]},{&quot;citationID&quot;:&quot;MENDELEY_CITATION_c36d517a-1147-4dea-a8fa-949306b3ccad&quot;,&quot;properties&quot;:{&quot;noteIndex&quot;:0},&quot;isEdited&quot;:false,&quot;manualOverride&quot;:{&quot;isManuallyOverridden&quot;:false,&quot;citeprocText&quot;:&quot;(Pydantic Services Inc., 2025)&quot;,&quot;manualOverrideText&quot;:&quot;&quot;},&quot;citationTag&quot;:&quot;MENDELEY_CITATION_v3_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&quot;,&quot;citationItems&quot;:[{&quot;id&quot;:&quot;ee632244-424f-3b30-afd2-aa561601abaf&quot;,&quot;itemData&quot;:{&quot;type&quot;:&quot;article&quot;,&quot;id&quot;:&quot;ee632244-424f-3b30-afd2-aa561601abaf&quot;,&quot;title&quot;:&quot;Pydantic documentation (v2)&quot;,&quot;author&quot;:[{&quot;family&quot;:&quot;Pydantic Services Inc.&quot;,&quot;given&quot;:&quot;&quot;,&quot;parse-names&quot;:false,&quot;dropping-particle&quot;:&quot;&quot;,&quot;non-dropping-particle&quot;:&quot;&quot;}],&quot;URL&quot;:&quot;https://docs.pydantic.dev/&quot;,&quot;issued&quot;:{&quot;date-parts&quot;:[[2025]]},&quot;container-title-short&quot;:&quot;&quot;},&quot;isTemporary&quot;:false,&quot;suppress-author&quot;:false,&quot;composite&quot;:false,&quot;author-only&quot;:false}]},{&quot;citationID&quot;:&quot;MENDELEY_CITATION_575927c2-7f0c-47c9-9355-4656d584d318&quot;,&quot;properties&quot;:{&quot;noteIndex&quot;:0},&quot;isEdited&quot;:false,&quot;manualOverride&quot;:{&quot;isManuallyOverridden&quot;:false,&quot;citeprocText&quot;:&quot;(Pydantic Services Inc., 2025)&quot;,&quot;manualOverrideText&quot;:&quot;&quot;},&quot;citationTag&quot;:&quot;MENDELEY_CITATION_v3_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&quot;,&quot;citationItems&quot;:[{&quot;id&quot;:&quot;ee632244-424f-3b30-afd2-aa561601abaf&quot;,&quot;itemData&quot;:{&quot;type&quot;:&quot;article&quot;,&quot;id&quot;:&quot;ee632244-424f-3b30-afd2-aa561601abaf&quot;,&quot;title&quot;:&quot;Pydantic documentation (v2)&quot;,&quot;author&quot;:[{&quot;family&quot;:&quot;Pydantic Services Inc.&quot;,&quot;given&quot;:&quot;&quot;,&quot;parse-names&quot;:false,&quot;dropping-particle&quot;:&quot;&quot;,&quot;non-dropping-particle&quot;:&quot;&quot;}],&quot;URL&quot;:&quot;https://docs.pydantic.dev/&quot;,&quot;issued&quot;:{&quot;date-parts&quot;:[[2025]]},&quot;container-title-short&quot;:&quot;&quot;},&quot;isTemporary&quot;:false,&quot;suppress-author&quot;:false,&quot;composite&quot;:false,&quot;author-only&quot;:false}]},{&quot;citationID&quot;:&quot;MENDELEY_CITATION_a5d24682-1ac7-476c-bd3c-415db5cf8c06&quot;,&quot;properties&quot;:{&quot;noteIndex&quot;:0},&quot;isEdited&quot;:false,&quot;manualOverride&quot;:{&quot;isManuallyOverridden&quot;:false,&quot;citeprocText&quot;:&quot;(Larman, 2003)&quot;,&quot;manualOverrideText&quot;:&quot;&quot;},&quot;citationTag&quot;:&quot;MENDELEY_CITATION_v3_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&quot;,&quot;citationItems&quot;:[{&quot;id&quot;:&quot;8e88d84b-ea90-3482-b870-14e63cf0b31f&quot;,&quot;itemData&quot;:{&quot;type&quot;:&quot;article-journal&quot;,&quot;id&quot;:&quot;8e88d84b-ea90-3482-b870-14e63cf0b31f&quot;,&quot;title&quot;:&quot;Iterative and incremental development: A brief history&quot;,&quot;author&quot;:[{&quot;family&quot;:&quot;Larman&quot;,&quot;given&quot;:&quot;Craig and Basili, Victor R.&quot;,&quot;parse-names&quot;:false,&quot;dropping-particle&quot;:&quot;&quot;,&quot;non-dropping-particle&quot;:&quot;&quot;}],&quot;issued&quot;:{&quot;date-parts&quot;:[[2003]]},&quot;container-title-short&quot;:&quot;&quot;},&quot;isTemporary&quot;:false,&quot;suppress-author&quot;:false,&quot;composite&quot;:false,&quot;author-only&quot;:false}]},{&quot;citationID&quot;:&quot;MENDELEY_CITATION_564394f9-7876-4a57-8046-f03927b80eee&quot;,&quot;properties&quot;:{&quot;noteIndex&quot;:0},&quot;isEdited&quot;:false,&quot;manualOverride&quot;:{&quot;isManuallyOverridden&quot;:false,&quot;citeprocText&quot;:&quot;(Runeson, 2006)&quot;,&quot;manualOverrideText&quot;:&quot;&quot;},&quot;citationTag&quot;:&quot;MENDELEY_CITATION_v3_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&quot;,&quot;citationItems&quot;:[{&quot;id&quot;:&quot;4037d034-a045-33e5-9513-b18ea351107f&quot;,&quot;itemData&quot;:{&quot;type&quot;:&quot;article-journal&quot;,&quot;id&quot;:&quot;4037d034-a045-33e5-9513-b18ea351107f&quot;,&quot;title&quot;:&quot;A survey of unit testing practices&quot;,&quot;author&quot;:[{&quot;family&quot;:&quot;Runeson&quot;,&quot;given&quot;:&quot;Per&quot;,&quot;parse-names&quot;:false,&quot;dropping-particle&quot;:&quot;&quot;,&quot;non-dropping-particle&quot;:&quot;&quot;}],&quot;container-title&quot;:&quot;IEEE Software&quot;,&quot;container-title-short&quot;:&quot;IEEE Softw.&quot;,&quot;issued&quot;:{&quot;date-parts&quot;:[[2006]]},&quot;page&quot;:&quot;22-29&quot;,&quot;abstract&quot;:&quot;h e d b y t h e I E E E C o m p u t e r S o c i e t y 0 7 4 0-7 4 5 9 / 0 6 / $ 2 0. 0 0 © 2 0 0 6 I E E E&quot;,&quot;issue&quot;:&quot;4&quot;,&quot;volume&quot;:&quot;23&quot;},&quot;isTemporary&quot;:false,&quot;suppress-author&quot;:false,&quot;composite&quot;:false,&quot;author-only&quot;:false}]},{&quot;citationID&quot;:&quot;MENDELEY_CITATION_c4a3887c-fac5-4ed2-b7ad-73dced6d0b34&quot;,&quot;properties&quot;:{&quot;noteIndex&quot;:0},&quot;isEdited&quot;:false,&quot;manualOverride&quot;:{&quot;isManuallyOverridden&quot;:false,&quot;citeprocText&quot;:&quot;(Bergmann, 2025)&quot;,&quot;manualOverrideText&quot;:&quot;&quot;},&quot;citationTag&quot;:&quot;MENDELEY_CITATION_v3_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&quot;,&quot;citationItems&quot;:[{&quot;id&quot;:&quot;1955cc69-d2b4-30cc-ac87-024c538d15d3&quot;,&quot;itemData&quot;:{&quot;type&quot;:&quot;webpage&quot;,&quot;id&quot;:&quot;1955cc69-d2b4-30cc-ac87-024c538d15d3&quot;,&quot;title&quot;:&quot;PHPUnit manual&quot;,&quot;author&quot;:[{&quot;family&quot;:&quot;Bergmann&quot;,&quot;given&quot;:&quot;Sebastian&quot;,&quot;parse-names&quot;:false,&quot;dropping-particle&quot;:&quot;&quot;,&quot;non-dropping-particle&quot;:&quot;&quot;}],&quot;accessed&quot;:{&quot;date-parts&quot;:[[2026,9,29]]},&quot;URL&quot;:&quot;https://docs.phpunit.de/&quot;,&quot;issued&quot;:{&quot;date-parts&quot;:[[2025]]},&quot;container-title-short&quot;:&quot;&quot;},&quot;isTemporary&quot;:false,&quot;suppress-author&quot;:false,&quot;composite&quot;:false,&quot;author-only&quot;:false}]},{&quot;citationID&quot;:&quot;MENDELEY_CITATION_3f53f863-1be3-4c01-920d-4a9aa371db57&quot;,&quot;properties&quot;:{&quot;noteIndex&quot;:0},&quot;isEdited&quot;:false,&quot;manualOverride&quot;:{&quot;isManuallyOverridden&quot;:false,&quot;citeprocText&quot;:&quot;(Spadini et al., 2017)&quot;,&quot;manualOverrideText&quot;:&quot;&quot;},&quot;citationTag&quot;:&quot;MENDELEY_CITATION_v3_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&quot;,&quot;citationItems&quot;:[{&quot;id&quot;:&quot;0a08bb97-f0ea-36c3-9ad4-eb2535b95263&quot;,&quot;itemData&quot;:{&quot;type&quot;:&quot;paper-conference&quot;,&quot;id&quot;:&quot;0a08bb97-f0ea-36c3-9ad4-eb2535b95263&quot;,&quot;title&quot;:&quot;To Mock or Not to Mock? An Empirical Study on Mocking Practices&quot;,&quot;author&quot;:[{&quot;family&quot;:&quot;Spadini&quot;,&quot;given&quot;:&quot;Davide&quot;,&quot;parse-names&quot;:false,&quot;dropping-particle&quot;:&quot;&quot;,&quot;non-dropping-particle&quot;:&quot;&quot;},{&quot;family&quot;:&quot;Aniche&quot;,&quot;given&quot;:&quot;Mauricio&quot;,&quot;parse-names&quot;:false,&quot;dropping-particle&quot;:&quot;&quot;,&quot;non-dropping-particle&quot;:&quot;&quot;},{&quot;family&quot;:&quot;Bruntink&quot;,&quot;given&quot;:&quot;Magiel&quot;,&quot;parse-names&quot;:false,&quot;dropping-particle&quot;:&quot;&quot;,&quot;non-dropping-particle&quot;:&quot;&quot;},{&quot;family&quot;:&quot;Bacchelli&quot;,&quot;given&quot;:&quot;Alberto&quot;,&quot;parse-names&quot;:false,&quot;dropping-particle&quot;:&quot;&quot;,&quot;non-dropping-particle&quot;:&quot;&quot;}],&quot;container-title&quot;:&quot;IEEE International Working Conference on Mining Software Repositories&quot;,&quot;DOI&quot;:&quot;10.1109/MSR.2017.61&quot;,&quot;ISBN&quot;:&quot;9781538615447&quot;,&quot;ISSN&quot;:&quot;21601860&quot;,&quot;issued&quot;:{&quot;date-parts&quot;:[[2017,6,29]]},&quot;page&quot;:&quot;402-412&quot;,&quot;abstract&quot;:&quot;When writing automated unit tests, developers often deal with software artifacts that have several dependencies. In these cases, one has the possibility of either instantiating the dependencies or using mock objects to simulate the dependencies' expected behavior. Even though recent quantitative studies showed that mock objects are widely used in OSS projects, scientific knowledge is still lacking on how and why practitioners use mocks. Such a knowledge is fundamental to guide further research on this widespread practice and inform the design of tools and processes to improve it. The objective of this paper is to increase our understanding of which test dependencies developers (do not) mock and why, as well as what challenges developers face with this practice. To this aim, we create MockExtractor, a tool to mine the usage of mock objects in testing code and employ it to collect data from three OSS projects and one industrial system. Sampling from this data, we manually analyze how more than 2,000 test dependencies are treated. Subsequently, we discuss our findings with developers from these systems, identifying practices, rationales, and challenges. These results are supported by a structured survey with more than 100 professionals. The study reveals that the usage of mocks is highly dependent on the responsibility and the architectural concern of the class. Developers report to frequently mock dependencies that make testing difficult and prefer to not mock classes that encapsulate domain concepts/rules of the system. Among the key challenges, developers report that maintaining the behavior of the mock compatible with the behavior of original class is hard and that mocking increases the coupling between the test and the production code.&quot;,&quot;publisher&quot;:&quot;IEEE Computer Society&quot;,&quot;volume&quot;:&quot;0&quot;,&quot;container-title-short&quot;:&quot;&quot;},&quot;isTemporary&quot;:false,&quot;suppress-author&quot;:false,&quot;composite&quot;:false,&quot;author-only&quot;:false}]},{&quot;citationID&quot;:&quot;MENDELEY_CITATION_4a9bbc0b-0261-48a2-9c2b-1adf12650ee5&quot;,&quot;properties&quot;:{&quot;noteIndex&quot;:0},&quot;isEdited&quot;:false,&quot;manualOverride&quot;:{&quot;isManuallyOverridden&quot;:false,&quot;citeprocText&quot;:&quot;(Ollama Inc., 2024)&quot;,&quot;manualOverrideText&quot;:&quot;&quot;},&quot;citationTag&quot;:&quot;MENDELEY_CITATION_v3_eyJjaXRhdGlvbklEIjoiTUVOREVMRVlfQ0lUQVRJT05fNGE5YmJjMGItMDI2MS00OGEyLTljMmItMWFkZjEyNjUwZWU1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quot;,&quot;citationItems&quot;:[{&quot;id&quot;:&quot;5582ab90-711c-3642-a1b3-e0eefd69f758&quot;,&quot;itemData&quot;:{&quot;type&quot;:&quot;article&quot;,&quot;id&quot;:&quot;5582ab90-711c-3642-a1b3-e0eefd69f758&quot;,&quot;title&quot;:&quot;Ollama documentation&quot;,&quot;author&quot;:[{&quot;family&quot;:&quot;Ollama Inc.&quot;,&quot;given&quot;:&quot;&quot;,&quot;parse-names&quot;:false,&quot;dropping-particle&quot;:&quot;&quot;,&quot;non-dropping-particle&quot;:&quot;&quot;}],&quot;URL&quot;:&quot;https://github.com/ollama/ollama/tree/main/docs&quot;,&quot;issued&quot;:{&quot;date-parts&quot;:[[2024]]},&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ADC3F-8662-4799-BB0B-959A0FEAF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4494</TotalTime>
  <Pages>134</Pages>
  <Words>26961</Words>
  <Characters>153679</Characters>
  <Application>Microsoft Office Word</Application>
  <DocSecurity>0</DocSecurity>
  <Lines>1280</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Muhammad Dawi Syauqi</cp:lastModifiedBy>
  <cp:revision>74</cp:revision>
  <dcterms:created xsi:type="dcterms:W3CDTF">2026-08-17T23:51:00Z</dcterms:created>
  <dcterms:modified xsi:type="dcterms:W3CDTF">2026-10-05T07:10:00Z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7364dea9-3eb2-4087-bd72-749babbd245b</vt:lpwstr>
  </property>
</Properties>
</file>